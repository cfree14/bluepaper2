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5C861" w14:textId="77777777" w:rsidR="00D70396" w:rsidRPr="007D3A3E" w:rsidRDefault="00CB13CA">
      <w:pPr>
        <w:pStyle w:val="Heading1"/>
        <w:jc w:val="center"/>
      </w:pPr>
      <w:r w:rsidRPr="007D3A3E">
        <w:t xml:space="preserve">Blue Paper 2: The expected impacts of climate change on the ocean </w:t>
      </w:r>
      <w:commentRangeStart w:id="0"/>
      <w:r w:rsidRPr="007D3A3E">
        <w:t>economy</w:t>
      </w:r>
      <w:commentRangeEnd w:id="0"/>
      <w:r w:rsidR="00EE1826">
        <w:rPr>
          <w:rStyle w:val="CommentReference"/>
        </w:rPr>
        <w:commentReference w:id="0"/>
      </w:r>
    </w:p>
    <w:p w14:paraId="0BF4D9A1" w14:textId="77777777" w:rsidR="00D70396" w:rsidRPr="007D3A3E" w:rsidRDefault="00D70396"/>
    <w:p w14:paraId="4B4DB0CB" w14:textId="77777777" w:rsidR="00D70396" w:rsidRPr="007D3A3E" w:rsidRDefault="00CB13CA">
      <w:pPr>
        <w:pStyle w:val="Heading2"/>
      </w:pPr>
      <w:bookmarkStart w:id="1" w:name="_30j0zll" w:colFirst="0" w:colLast="0"/>
      <w:bookmarkEnd w:id="1"/>
      <w:r w:rsidRPr="007D3A3E">
        <w:t>1. Introduction</w:t>
      </w:r>
    </w:p>
    <w:p w14:paraId="7E843FE2" w14:textId="112CB12D" w:rsidR="00D70396" w:rsidRPr="007D3A3E" w:rsidRDefault="00CB13CA">
      <w:pPr>
        <w:rPr>
          <w:b/>
        </w:rPr>
      </w:pPr>
      <w:r w:rsidRPr="007D3A3E">
        <w:t>The ocean is critically important to our global economy. Collectively, ocean-based industries and activities contributed approximately 31 million jobs and US$1.5 trillion, or 2.5% of world-wide gross value added, in 2010</w:t>
      </w:r>
      <w:r w:rsidR="007D3A3E">
        <w:t xml:space="preserve"> </w:t>
      </w:r>
      <w:r w:rsidR="007D3A3E">
        <w:fldChar w:fldCharType="begin"/>
      </w:r>
      <w:r w:rsidR="007D3A3E">
        <w:instrText xml:space="preserve"> ADDIN ZOTERO_ITEM CSL_CITATION {"citationID":"lkqXMY7X","properties":{"formattedCitation":"(OECD 2016)","plainCitation":"(OECD 2016)","noteIndex":0},"citationItems":[{"id":181,"uris":["http://zotero.org/groups/2324269/items/2QAD5T8P"],"uri":["http://zotero.org/groups/2324269/items/2QAD5T8P"],"itemData":{"id":181,"type":"book","title":"The ocean economy in 2030","publisher":"OECD Publishing","publisher-place":"Paris","number-of-pages":"251","source":"Library of Congress ISBN","event-place":"Paris","ISBN":"978-92-64-25171-7","language":"en","author":[{"literal":"OECD"}],"issued":{"date-parts":[["2016"]]}}}],"schema":"https://github.com/citation-style-language/schema/raw/master/csl-citation.json"} </w:instrText>
      </w:r>
      <w:r w:rsidR="007D3A3E">
        <w:fldChar w:fldCharType="separate"/>
      </w:r>
      <w:r w:rsidR="007D3A3E">
        <w:rPr>
          <w:noProof/>
        </w:rPr>
        <w:t>(OECD 2016)</w:t>
      </w:r>
      <w:r w:rsidR="007D3A3E">
        <w:fldChar w:fldCharType="end"/>
      </w:r>
      <w:r w:rsidR="007D3A3E">
        <w:t xml:space="preserve">. </w:t>
      </w:r>
      <w:r w:rsidRPr="007D3A3E">
        <w:t>In addition, the non-market services and benefits provided by the global ocean are significant and may in fact far exceed the value added by market-based goods and services</w:t>
      </w:r>
      <w:r w:rsidR="007D3A3E">
        <w:t xml:space="preserve"> </w:t>
      </w:r>
      <w:r w:rsidR="007D3A3E">
        <w:fldChar w:fldCharType="begin"/>
      </w:r>
      <w:r w:rsidR="007D3A3E">
        <w:instrText xml:space="preserve"> ADDIN ZOTERO_ITEM CSL_CITATION {"citationID":"yfc8QYJM","properties":{"formattedCitation":"(Costanza et al. 2014)","plainCitation":"(Costanza et al. 2014)","noteIndex":0},"citationItems":[{"id":6,"uris":["http://zotero.org/groups/2324269/items/R5B8W2AQ"],"uri":["http://zotero.org/groups/2324269/items/R5B8W2AQ"],"itemData":{"id":6,"type":"article-journal","title":"Changes in the global value of ecosystem services","container-title":"Global Environmental Change","page":"152-158","volume":"26","source":"DOI.org (Crossref)","abstract":"In 1997, the global value of ecosystem services was estimated to average $33 trillion/yr in 1995 $US ($46 trillion/yr in 2007 $US). In this paper, we provide an updated estimate based on updated unit ecosystem service values and land use change estimates between 1997 and 2011. We also address some of the critiques of the 1997 paper. Using the same methods as in the 1997 paper but with updated data, the estimate for the total global ecosystem services in 2011 is $125 trillion/yr (assuming updated unit values and changes to biome areas) and $145 trillion/yr (assuming only unit values changed), both in 2007 $US. From this we estimated the loss of eco-services from 1997 to 2011 due to land use change at $4.3–20.2 trillion/yr, depending on which unit values are used. Global estimates expressed in monetary accounting units, such as this, are useful to highlight the magnitude of eco-services, but have no speciﬁc decision-making context. However, the underlying data and models can be applied at multiple scales to assess changes resulting from various scenarios and policies. We emphasize that valuation of ecoservices (in whatever units) is not the same as commodiﬁcation or privatization. Many eco-services are best considered public goods or common pool resources, so conventional markets are often not the best institutional frameworks to manage them. However, these services must be (and are being) valued, and we need new, common asset institutions to better take these values into account.","DOI":"10.1016/j.gloenvcha.2014.04.002","ISSN":"09593780","journalAbbreviation":"Global Environmental Change","language":"en","author":[{"family":"Costanza","given":"Robert"},{"family":"Groot","given":"Rudolf","non-dropping-particle":"de"},{"family":"Sutton","given":"Paul"},{"family":"Ploeg","given":"Sander","non-dropping-particle":"van der"},{"family":"Anderson","given":"Sharolyn J."},{"family":"Kubiszewski","given":"Ida"},{"family":"Farber","given":"Stephen"},{"family":"Turner","given":"R. Kerry"}],"issued":{"date-parts":[["2014",5]]}}}],"schema":"https://github.com/citation-style-language/schema/raw/master/csl-citation.json"} </w:instrText>
      </w:r>
      <w:r w:rsidR="007D3A3E">
        <w:fldChar w:fldCharType="separate"/>
      </w:r>
      <w:r w:rsidR="007D3A3E">
        <w:rPr>
          <w:noProof/>
        </w:rPr>
        <w:t>(Costanza et al. 2014)</w:t>
      </w:r>
      <w:r w:rsidR="007D3A3E">
        <w:fldChar w:fldCharType="end"/>
      </w:r>
      <w:r w:rsidR="007D3A3E">
        <w:t>.</w:t>
      </w:r>
    </w:p>
    <w:p w14:paraId="3293CB6C" w14:textId="77777777" w:rsidR="00D70396" w:rsidRPr="007D3A3E" w:rsidRDefault="00D70396"/>
    <w:p w14:paraId="6AEFADB2" w14:textId="219AF338" w:rsidR="00D70396" w:rsidRPr="007D3A3E" w:rsidRDefault="00CB13CA">
      <w:r w:rsidRPr="007D3A3E">
        <w:t xml:space="preserve">Anthropogenic climate change, driven by the exponential increase in emissions of greenhouse gasses (GHGs) since the industrial revolution, will impact the ocean through a variety of channels. The severity of effects will depend on the extent of warming realized. The resulting changes to ocean processes and functioning have implications for our economy that must be </w:t>
      </w:r>
      <w:proofErr w:type="gramStart"/>
      <w:r w:rsidRPr="007D3A3E">
        <w:t>taken into account</w:t>
      </w:r>
      <w:proofErr w:type="gramEnd"/>
      <w:r w:rsidRPr="007D3A3E">
        <w:t xml:space="preserve">, </w:t>
      </w:r>
      <w:del w:id="2" w:author="Patricia González" w:date="2019-09-12T07:16:00Z">
        <w:r w:rsidRPr="007D3A3E" w:rsidDel="00AC4048">
          <w:delText>both to</w:delText>
        </w:r>
      </w:del>
      <w:ins w:id="3" w:author="Patricia González" w:date="2019-09-12T07:16:00Z">
        <w:r w:rsidR="00AC4048" w:rsidRPr="007D3A3E">
          <w:t>to both</w:t>
        </w:r>
      </w:ins>
      <w:r w:rsidRPr="007D3A3E">
        <w:t xml:space="preserve"> inform adaptation efforts and motivate urgent mitigation strategies.</w:t>
      </w:r>
    </w:p>
    <w:p w14:paraId="07E7801A" w14:textId="77777777" w:rsidR="00D70396" w:rsidRPr="007D3A3E" w:rsidRDefault="00D70396"/>
    <w:p w14:paraId="572A116D" w14:textId="77777777" w:rsidR="00D70396" w:rsidRPr="007D3A3E" w:rsidRDefault="00CB13CA">
      <w:r w:rsidRPr="007D3A3E">
        <w:t xml:space="preserve">In this paper, we focus on those sectors of the ocean economy that are most in need of resilience-building to ensure they can continue to provide valued functions as the climate changes. We also briefly discuss other marine-based sectors, some of which generate higher monetary value at a global scale, but which either face no significant existential risk from the changing climate (e.g., shipping), or which must be drastically transitioned to avoid worsening the climate crisis (e.g., oil and gas extraction). However, we leave deeper discussion of these important industries and the issues surrounding them to other </w:t>
      </w:r>
      <w:r w:rsidRPr="007D3A3E">
        <w:rPr>
          <w:highlight w:val="yellow"/>
        </w:rPr>
        <w:t>Blue Papers (BP3, BP7)</w:t>
      </w:r>
      <w:r w:rsidRPr="007D3A3E">
        <w:t>.</w:t>
      </w:r>
    </w:p>
    <w:p w14:paraId="03EB7458" w14:textId="77777777" w:rsidR="00D70396" w:rsidRPr="007D3A3E" w:rsidRDefault="00CB13CA">
      <w:pPr>
        <w:pStyle w:val="Heading2"/>
      </w:pPr>
      <w:bookmarkStart w:id="4" w:name="_la7z3kyo2rcp" w:colFirst="0" w:colLast="0"/>
      <w:bookmarkEnd w:id="4"/>
      <w:r w:rsidRPr="007D3A3E">
        <w:t>2. The Ocean Economy: Essentials</w:t>
      </w:r>
    </w:p>
    <w:p w14:paraId="7ADAFD1A" w14:textId="1CE232DA" w:rsidR="00D70396" w:rsidRPr="007D3A3E" w:rsidRDefault="00CB13CA">
      <w:pPr>
        <w:rPr>
          <w:color w:val="000000"/>
        </w:rPr>
      </w:pPr>
      <w:r w:rsidRPr="007D3A3E">
        <w:t>The ocean economy consists broadly of all ocean-based human activities that generate revenue, employment, and other monetary and non-monetary benefits</w:t>
      </w:r>
      <w:r w:rsidR="007D3A3E">
        <w:t xml:space="preserve"> </w:t>
      </w:r>
      <w:r w:rsidR="007D3A3E">
        <w:fldChar w:fldCharType="begin"/>
      </w:r>
      <w:r w:rsidR="007D3A3E">
        <w:instrText xml:space="preserve"> ADDIN ZOTERO_ITEM CSL_CITATION {"citationID":"GCECjAsP","properties":{"formattedCitation":"(OECD 2016)","plainCitation":"(OECD 2016)","noteIndex":0},"citationItems":[{"id":181,"uris":["http://zotero.org/groups/2324269/items/2QAD5T8P"],"uri":["http://zotero.org/groups/2324269/items/2QAD5T8P"],"itemData":{"id":181,"type":"book","title":"The ocean economy in 2030","publisher":"OECD Publishing","publisher-place":"Paris","number-of-pages":"251","source":"Library of Congress ISBN","event-place":"Paris","ISBN":"978-92-64-25171-7","language":"en","author":[{"literal":"OECD"}],"issued":{"date-parts":[["2016"]]}}}],"schema":"https://github.com/citation-style-language/schema/raw/master/csl-citation.json"} </w:instrText>
      </w:r>
      <w:r w:rsidR="007D3A3E">
        <w:fldChar w:fldCharType="separate"/>
      </w:r>
      <w:r w:rsidR="007D3A3E">
        <w:rPr>
          <w:noProof/>
        </w:rPr>
        <w:t>(OECD 2016)</w:t>
      </w:r>
      <w:r w:rsidR="007D3A3E">
        <w:fldChar w:fldCharType="end"/>
      </w:r>
      <w:r w:rsidRPr="007D3A3E">
        <w:t xml:space="preserve">. </w:t>
      </w:r>
    </w:p>
    <w:p w14:paraId="3E2CC3EF" w14:textId="77777777" w:rsidR="00D70396" w:rsidRPr="007D3A3E" w:rsidRDefault="00CB13CA">
      <w:r w:rsidRPr="007D3A3E">
        <w:t xml:space="preserve"> </w:t>
      </w:r>
    </w:p>
    <w:p w14:paraId="56657A78" w14:textId="77777777" w:rsidR="00D70396" w:rsidRPr="007D3A3E" w:rsidRDefault="00CB13CA">
      <w:r w:rsidRPr="007D3A3E">
        <w:t xml:space="preserve">Some of the ocean benefits, and the resources needed to generate them, are market-based in that they are traded on global markets and have market prices. Examples of market-based ocean benefits include: </w:t>
      </w:r>
      <w:commentRangeStart w:id="5"/>
      <w:r w:rsidRPr="007D3A3E">
        <w:t>wild capture and farmed marine species</w:t>
      </w:r>
      <w:commentRangeEnd w:id="5"/>
      <w:r w:rsidR="00AC4048">
        <w:rPr>
          <w:rStyle w:val="CommentReference"/>
        </w:rPr>
        <w:commentReference w:id="5"/>
      </w:r>
      <w:r w:rsidRPr="007D3A3E">
        <w:t xml:space="preserve">; pharmaceuticals; fossil fuel energy resources such as oil and gas; renewable energy resources such as wave, wind, or thermal energy; the use of the ocean surface for transportation (shipping); ocean-based tourism; and emerging blue carbon markets. </w:t>
      </w:r>
    </w:p>
    <w:p w14:paraId="0E1834D9" w14:textId="77777777" w:rsidR="00D70396" w:rsidRPr="007D3A3E" w:rsidRDefault="00CB13CA">
      <w:r w:rsidRPr="007D3A3E">
        <w:t xml:space="preserve"> </w:t>
      </w:r>
    </w:p>
    <w:p w14:paraId="51B027D9" w14:textId="2E3E57C9" w:rsidR="00D70396" w:rsidRPr="007D3A3E" w:rsidRDefault="00CB13CA">
      <w:r w:rsidRPr="007D3A3E">
        <w:t>Other ocean benefits are not traded on markets, and their value is thus more difficult to assess. The set of non-market benefits, sometimes referred to as ecosystem services, obtained from the ocean is very large</w:t>
      </w:r>
      <w:r w:rsidR="007D3A3E">
        <w:t xml:space="preserve"> </w:t>
      </w:r>
      <w:r w:rsidR="007D3A3E">
        <w:fldChar w:fldCharType="begin"/>
      </w:r>
      <w:r w:rsidR="007D3A3E">
        <w:instrText xml:space="preserve"> ADDIN ZOTERO_ITEM CSL_CITATION {"citationID":"fM1WoI6V","properties":{"formattedCitation":"(Polasky and Segerson 2009; Costanza et al. 2014)","plainCitation":"(Polasky and Segerson 2009; Costanza et al. 2014)","noteIndex":0},"citationItems":[{"id":15,"uris":["http://zotero.org/groups/2324269/items/PUGAIEIP"],"uri":["http://zotero.org/groups/2324269/items/PUGAIEIP"],"itemData":{"id":15,"type":"article-journal","title":"Integrating ecology and economics in the study of ecosystem services: Some lessons learned","container-title":"Annual Review of Resource Economics","page":"409-434","volume":"1","issue":"1","source":"Annual Reviews","abstract":"This paper discusses both the opportunities for and the challenges associated with integrating economics and ecology in the study of ecosystem services. We distinguish between integration in positive versus normative analysis. There is rapid growth in positive research that combines the two disciplines to provide insight and better understanding of the bidirectional linkage between economic and ecological systems. This research is a crucial part of addressing growing large-scale environmental challenges. This integration is equally important, but potentially much more difficult, in normative analysis, especially when interdisciplinary groups include individuals with different views regarding appropriate normative criteria. In such cases, reaching consensus can be difficult and slow, even when the practical implications of the different perspectives (i.e., the general policy prescriptions they imply) are the same. We suggest an approach for increasing the scope for collaboration among economists and ecologists in normative analysis.","DOI":"10.1146/annurev.resource.050708.144110","title-short":"Integrating Ecology and Economics in the Study of Ecosystem Services","author":[{"family":"Polasky","given":"Stephen"},{"family":"Segerson","given":"Kathleen"}],"issued":{"date-parts":[["2009"]]}}},{"id":6,"uris":["http://zotero.org/groups/2324269/items/R5B8W2AQ"],"uri":["http://zotero.org/groups/2324269/items/R5B8W2AQ"],"itemData":{"id":6,"type":"article-journal","title":"Changes in the global value of ecosystem services","container-title":"Global Environmental Change","page":"152-158","volume":"26","source":"DOI.org (Crossref)","abstract":"In 1997, the global value of ecosystem services was estimated to average $33 trillion/yr in 1995 $US ($46 trillion/yr in 2007 $US). In this paper, we provide an updated estimate based on updated unit ecosystem service values and land use change estimates between 1997 and 2011. We also address some of the critiques of the 1997 paper. Using the same methods as in the 1997 paper but with updated data, the estimate for the total global ecosystem services in 2011 is $125 trillion/yr (assuming updated unit values and changes to biome areas) and $145 trillion/yr (assuming only unit values changed), both in 2007 $US. From this we estimated the loss of eco-services from 1997 to 2011 due to land use change at $4.3–20.2 trillion/yr, depending on which unit values are used. Global estimates expressed in monetary accounting units, such as this, are useful to highlight the magnitude of eco-services, but have no speciﬁc decision-making context. However, the underlying data and models can be applied at multiple scales to assess changes resulting from various scenarios and policies. We emphasize that valuation of ecoservices (in whatever units) is not the same as commodiﬁcation or privatization. Many eco-services are best considered public goods or common pool resources, so conventional markets are often not the best institutional frameworks to manage them. However, these services must be (and are being) valued, and we need new, common asset institutions to better take these values into account.","DOI":"10.1016/j.gloenvcha.2014.04.002","ISSN":"09593780","journalAbbreviation":"Global Environmental Change","language":"en","author":[{"family":"Costanza","given":"Robert"},{"family":"Groot","given":"Rudolf","non-dropping-particle":"de"},{"family":"Sutton","given":"Paul"},{"family":"Ploeg","given":"Sander","non-dropping-particle":"van der"},{"family":"Anderson","given":"Sharolyn J."},{"family":"Kubiszewski","given":"Ida"},{"family":"Farber","given":"Stephen"},{"family":"Turner","given":"R. Kerry"}],"issued":{"date-parts":[["2014",5]]}}}],"schema":"https://github.com/citation-style-language/schema/raw/master/csl-citation.json"} </w:instrText>
      </w:r>
      <w:r w:rsidR="007D3A3E">
        <w:fldChar w:fldCharType="separate"/>
      </w:r>
      <w:r w:rsidR="007D3A3E">
        <w:rPr>
          <w:noProof/>
        </w:rPr>
        <w:t>(Polasky and Segerson 2009; Costanza et al. 2014)</w:t>
      </w:r>
      <w:r w:rsidR="007D3A3E">
        <w:fldChar w:fldCharType="end"/>
      </w:r>
      <w:r w:rsidRPr="007D3A3E">
        <w:t>. Examples include swimming, recreational fishing, enjoying the beach, observing sea life, and the existence value of the ocean’s diverse biota. Other examples include the ocean’s contribution to the global water, energy, and chemical circulation systems, as well as its role in climate regulation, CO</w:t>
      </w:r>
      <w:r w:rsidRPr="007D3A3E">
        <w:rPr>
          <w:rFonts w:ascii="Cambria Math" w:hAnsi="Cambria Math" w:cs="Cambria Math"/>
        </w:rPr>
        <w:t>₂</w:t>
      </w:r>
      <w:r w:rsidRPr="007D3A3E">
        <w:t xml:space="preserve"> uptake, and coastal protection. </w:t>
      </w:r>
    </w:p>
    <w:p w14:paraId="6DF58074" w14:textId="77777777" w:rsidR="00D70396" w:rsidRPr="007D3A3E" w:rsidRDefault="00D70396"/>
    <w:p w14:paraId="7E4DCD0F" w14:textId="77777777" w:rsidR="00D70396" w:rsidRPr="007D3A3E" w:rsidRDefault="00CB13CA">
      <w:proofErr w:type="gramStart"/>
      <w:r w:rsidRPr="007D3A3E">
        <w:t>All of</w:t>
      </w:r>
      <w:proofErr w:type="gramEnd"/>
      <w:r w:rsidRPr="007D3A3E">
        <w:t xml:space="preserve"> these ocean benefits can be affected by the activities associated with the generation of the market-based benefits. For example, excessive harvest of marine life can damage ecotourism potential; excessive extraction of oil, gas, and minerals can harm ocean habitats and biodiversity that underpin the biogeochemical processing functions of the ocean; and pollution from shipping can harm ocean ecosystems and the goods and services they produce by contributing to nitrogen deposition, global warming, and ocean acidification</w:t>
      </w:r>
      <w:r w:rsidRPr="007D3A3E">
        <w:rPr>
          <w:sz w:val="16"/>
          <w:szCs w:val="16"/>
        </w:rPr>
        <w:t>.</w:t>
      </w:r>
      <w:r w:rsidRPr="007D3A3E">
        <w:t xml:space="preserve"> </w:t>
      </w:r>
    </w:p>
    <w:p w14:paraId="09C0C073" w14:textId="77777777" w:rsidR="00D70396" w:rsidRPr="007D3A3E" w:rsidRDefault="00CB13CA">
      <w:pPr>
        <w:pStyle w:val="Heading3"/>
      </w:pPr>
      <w:bookmarkStart w:id="6" w:name="_3znysh7" w:colFirst="0" w:colLast="0"/>
      <w:bookmarkEnd w:id="6"/>
      <w:r w:rsidRPr="007D3A3E">
        <w:t>2.1 The market-based ocean economy</w:t>
      </w:r>
    </w:p>
    <w:p w14:paraId="42A3A2F7" w14:textId="77777777" w:rsidR="00D70396" w:rsidRPr="007D3A3E" w:rsidRDefault="00CB13CA">
      <w:r w:rsidRPr="007D3A3E">
        <w:t xml:space="preserve"> </w:t>
      </w:r>
    </w:p>
    <w:p w14:paraId="1AAFB77F" w14:textId="4A8476EB" w:rsidR="00D70396" w:rsidRPr="007D3A3E" w:rsidRDefault="00CB13CA">
      <w:r w:rsidRPr="007D3A3E">
        <w:t xml:space="preserve">The </w:t>
      </w:r>
      <w:del w:id="7" w:author="Patricia González" w:date="2019-09-12T07:22:00Z">
        <w:r w:rsidRPr="007D3A3E" w:rsidDel="00AC4048">
          <w:delText>Organisation</w:delText>
        </w:r>
      </w:del>
      <w:ins w:id="8" w:author="Patricia González" w:date="2019-09-12T07:22:00Z">
        <w:r w:rsidR="00AC4048" w:rsidRPr="007D3A3E">
          <w:t>Organization</w:t>
        </w:r>
      </w:ins>
      <w:r w:rsidRPr="007D3A3E">
        <w:t xml:space="preserve"> for Economic Co-operation and Development (OECD) projects that market-based ocean industries will expand at least as fast as the global economy </w:t>
      </w:r>
      <w:proofErr w:type="gramStart"/>
      <w:r w:rsidRPr="007D3A3E">
        <w:t>as a whole over</w:t>
      </w:r>
      <w:proofErr w:type="gramEnd"/>
      <w:r w:rsidRPr="007D3A3E">
        <w:t xml:space="preserve"> the next decade. According to the OECD (2016), the current ocean industries that contribute the most in terms of production value and employment are: </w:t>
      </w:r>
    </w:p>
    <w:p w14:paraId="621F4DD7" w14:textId="77777777" w:rsidR="00D70396" w:rsidRPr="007D3A3E" w:rsidRDefault="00D70396"/>
    <w:p w14:paraId="65FA0E9D" w14:textId="77777777" w:rsidR="00D70396" w:rsidRPr="007D3A3E" w:rsidRDefault="00CB13CA">
      <w:r w:rsidRPr="007D3A3E">
        <w:tab/>
      </w:r>
      <w:r w:rsidRPr="007D3A3E">
        <w:tab/>
      </w:r>
      <w:r w:rsidRPr="007D3A3E">
        <w:tab/>
      </w:r>
      <w:r w:rsidRPr="007D3A3E">
        <w:tab/>
      </w:r>
      <w:r w:rsidRPr="007D3A3E">
        <w:tab/>
      </w:r>
      <w:r w:rsidRPr="007D3A3E">
        <w:tab/>
      </w:r>
      <w:r w:rsidRPr="007D3A3E">
        <w:tab/>
      </w:r>
      <w:r w:rsidRPr="007D3A3E">
        <w:tab/>
      </w:r>
      <w:r w:rsidRPr="007D3A3E">
        <w:tab/>
        <w:t>% of</w:t>
      </w:r>
      <w:r w:rsidRPr="007D3A3E">
        <w:tab/>
      </w:r>
      <w:r w:rsidRPr="007D3A3E">
        <w:tab/>
        <w:t xml:space="preserve">         % of</w:t>
      </w:r>
    </w:p>
    <w:p w14:paraId="450F9140" w14:textId="77777777" w:rsidR="00D70396" w:rsidRPr="007D3A3E" w:rsidRDefault="00CB13CA">
      <w:r w:rsidRPr="007D3A3E">
        <w:tab/>
      </w:r>
      <w:r w:rsidRPr="007D3A3E">
        <w:tab/>
      </w:r>
      <w:r w:rsidRPr="007D3A3E">
        <w:tab/>
      </w:r>
      <w:r w:rsidRPr="007D3A3E">
        <w:tab/>
      </w:r>
      <w:r w:rsidRPr="007D3A3E">
        <w:tab/>
      </w:r>
      <w:r w:rsidRPr="007D3A3E">
        <w:tab/>
      </w:r>
      <w:r w:rsidRPr="007D3A3E">
        <w:tab/>
      </w:r>
      <w:r w:rsidRPr="007D3A3E">
        <w:tab/>
        <w:t xml:space="preserve">  Production Value</w:t>
      </w:r>
      <w:r w:rsidRPr="007D3A3E">
        <w:tab/>
        <w:t xml:space="preserve">   Employment</w:t>
      </w:r>
    </w:p>
    <w:p w14:paraId="01441387" w14:textId="77777777" w:rsidR="00D70396" w:rsidRPr="007D3A3E" w:rsidRDefault="00CB13CA">
      <w:r w:rsidRPr="007D3A3E">
        <w:t>1.</w:t>
      </w:r>
      <w:r w:rsidRPr="007D3A3E">
        <w:rPr>
          <w:rFonts w:eastAsia="Times New Roman"/>
          <w:sz w:val="14"/>
          <w:szCs w:val="14"/>
        </w:rPr>
        <w:t xml:space="preserve">     </w:t>
      </w:r>
      <w:r w:rsidRPr="007D3A3E">
        <w:t xml:space="preserve">Offshore oil and gas </w:t>
      </w:r>
      <w:r w:rsidRPr="007D3A3E">
        <w:tab/>
      </w:r>
      <w:r w:rsidRPr="007D3A3E">
        <w:tab/>
      </w:r>
      <w:r w:rsidRPr="007D3A3E">
        <w:tab/>
      </w:r>
      <w:r w:rsidRPr="007D3A3E">
        <w:tab/>
      </w:r>
      <w:r w:rsidRPr="007D3A3E">
        <w:tab/>
      </w:r>
      <w:r w:rsidRPr="007D3A3E">
        <w:tab/>
        <w:t>34%</w:t>
      </w:r>
      <w:r w:rsidRPr="007D3A3E">
        <w:tab/>
      </w:r>
      <w:r w:rsidRPr="007D3A3E">
        <w:tab/>
      </w:r>
      <w:r w:rsidRPr="007D3A3E">
        <w:tab/>
        <w:t xml:space="preserve"> 6%</w:t>
      </w:r>
      <w:r w:rsidRPr="007D3A3E">
        <w:tab/>
      </w:r>
    </w:p>
    <w:p w14:paraId="2BADDC44" w14:textId="77777777" w:rsidR="00D70396" w:rsidRPr="007D3A3E" w:rsidRDefault="00CB13CA">
      <w:r w:rsidRPr="007D3A3E">
        <w:t>2.</w:t>
      </w:r>
      <w:r w:rsidRPr="007D3A3E">
        <w:rPr>
          <w:rFonts w:eastAsia="Times New Roman"/>
          <w:sz w:val="14"/>
          <w:szCs w:val="14"/>
        </w:rPr>
        <w:t xml:space="preserve">     </w:t>
      </w:r>
      <w:r w:rsidRPr="007D3A3E">
        <w:t xml:space="preserve">Marine and coastal tourism </w:t>
      </w:r>
      <w:r w:rsidRPr="007D3A3E">
        <w:tab/>
      </w:r>
      <w:r w:rsidRPr="007D3A3E">
        <w:tab/>
      </w:r>
      <w:r w:rsidRPr="007D3A3E">
        <w:tab/>
      </w:r>
      <w:r w:rsidRPr="007D3A3E">
        <w:tab/>
      </w:r>
      <w:r w:rsidRPr="007D3A3E">
        <w:tab/>
        <w:t>26%</w:t>
      </w:r>
      <w:r w:rsidRPr="007D3A3E">
        <w:tab/>
      </w:r>
      <w:r w:rsidRPr="007D3A3E">
        <w:tab/>
      </w:r>
      <w:r w:rsidRPr="007D3A3E">
        <w:tab/>
        <w:t>22%</w:t>
      </w:r>
    </w:p>
    <w:p w14:paraId="47E7D55A" w14:textId="77777777" w:rsidR="00D70396" w:rsidRPr="007D3A3E" w:rsidRDefault="00CB13CA">
      <w:r w:rsidRPr="007D3A3E">
        <w:t>3.</w:t>
      </w:r>
      <w:r w:rsidRPr="007D3A3E">
        <w:rPr>
          <w:rFonts w:eastAsia="Times New Roman"/>
          <w:sz w:val="14"/>
          <w:szCs w:val="14"/>
        </w:rPr>
        <w:t xml:space="preserve">     </w:t>
      </w:r>
      <w:r w:rsidRPr="007D3A3E">
        <w:t>Port activities</w:t>
      </w:r>
      <w:r w:rsidRPr="007D3A3E">
        <w:tab/>
      </w:r>
      <w:r w:rsidRPr="007D3A3E">
        <w:tab/>
      </w:r>
      <w:r w:rsidRPr="007D3A3E">
        <w:tab/>
      </w:r>
      <w:r w:rsidRPr="007D3A3E">
        <w:tab/>
      </w:r>
      <w:r w:rsidRPr="007D3A3E">
        <w:tab/>
      </w:r>
      <w:r w:rsidRPr="007D3A3E">
        <w:tab/>
      </w:r>
      <w:r w:rsidRPr="007D3A3E">
        <w:tab/>
        <w:t>13%</w:t>
      </w:r>
      <w:r w:rsidRPr="007D3A3E">
        <w:tab/>
      </w:r>
      <w:r w:rsidRPr="007D3A3E">
        <w:tab/>
      </w:r>
      <w:r w:rsidRPr="007D3A3E">
        <w:tab/>
        <w:t xml:space="preserve"> 5%</w:t>
      </w:r>
    </w:p>
    <w:p w14:paraId="23F0A8F6" w14:textId="77777777" w:rsidR="00D70396" w:rsidRPr="007D3A3E" w:rsidRDefault="00CB13CA">
      <w:r w:rsidRPr="007D3A3E">
        <w:t xml:space="preserve">4.   Maritime equipment           </w:t>
      </w:r>
      <w:r w:rsidRPr="007D3A3E">
        <w:tab/>
      </w:r>
      <w:r w:rsidRPr="007D3A3E">
        <w:tab/>
      </w:r>
      <w:r w:rsidRPr="007D3A3E">
        <w:tab/>
      </w:r>
      <w:r w:rsidRPr="007D3A3E">
        <w:tab/>
      </w:r>
      <w:r w:rsidRPr="007D3A3E">
        <w:tab/>
        <w:t xml:space="preserve">11% </w:t>
      </w:r>
      <w:r w:rsidRPr="007D3A3E">
        <w:tab/>
      </w:r>
      <w:r w:rsidRPr="007D3A3E">
        <w:tab/>
      </w:r>
      <w:r w:rsidRPr="007D3A3E">
        <w:tab/>
        <w:t xml:space="preserve"> 7%</w:t>
      </w:r>
    </w:p>
    <w:p w14:paraId="628EBDA2" w14:textId="77777777" w:rsidR="00D70396" w:rsidRPr="007D3A3E" w:rsidRDefault="00CB13CA">
      <w:r w:rsidRPr="007D3A3E">
        <w:t xml:space="preserve">5.   Fisheries, marine aquaculture, and fish processing </w:t>
      </w:r>
      <w:r w:rsidRPr="007D3A3E">
        <w:tab/>
      </w:r>
      <w:r w:rsidRPr="007D3A3E">
        <w:tab/>
        <w:t xml:space="preserve"> 6%</w:t>
      </w:r>
      <w:r w:rsidRPr="007D3A3E">
        <w:tab/>
      </w:r>
      <w:r w:rsidRPr="007D3A3E">
        <w:tab/>
      </w:r>
      <w:r w:rsidRPr="007D3A3E">
        <w:tab/>
        <w:t>49%</w:t>
      </w:r>
    </w:p>
    <w:p w14:paraId="190DC8A5" w14:textId="77777777" w:rsidR="00D70396" w:rsidRPr="007D3A3E" w:rsidRDefault="00CB13CA">
      <w:r w:rsidRPr="007D3A3E">
        <w:t>6.</w:t>
      </w:r>
      <w:r w:rsidRPr="007D3A3E">
        <w:rPr>
          <w:rFonts w:eastAsia="Times New Roman"/>
          <w:sz w:val="14"/>
          <w:szCs w:val="14"/>
        </w:rPr>
        <w:t xml:space="preserve">     </w:t>
      </w:r>
      <w:r w:rsidRPr="007D3A3E">
        <w:t xml:space="preserve">Ocean transportation </w:t>
      </w:r>
      <w:r w:rsidRPr="007D3A3E">
        <w:tab/>
      </w:r>
      <w:r w:rsidRPr="007D3A3E">
        <w:tab/>
      </w:r>
      <w:r w:rsidRPr="007D3A3E">
        <w:tab/>
      </w:r>
      <w:r w:rsidRPr="007D3A3E">
        <w:tab/>
      </w:r>
      <w:r w:rsidRPr="007D3A3E">
        <w:tab/>
      </w:r>
      <w:r w:rsidRPr="007D3A3E">
        <w:tab/>
        <w:t xml:space="preserve"> 5%</w:t>
      </w:r>
      <w:r w:rsidRPr="007D3A3E">
        <w:tab/>
      </w:r>
      <w:r w:rsidRPr="007D3A3E">
        <w:tab/>
      </w:r>
      <w:r w:rsidRPr="007D3A3E">
        <w:tab/>
        <w:t xml:space="preserve"> 4%</w:t>
      </w:r>
    </w:p>
    <w:p w14:paraId="40D71EC9" w14:textId="77777777" w:rsidR="00D70396" w:rsidRPr="007D3A3E" w:rsidRDefault="00CB13CA">
      <w:r w:rsidRPr="007D3A3E">
        <w:t xml:space="preserve">7.   Shipbuilding and repair </w:t>
      </w:r>
      <w:r w:rsidRPr="007D3A3E">
        <w:tab/>
      </w:r>
      <w:r w:rsidRPr="007D3A3E">
        <w:tab/>
      </w:r>
      <w:r w:rsidRPr="007D3A3E">
        <w:tab/>
      </w:r>
      <w:r w:rsidRPr="007D3A3E">
        <w:tab/>
      </w:r>
      <w:r w:rsidRPr="007D3A3E">
        <w:tab/>
      </w:r>
      <w:r w:rsidRPr="007D3A3E">
        <w:tab/>
        <w:t xml:space="preserve"> 4%</w:t>
      </w:r>
      <w:r w:rsidRPr="007D3A3E">
        <w:tab/>
      </w:r>
      <w:r w:rsidRPr="007D3A3E">
        <w:tab/>
      </w:r>
      <w:r w:rsidRPr="007D3A3E">
        <w:tab/>
        <w:t xml:space="preserve"> 6%</w:t>
      </w:r>
    </w:p>
    <w:p w14:paraId="17C4CB61" w14:textId="470A09AB" w:rsidR="00D70396" w:rsidRPr="007D3A3E" w:rsidRDefault="00CB13CA">
      <w:r w:rsidRPr="007D3A3E">
        <w:t>8.</w:t>
      </w:r>
      <w:r w:rsidRPr="007D3A3E">
        <w:rPr>
          <w:rFonts w:eastAsia="Times New Roman"/>
          <w:sz w:val="14"/>
          <w:szCs w:val="14"/>
        </w:rPr>
        <w:t xml:space="preserve">     </w:t>
      </w:r>
      <w:commentRangeStart w:id="9"/>
      <w:r w:rsidRPr="007D3A3E">
        <w:t xml:space="preserve">Other </w:t>
      </w:r>
      <w:r w:rsidRPr="007D3A3E">
        <w:tab/>
      </w:r>
      <w:r w:rsidRPr="007D3A3E">
        <w:tab/>
      </w:r>
      <w:commentRangeEnd w:id="9"/>
      <w:r w:rsidR="00AC4048">
        <w:rPr>
          <w:rStyle w:val="CommentReference"/>
        </w:rPr>
        <w:commentReference w:id="9"/>
      </w:r>
      <w:r w:rsidRPr="007D3A3E">
        <w:tab/>
      </w:r>
      <w:r w:rsidRPr="007D3A3E">
        <w:tab/>
      </w:r>
      <w:r w:rsidRPr="007D3A3E">
        <w:tab/>
      </w:r>
      <w:r w:rsidRPr="007D3A3E">
        <w:tab/>
      </w:r>
      <w:r w:rsidRPr="007D3A3E">
        <w:tab/>
      </w:r>
      <w:r w:rsidRPr="007D3A3E">
        <w:tab/>
        <w:t xml:space="preserve"> 1%</w:t>
      </w:r>
      <w:r w:rsidRPr="007D3A3E">
        <w:tab/>
      </w:r>
      <w:r w:rsidRPr="007D3A3E">
        <w:tab/>
      </w:r>
      <w:r w:rsidRPr="007D3A3E">
        <w:tab/>
        <w:t xml:space="preserve"> 1%</w:t>
      </w:r>
    </w:p>
    <w:p w14:paraId="73BB1137" w14:textId="77777777" w:rsidR="00D70396" w:rsidRPr="007D3A3E" w:rsidRDefault="00D70396"/>
    <w:p w14:paraId="6A906809" w14:textId="77777777" w:rsidR="00D70396" w:rsidRPr="007D3A3E" w:rsidRDefault="00CB13CA">
      <w:r w:rsidRPr="007D3A3E">
        <w:t xml:space="preserve">The rankings of ocean industries are quite different for these two economic outputs. Energy production, shipping, and tourism dominate production values, while nearly half of all ocean employment arises from food production. Therefore, the impacts of climate disruptions on these different industries can have quite disparate social and economic consequences. </w:t>
      </w:r>
    </w:p>
    <w:p w14:paraId="40F40141" w14:textId="77777777" w:rsidR="00D70396" w:rsidRPr="007D3A3E" w:rsidRDefault="00CB13CA">
      <w:pPr>
        <w:pStyle w:val="Heading3"/>
      </w:pPr>
      <w:bookmarkStart w:id="10" w:name="_2et92p0" w:colFirst="0" w:colLast="0"/>
      <w:bookmarkEnd w:id="10"/>
      <w:r w:rsidRPr="007D3A3E">
        <w:t>2.2 The non-market ocean economy</w:t>
      </w:r>
    </w:p>
    <w:p w14:paraId="6BE0E83D" w14:textId="77777777" w:rsidR="00D70396" w:rsidRPr="007D3A3E" w:rsidRDefault="00D70396"/>
    <w:p w14:paraId="2E3A4CE5" w14:textId="03E0BF1C" w:rsidR="00D70396" w:rsidRPr="007D3A3E" w:rsidRDefault="00CB13CA">
      <w:r w:rsidRPr="007D3A3E">
        <w:t xml:space="preserve">Despite the complexities and theoretical challenges, </w:t>
      </w:r>
      <w:proofErr w:type="gramStart"/>
      <w:r w:rsidRPr="007D3A3E">
        <w:t>a number of</w:t>
      </w:r>
      <w:proofErr w:type="gramEnd"/>
      <w:r w:rsidRPr="007D3A3E">
        <w:t xml:space="preserve"> researchers have attempted to calculate the value of the diverse ecosystem services provided by the ocean. Although there is much debate, these assessments generally conclude that non-market services from the ocean are nearly comparable in value to the entire global gross (market-based) product. For example, a prominent evaluation by </w:t>
      </w:r>
      <w:r w:rsidR="00E24F34">
        <w:fldChar w:fldCharType="begin"/>
      </w:r>
      <w:r w:rsidR="00E64B95">
        <w:instrText xml:space="preserve"> ADDIN ZOTERO_ITEM CSL_CITATION {"citationID":"kpVwqfFm","properties":{"formattedCitation":"(Costanza et al. 2014)","plainCitation":"(Costanza et al. 2014)","dontUpdate":true,"noteIndex":0},"citationItems":[{"id":6,"uris":["http://zotero.org/groups/2324269/items/R5B8W2AQ"],"uri":["http://zotero.org/groups/2324269/items/R5B8W2AQ"],"itemData":{"id":6,"type":"article-journal","title":"Changes in the global value of ecosystem services","container-title":"Global Environmental Change","page":"152-158","volume":"26","source":"DOI.org (Crossref)","abstract":"In 1997, the global value of ecosystem services was estimated to average $33 trillion/yr in 1995 $US ($46 trillion/yr in 2007 $US). In this paper, we provide an updated estimate based on updated unit ecosystem service values and land use change estimates between 1997 and 2011. We also address some of the critiques of the 1997 paper. Using the same methods as in the 1997 paper but with updated data, the estimate for the total global ecosystem services in 2011 is $125 trillion/yr (assuming updated unit values and changes to biome areas) and $145 trillion/yr (assuming only unit values changed), both in 2007 $US. From this we estimated the loss of eco-services from 1997 to 2011 due to land use change at $4.3–20.2 trillion/yr, depending on which unit values are used. Global estimates expressed in monetary accounting units, such as this, are useful to highlight the magnitude of eco-services, but have no speciﬁc decision-making context. However, the underlying data and models can be applied at multiple scales to assess changes resulting from various scenarios and policies. We emphasize that valuation of ecoservices (in whatever units) is not the same as commodiﬁcation or privatization. Many eco-services are best considered public goods or common pool resources, so conventional markets are often not the best institutional frameworks to manage them. However, these services must be (and are being) valued, and we need new, common asset institutions to better take these values into account.","DOI":"10.1016/j.gloenvcha.2014.04.002","ISSN":"09593780","journalAbbreviation":"Global Environmental Change","language":"en","author":[{"family":"Costanza","given":"Robert"},{"family":"Groot","given":"Rudolf","non-dropping-particle":"de"},{"family":"Sutton","given":"Paul"},{"family":"Ploeg","given":"Sander","non-dropping-particle":"van der"},{"family":"Anderson","given":"Sharolyn J."},{"family":"Kubiszewski","given":"Ida"},{"family":"Farber","given":"Stephen"},{"family":"Turner","given":"R. Kerry"}],"issued":{"date-parts":[["2014",5]]}}}],"schema":"https://github.com/citation-style-language/schema/raw/master/csl-citation.json"} </w:instrText>
      </w:r>
      <w:r w:rsidR="00E24F34">
        <w:fldChar w:fldCharType="separate"/>
      </w:r>
      <w:r w:rsidR="00E24F34">
        <w:rPr>
          <w:noProof/>
        </w:rPr>
        <w:t>Costanza et al. (2014)</w:t>
      </w:r>
      <w:r w:rsidR="00E24F34">
        <w:fldChar w:fldCharType="end"/>
      </w:r>
      <w:r w:rsidRPr="007D3A3E">
        <w:t xml:space="preserve"> assessed the value of global ocean ecosystem services to be almost US$50 trillion in 2011. This translates to more than 80% of the global gross product in that year or 30 times more than the ocean-based gross value added.  </w:t>
      </w:r>
    </w:p>
    <w:p w14:paraId="0DA4B3DA" w14:textId="77777777" w:rsidR="00D70396" w:rsidRPr="007D3A3E" w:rsidRDefault="00CB13CA">
      <w:pPr>
        <w:pStyle w:val="Heading2"/>
      </w:pPr>
      <w:bookmarkStart w:id="11" w:name="_tyjcwt" w:colFirst="0" w:colLast="0"/>
      <w:bookmarkEnd w:id="11"/>
      <w:r w:rsidRPr="007D3A3E">
        <w:t>3. How rising greenhouse gasses alter the oceans</w:t>
      </w:r>
    </w:p>
    <w:p w14:paraId="029470B1" w14:textId="50549BF6" w:rsidR="00D70396" w:rsidRPr="007D3A3E" w:rsidRDefault="00CB13CA">
      <w:r w:rsidRPr="007D3A3E">
        <w:t xml:space="preserve">Climate change is altering ocean climate, chemistry, circulation, sea level, and ice distribution. Collectively these system changes have critical impacts on </w:t>
      </w:r>
      <w:commentRangeStart w:id="12"/>
      <w:r w:rsidRPr="007D3A3E">
        <w:t>habitats</w:t>
      </w:r>
      <w:commentRangeEnd w:id="12"/>
      <w:r w:rsidR="007B7E4E">
        <w:rPr>
          <w:rStyle w:val="CommentReference"/>
        </w:rPr>
        <w:commentReference w:id="12"/>
      </w:r>
      <w:r w:rsidRPr="007D3A3E">
        <w:t>, biotic productivity, and species assemblages that underpin many of the economic benefits of the sea</w:t>
      </w:r>
      <w:r w:rsidR="007D3A3E">
        <w:t xml:space="preserve"> </w:t>
      </w:r>
      <w:commentRangeStart w:id="13"/>
      <w:r w:rsidR="007D3A3E">
        <w:fldChar w:fldCharType="begin"/>
      </w:r>
      <w:r w:rsidR="00E64B95">
        <w:instrText xml:space="preserve"> ADDIN ZOTERO_ITEM CSL_CITATION {"citationID":"Ss1Xijma","properties":{"formattedCitation":"(Barange 2018; J.-P. Gattuso et al. 2015)","plainCitation":"(Barange 2018; J.-P. Gattuso et al. 2015)","dontUpdate":true,"noteIndex":0},"citationItems":[{"id":45,"uris":["http://zotero.org/groups/2324269/items/MRGHPWZS"],"uri":["http://zotero.org/groups/2324269/items/MRGHPWZS"],"itemData":{"id":45,"type":"book","title":"Impacts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R."},{"family":"Treyer","given":"S."},{"family":"Turley","given":"C."}],"issued":{"date-parts":[["2015",7,3]]}}}],"schema":"https://github.com/citation-style-language/schema/raw/master/csl-citation.json"} </w:instrText>
      </w:r>
      <w:r w:rsidR="007D3A3E">
        <w:fldChar w:fldCharType="separate"/>
      </w:r>
      <w:r w:rsidR="00CF588C">
        <w:rPr>
          <w:noProof/>
        </w:rPr>
        <w:t>(Barange 2018;  Gattuso et al. 2015)</w:t>
      </w:r>
      <w:r w:rsidR="007D3A3E">
        <w:fldChar w:fldCharType="end"/>
      </w:r>
      <w:r w:rsidRPr="007D3A3E">
        <w:t xml:space="preserve">. They also affect the risks of various human activities and developments </w:t>
      </w:r>
      <w:r w:rsidR="007D3A3E">
        <w:fldChar w:fldCharType="begin"/>
      </w:r>
      <w:r w:rsidR="00E64B95">
        <w:instrText xml:space="preserve"> ADDIN ZOTERO_ITEM CSL_CITATION {"citationID":"y07JRxhm","properties":{"formattedCitation":"(J.-P. Gattuso et al. 2015)","plainCitation":"(J.-P. Gattuso et al. 2015)","dontUpdate":true,"noteIndex":0},"citationItems":[{"id":35,"uris":["http://zotero.org/groups/2324269/items/LTX5734D"],"uri":["http://zotero.org/groups/2324269/items/LTX5734D"],"itemData":{"id":35,"type":"article-journal","title":"Contrasting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R."},{"family":"Treyer","given":"S."},{"family":"Turley","given":"C."}],"issued":{"date-parts":[["2015",7,3]]}}}],"schema":"https://github.com/citation-style-language/schema/raw/master/csl-citation.json"} </w:instrText>
      </w:r>
      <w:r w:rsidR="007D3A3E">
        <w:fldChar w:fldCharType="separate"/>
      </w:r>
      <w:r w:rsidR="00CF588C">
        <w:rPr>
          <w:noProof/>
        </w:rPr>
        <w:t>(Gattuso et al. 2015)</w:t>
      </w:r>
      <w:r w:rsidR="007D3A3E">
        <w:fldChar w:fldCharType="end"/>
      </w:r>
      <w:r w:rsidR="007D3A3E">
        <w:rPr>
          <w:rFonts w:eastAsia="Calibri"/>
        </w:rPr>
        <w:t>.</w:t>
      </w:r>
      <w:r w:rsidRPr="007D3A3E">
        <w:t xml:space="preserve"> Unprecedented ocean changes are already occurring across all latitudes </w:t>
      </w:r>
      <w:r w:rsidR="007D3A3E">
        <w:fldChar w:fldCharType="begin"/>
      </w:r>
      <w:r w:rsidR="00E64B95">
        <w:instrText xml:space="preserve"> ADDIN ZOTERO_ITEM CSL_CITATION {"citationID":"7WtVRowU","properties":{"formattedCitation":"(Barange 2018; J.-P. Gattuso et al. 2015)","plainCitation":"(Barange 2018; J.-P. Gattuso et al. 2015)","dontUpdate":true,"noteIndex":0},"citationItems":[{"id":45,"uris":["http://zotero.org/groups/2324269/items/MRGHPWZS"],"uri":["http://zotero.org/groups/2324269/items/MRGHPWZS"],"itemData":{"id":45,"type":"book","title":"Impacts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R."},{"family":"Treyer","given":"S."},{"family":"Turley","given":"C."}],"issued":{"date-parts":[["2015",7,3]]}}}],"schema":"https://github.com/citation-style-language/schema/raw/master/csl-citation.json"} </w:instrText>
      </w:r>
      <w:r w:rsidR="007D3A3E">
        <w:fldChar w:fldCharType="separate"/>
      </w:r>
      <w:r w:rsidR="00CF588C">
        <w:rPr>
          <w:noProof/>
        </w:rPr>
        <w:t>(Barange 2018; Gattuso et al. 2015)</w:t>
      </w:r>
      <w:r w:rsidR="007D3A3E">
        <w:fldChar w:fldCharType="end"/>
      </w:r>
      <w:r w:rsidRPr="007D3A3E">
        <w:t xml:space="preserve"> with high risks of negative impacts to many ocean organisms, ecosystems, and services</w:t>
      </w:r>
      <w:r w:rsidR="007D3A3E">
        <w:t xml:space="preserve"> </w:t>
      </w:r>
      <w:r w:rsidR="007D3A3E">
        <w:fldChar w:fldCharType="begin"/>
      </w:r>
      <w:r w:rsidR="00E64B95">
        <w:instrText xml:space="preserve"> ADDIN ZOTERO_ITEM CSL_CITATION {"citationID":"2SRi6omS","properties":{"formattedCitation":"(J.-P. Gattuso et al. 2015)","plainCitation":"(J.-P. Gattuso et al. 2015)","dontUpdate":true,"noteIndex":0},"citationItems":[{"id":35,"uris":["http://zotero.org/groups/2324269/items/LTX5734D"],"uri":["http://zotero.org/groups/2324269/items/LTX5734D"],"itemData":{"id":35,"type":"article-journal","title":"Contrasting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R."},{"family":"Treyer","given":"S."},{"family":"Turley","given":"C."}],"issued":{"date-parts":[["2015",7,3]]}}}],"schema":"https://github.com/citation-style-language/schema/raw/master/csl-citation.json"} </w:instrText>
      </w:r>
      <w:r w:rsidR="007D3A3E">
        <w:fldChar w:fldCharType="separate"/>
      </w:r>
      <w:r w:rsidR="00CF588C">
        <w:rPr>
          <w:noProof/>
        </w:rPr>
        <w:t>(Gattuso et al. 2015)</w:t>
      </w:r>
      <w:r w:rsidR="007D3A3E">
        <w:fldChar w:fldCharType="end"/>
      </w:r>
      <w:r w:rsidRPr="007D3A3E">
        <w:t xml:space="preserve">. </w:t>
      </w:r>
      <w:commentRangeEnd w:id="13"/>
      <w:r w:rsidR="007B7E4E">
        <w:rPr>
          <w:rStyle w:val="CommentReference"/>
        </w:rPr>
        <w:commentReference w:id="13"/>
      </w:r>
      <w:r w:rsidRPr="007D3A3E">
        <w:t>These impacts are likely to increase dramatically towards the end of this century, depending on the extent of future GHG emissions, with potentially dire consequences for ecosystem services, the ocean economy, and human welfare</w:t>
      </w:r>
      <w:r w:rsidR="007D3A3E">
        <w:t xml:space="preserve"> </w:t>
      </w:r>
      <w:r w:rsidR="007D3A3E">
        <w:fldChar w:fldCharType="begin"/>
      </w:r>
      <w:r w:rsidR="007D3A3E">
        <w:instrText xml:space="preserve"> ADDIN ZOTERO_ITEM CSL_CITATION {"citationID":"99DAxncv","properties":{"formattedCitation":"(Pecl et al. 2017)","plainCitation":"(Pecl et al. 2017)","noteIndex":0},"citationItems":[{"id":182,"uris":["http://zotero.org/groups/2324269/items/3ZWGZ7YX"],"uri":["http://zotero.org/groups/2324269/items/3ZWGZ7YX"],"itemData":{"id":182,"type":"article-journal","title":"Biodiversity redistribution under climate change: Impacts on ecosystems and human well-being","container-title":"Science","page":"eaai9214","volume":"355","issue":"6332","source":"science.sciencemag.org","abstract":"Consequences of shifting species distributions\nClimate change is causing geographical redistribution of plant and animal species globally. These distributional shifts are leading to new ecosystems and ecological communities, changes that will affect human society. Pecl et al. review these current and future impacts and assess their implications for sustainable development goals.\nScience, this issue p. eaai9214\nStructured Abstract\nBACKGROUNDThe success of human societies depends intimately on the living components of natural and managed systems. Although the geographical range limits of species are dynamic and fluctuate over time, climate change is impelling a universal redistribution of life on Earth. For marine, freshwater, and terrestrial species alike, the first response to changing climate is often a shift in location, to stay within preferred environmental conditions. At the cooler extremes of their distributions, species are moving poleward, whereas range limits are contracting at the warmer range edge, where temperatures are no longer tolerable. On land, species are also moving to cooler, higher elevations; in the ocean, they are moving to colder water at greater depths. Because different species respond at different rates and to varying degrees, key interactions among species are often disrupted, and new interactions develop. These idiosyncrasies can result in novel biotic communities and rapid changes in ecosystem functioning, with pervasive and sometimes unexpected consequences that propagate through and affect both biological and human communities.\nADVANCESAt a time when the world is anticipating unprecedented increases in human population growth and demands, the ability of natural ecosystems to deliver ecosystem services is being challenged by the largest climate-driven global redistribution of species since the Last Glacial Maximum. We demonstrate the serious consequences of this species redistribution for economic development, livelihoods, food security, human health, and culture, and we document feedbacks on climate itself. As with other impacts of climate change, species range shifts will leave “winners” and “losers” in their wake, radically reshaping the pattern of human well-being between regions and different sectors and potentially leading to substantial conflict. The pervasive impacts of changes in species distribution transcend single systems or dimensions, with feedbacks and linkages between multiple interacting scales and through whole ecosystems, inclusive of humans. We argue that the negative effects of climate change cannot be adequately anticipated or prepared for unless species responses are explicitly included in decision-making and global strategic frameworks.\nOUTLOOKDespite mounting evidence for the pervasive and substantial impacts of a climate-driven redistribution of Earth’s species, current global goals, policies, and international agreements fail to account for these effects. With the predicted intensification of species movements and their diverse societal and environmental impacts, awareness of species “on the move” should be incorporated into local, regional, and global assessments as standard practice. This will raise hope that future targets—whether they be global sustainability goals, plans for regional biodiversity maintenance, or local fishing or forestry harvest strategies—can be achievable and that society is prepared for a world of universal ecological change. Human society has yet to appreciate the implications of unprecedented species redistribution for life on Earth, including for human lives. Even if greenhouse gas emissions stopped today, the responses required in human systems to adapt to the most serious effects of climate-driven species redistribution would be massive. Meeting these challenges requires governance that can anticipate and adapt to changing conditions, as well as minimize negative consequences. &lt;img class=\"fragment-image\" aria-describedby=\"F1-caption\" src=\"https://science.sciencemag.org/content/sci/355/6332/eaai9214/F1.medium.gif\"/&gt; Download high-res image Open in new tab Download Powerpoint As the global climate changes, human well-being, ecosystem function, and even climate itself are increasingly affected by the shifting geography of life.Climate-driven changes in species distributions, or range shifts, affect human well-being both directly (for example, through emerging diseases and changes in food supply) and indirectly (by degrading ecosystem health). Some range shifts even create feedbacks (positive or negative) on the climate system, altering the pace of climate change.\nDistributions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Goals.","DOI":"10.1126/science.aai9214","ISSN":"0036-8075, 1095-9203","note":"PMID: 28360268","title-short":"Biodiversity redistribution under climate change","language":"en","author":[{"family":"Pecl","given":"Gretta T."},{"family":"Araújo","given":"Miguel B."},{"family":"Bell","given":"Johann D."},{"family":"Blanchard","given":"Julia"},{"family":"Bonebrake","given":"Timothy C."},{"family":"Chen","given":"I.-Ching"},{"family":"Clark","given":"Timothy D."},{"family":"Colwell","given":"Robert K."},{"family":"Danielsen","given":"Finn"},{"family":"Evengård","given":"Birgitta"},{"family":"Falconi","given":"Lorena"},{"family":"Ferrier","given":"Simon"},{"family":"Frusher","given":"Stewart"},{"family":"Garcia","given":"Raquel A."},{"family":"Griffis","given":"Roger B."},{"family":"Hobday","given":"Alistair J."},{"family":"Janion-Scheepers","given":"Charlene"},{"family":"Jarzyna","given":"Marta A."},{"family":"Jennings","given":"Sarah"},{"family":"Lenoir","given":"Jonathan"},{"family":"Linnetved","given":"Hlif I."},{"family":"Martin","given":"Victoria Y."},{"family":"McCormack","given":"Phillipa C."},{"family":"McDonald","given":"Jan"},{"family":"Mitchell","given":"Nicola J."},{"family":"Mustonen","given":"Tero"},{"family":"Pandolfi","given":"John M."},{"family":"Pettorelli","given":"Nathalie"},{"family":"Popova","given":"Ekaterina"},{"family":"Robinson","given":"Sharon A."},{"family":"Scheffers","given":"Brett R."},{"family":"Shaw","given":"Justine D."},{"family":"Sorte","given":"Cascade J. B."},{"family":"Strugnell","given":"Jan M."},{"family":"Sunday","given":"Jennifer M."},{"family":"Tuanmu","given":"Mao-Ning"},{"family":"Vergés","given":"Adriana"},{"family":"Villanueva","given":"Cecilia"},{"family":"Wernberg","given":"Thomas"},{"family":"Wapstra","given":"Erik"},{"family":"Williams","given":"Stephen E."}],"issued":{"date-parts":[["2017",3,31]]}}}],"schema":"https://github.com/citation-style-language/schema/raw/master/csl-citation.json"} </w:instrText>
      </w:r>
      <w:r w:rsidR="007D3A3E">
        <w:fldChar w:fldCharType="separate"/>
      </w:r>
      <w:r w:rsidR="007D3A3E">
        <w:rPr>
          <w:noProof/>
        </w:rPr>
        <w:t>(Pecl et al. 2017)</w:t>
      </w:r>
      <w:r w:rsidR="007D3A3E">
        <w:fldChar w:fldCharType="end"/>
      </w:r>
      <w:r w:rsidR="007D3A3E">
        <w:t xml:space="preserve">. </w:t>
      </w:r>
      <w:r w:rsidRPr="007D3A3E">
        <w:t xml:space="preserve">Below we describe these effects individually, but many of these influences may synergistically or antagonistically interact, potentially with additional consequences (e.g., </w:t>
      </w:r>
      <w:r w:rsidR="007D3A3E">
        <w:fldChar w:fldCharType="begin"/>
      </w:r>
      <w:r w:rsidR="00E64B95">
        <w:instrText xml:space="preserve"> ADDIN ZOTERO_ITEM CSL_CITATION {"citationID":"sAfwnT8y","properties":{"formattedCitation":"(Rosa and Seibel 2008)","plainCitation":"(Rosa and Seibel 2008)","dontUpdate":true,"noteIndex":0},"citationItems":[{"id":447,"uris":["http://zotero.org/groups/2324269/items/PNWHXUVQ"],"uri":["http://zotero.org/groups/2324269/items/PNWHXUVQ"],"itemData":{"id":447,"type":"article-journal","title":"Synergistic effects of climate-related variables suggest future physiological impairment in a top oceanic predator","container-title":"Proceedings of the National Academy of Sciences","page":"20776-20780","volume":"105","issue":"52","source":"www.pnas.org","abstract":"By the end of this century, anthropogenic carbon dioxide (CO2) emissions are expected to decrease the surface ocean pH by as much as 0.3 unit. At the same time, the ocean is expected to warm with an associated expansion of the oxygen minimum layer (OML). Thus, there is a growing demand to understand the response of the marine biota to these global changes. We show that ocean acidification will substantially depress metabolic rates (31%) and activity levels (45%) in the jumbo squid, Dosidicus gigas, a top predator in the Eastern Pacific. This effect is exacerbated by high temperature. Reduced aerobic and locomotory scope in warm, high-CO2 surface waters will presumably impair predator–prey interactions with cascading consequences for growth, reproduction, and survival. Moreover, as the OML shoals, squids will have to retreat to these shallower, less hospitable, waters at night to feed and repay any oxygen debt that accumulates during their diel vertical migration into the OML. Thus, we demonstrate that, in the absence of adaptation or horizontal migration, the synergism between ocean acidification, global warming, and expanding hypoxia will compress the habitable depth range of the species. These interactions may ultimately define the long-term fate of this commercially and ecologically important predator.","DOI":"10.1073/pnas.0806886105","ISSN":"0027-8424, 1091-6490","note":"PMID: 19075232","journalAbbreviation":"PNAS","language":"en","author":[{"family":"Rosa","given":"Rui"},{"family":"Seibel","given":"Brad A."}],"issued":{"date-parts":[["2008",12,30]]}}}],"schema":"https://github.com/citation-style-language/schema/raw/master/csl-citation.json"} </w:instrText>
      </w:r>
      <w:r w:rsidR="007D3A3E">
        <w:fldChar w:fldCharType="separate"/>
      </w:r>
      <w:r w:rsidR="007D3A3E">
        <w:rPr>
          <w:noProof/>
        </w:rPr>
        <w:t>Rosa and Seibel 2008)</w:t>
      </w:r>
      <w:r w:rsidR="007D3A3E">
        <w:fldChar w:fldCharType="end"/>
      </w:r>
      <w:r w:rsidRPr="007D3A3E">
        <w:t>.</w:t>
      </w:r>
    </w:p>
    <w:p w14:paraId="13B3D626" w14:textId="77777777" w:rsidR="00D70396" w:rsidRPr="007D3A3E" w:rsidRDefault="00D70396"/>
    <w:p w14:paraId="752B2AD9" w14:textId="218450F2" w:rsidR="00D70396" w:rsidRPr="007D3A3E" w:rsidRDefault="00CB13CA">
      <w:r w:rsidRPr="007D3A3E">
        <w:t xml:space="preserve">Throughout this paper, we rely on the Representative Concentration Pathways (RCPs) </w:t>
      </w:r>
      <w:r w:rsidR="007D3A3E">
        <w:fldChar w:fldCharType="begin"/>
      </w:r>
      <w:r w:rsidR="007D3A3E">
        <w:instrText xml:space="preserve"> ADDIN ZOTERO_ITEM CSL_CITATION {"citationID":"Pb8e9g3c","properties":{"formattedCitation":"(van Vuuren et al. 2011)","plainCitation":"(van Vuuren et al. 2011)","noteIndex":0},"citationItems":[{"id":446,"uris":["http://zotero.org/groups/2324269/items/BU8BXSJ5"],"uri":["http://zotero.org/groups/2324269/items/BU8BXSJ5"],"itemData":{"id":446,"type":"article-journal","title":"The representative concentration pathways: an overview","container-title":"Climatic Change","page":"5","volume":"109","issue":"1","source":"Springer Link","abstract":"This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analysis.","DOI":"10.1007/s10584-011-0148-z","ISSN":"1573-1480","title-short":"The representative concentration pathways","journalAbbreviation":"Climatic Change","language":"en","author":[{"family":"Vuuren","given":"Detlef P.","non-dropping-particle":"van"},{"family":"Edmonds","given":"Jae"},{"family":"Kainuma","given":"Mikiko"},{"family":"Riahi","given":"Keywan"},{"family":"Thomson","given":"Allison"},{"family":"Hibbard","given":"Kathy"},{"family":"Hurtt","given":"George C."},{"family":"Kram","given":"Tom"},{"family":"Krey","given":"Volker"},{"family":"Lamarque","given":"Jean-Francois"},{"family":"Masui","given":"Toshihiko"},{"family":"Meinshausen","given":"Malte"},{"family":"Nakicenovic","given":"Nebojsa"},{"family":"Smith","given":"Steven J."},{"family":"Rose","given":"Steven K."}],"issued":{"date-parts":[["2011",8,5]]}}}],"schema":"https://github.com/citation-style-language/schema/raw/master/csl-citation.json"} </w:instrText>
      </w:r>
      <w:r w:rsidR="007D3A3E">
        <w:fldChar w:fldCharType="separate"/>
      </w:r>
      <w:r w:rsidR="007D3A3E">
        <w:rPr>
          <w:noProof/>
        </w:rPr>
        <w:t>(van Vuuren et al. 2011)</w:t>
      </w:r>
      <w:r w:rsidR="007D3A3E">
        <w:fldChar w:fldCharType="end"/>
      </w:r>
      <w:r w:rsidRPr="007D3A3E">
        <w:t xml:space="preserve"> adopted by the Intergovernmental Panel on Climate Change (IPCC) in its Fifth Assessment Report (AR5) to describe potential GHG emission trajectories and associated climate futures. The RCP scenarios are named according to the projected radiative forcing experienced in 2100 (2.6, 4.5, 6.0, and 8.5 W/m</w:t>
      </w:r>
      <w:r w:rsidRPr="007D3A3E">
        <w:rPr>
          <w:vertAlign w:val="superscript"/>
        </w:rPr>
        <w:t>2</w:t>
      </w:r>
      <w:r w:rsidRPr="007D3A3E">
        <w:t xml:space="preserve">, respectively). They roughly correspond to projected increases in planetary surface air temperatures of an additional 0.2, 1.1, 1.6, and 2.7 </w:t>
      </w:r>
      <w:proofErr w:type="spellStart"/>
      <w:r w:rsidRPr="007D3A3E">
        <w:rPr>
          <w:vertAlign w:val="superscript"/>
        </w:rPr>
        <w:t>o</w:t>
      </w:r>
      <w:r w:rsidRPr="007D3A3E">
        <w:t>C</w:t>
      </w:r>
      <w:proofErr w:type="spellEnd"/>
      <w:r w:rsidRPr="007D3A3E">
        <w:t>, respectively, through this century</w:t>
      </w:r>
      <w:r w:rsidR="007D3A3E">
        <w:t xml:space="preserve"> </w:t>
      </w:r>
      <w:r w:rsidR="007D3A3E">
        <w:fldChar w:fldCharType="begin"/>
      </w:r>
      <w:r w:rsidR="007D3A3E">
        <w:instrText xml:space="preserve"> ADDIN ZOTERO_ITEM CSL_CITATION {"citationID":"8yxCKuOY","properties":{"formattedCitation":"(Barange 2018; IPCC 2014)","plainCitation":"(Barange 2018; IPCC 2014)","noteIndex":0},"citationItems":[{"id":45,"uris":["http://zotero.org/groups/2324269/items/MRGHPWZS"],"uri":["http://zotero.org/groups/2324269/items/MRGHPWZS"],"itemData":{"id":45,"type":"book","title":"Impacts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22,"uris":["http://zotero.org/groups/2324269/items/ADWHFD42"],"uri":["http://zotero.org/groups/2324269/items/ADWHFD42"],"itemData":{"id":22,"type":"report","title":"Climate change 2014: Synthesis report. Contribution of Working Groups I, II and III to the Fifth Assessment Report on the Intergovernmental Panel on Climate Change.","publisher":"Intergovernmental Panel on Climate Change","publisher-place":"Geneva","page":"151","event-place":"Geneva","URL":"https://www.ipcc.ch/report/ar5/syr/","title-short":"AR5 Synthesis Report","author":[{"literal":"IPCC"}],"collection-editor":[{"family":"Pachauri","given":"R. K."},{"family":"Meyer","given":"L. A."}],"issued":{"date-parts":[["2014"]]},"accessed":{"date-parts":[["2019",5,30]]}}}],"schema":"https://github.com/citation-style-language/schema/raw/master/csl-citation.json"} </w:instrText>
      </w:r>
      <w:r w:rsidR="007D3A3E">
        <w:fldChar w:fldCharType="separate"/>
      </w:r>
      <w:r w:rsidR="007D3A3E">
        <w:rPr>
          <w:noProof/>
        </w:rPr>
        <w:t>(Barange 2018; IPCC 2014)</w:t>
      </w:r>
      <w:r w:rsidR="007D3A3E">
        <w:fldChar w:fldCharType="end"/>
      </w:r>
      <w:r w:rsidR="007D3A3E">
        <w:t>.</w:t>
      </w:r>
    </w:p>
    <w:p w14:paraId="1417BCC6" w14:textId="77777777" w:rsidR="00D70396" w:rsidRPr="007D3A3E" w:rsidRDefault="00CB13CA">
      <w:pPr>
        <w:pStyle w:val="Heading3"/>
      </w:pPr>
      <w:bookmarkStart w:id="14" w:name="_aocte0f93oqm" w:colFirst="0" w:colLast="0"/>
      <w:bookmarkEnd w:id="14"/>
      <w:r w:rsidRPr="007D3A3E">
        <w:t>3.1 Altered ocean temperatures and disturbances</w:t>
      </w:r>
    </w:p>
    <w:p w14:paraId="6DB1A7CE" w14:textId="4C8B5901" w:rsidR="00D70396" w:rsidRPr="007D3A3E" w:rsidRDefault="00CB13CA">
      <w:pPr>
        <w:rPr>
          <w:color w:val="7F7F7F"/>
        </w:rPr>
      </w:pPr>
      <w:r w:rsidRPr="007D3A3E">
        <w:t>Climate change has already contributed to substantial warming of the oceans over most of the globe. The oceans have absorbed ~93% of additional heat, leading to significant warming of the upper ocean (above 700 m) and warming of deeper waters (700 - 2000 m) increasing in strength since the 1980s</w:t>
      </w:r>
      <w:r w:rsidR="00A06F44">
        <w:t xml:space="preserve"> </w:t>
      </w:r>
      <w:r w:rsidR="00A06F44">
        <w:fldChar w:fldCharType="begin"/>
      </w:r>
      <w:r w:rsidR="00A06F44">
        <w:instrText xml:space="preserve"> ADDIN ZOTERO_ITEM CSL_CITATION {"citationID":"PXk3Y9zF","properties":{"formattedCitation":"(Cheng et al. 2017)","plainCitation":"(Cheng et al. 2017)","noteIndex":0},"citationItems":[{"id":23,"uris":["http://zotero.org/groups/2324269/items/J4SM72LF"],"uri":["http://zotero.org/groups/2324269/items/J4SM72LF"],"itemData":{"id":23,"type":"article-journal","title":"Improved estimates of ocean heat content from 1960 to 2015","container-title":"Science Advances","page":"e1601545","volume":"3","issue":"3","source":"advances.sciencemag.org","abstract":"Earth’s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study.\nA new assessment of how much heat Earth has accumulated since 1960 is made by examining ocean heat content changes.\nA new assessment of how much heat Earth has accumulated since 1960 is made by examining ocean heat content changes.","DOI":"10.1126/sciadv.1601545","ISSN":"2375-2548","language":"en","author":[{"family":"Cheng","given":"Lijing"},{"family":"Trenberth","given":"Kevin E."},{"family":"Fasullo","given":"John"},{"family":"Boyer","given":"Tim"},{"family":"Abraham","given":"John"},{"family":"Zhu","given":"Jiang"}],"issued":{"date-parts":[["2017",3,1]]}}}],"schema":"https://github.com/citation-style-language/schema/raw/master/csl-citation.json"} </w:instrText>
      </w:r>
      <w:r w:rsidR="00A06F44">
        <w:fldChar w:fldCharType="separate"/>
      </w:r>
      <w:r w:rsidR="00A06F44">
        <w:rPr>
          <w:noProof/>
        </w:rPr>
        <w:t>(Cheng et al. 2017)</w:t>
      </w:r>
      <w:r w:rsidR="00A06F44">
        <w:fldChar w:fldCharType="end"/>
      </w:r>
      <w:r w:rsidR="00A06F44">
        <w:t xml:space="preserve">. </w:t>
      </w:r>
      <w:r w:rsidRPr="007D3A3E">
        <w:t>Sea surface temperatures (SSTs) have increased by an average of 0.7 °C globally since 1900</w:t>
      </w:r>
      <w:r w:rsidR="00A06F44">
        <w:t xml:space="preserve"> </w:t>
      </w:r>
      <w:r w:rsidR="00A06F44">
        <w:fldChar w:fldCharType="begin"/>
      </w:r>
      <w:r w:rsidR="00A06F44">
        <w:instrText xml:space="preserve"> ADDIN ZOTERO_ITEM CSL_CITATION {"citationID":"PHDymFzQ","properties":{"formattedCitation":"(Barange 2018; Jewett and Romanau 2017)","plainCitation":"(Barange 2018; Jewett and Romanau 2017)","noteIndex":0},"citationItems":[{"id":45,"uris":["http://zotero.org/groups/2324269/items/MRGHPWZS"],"uri":["http://zotero.org/groups/2324269/items/MRGHPWZS"],"itemData":{"id":45,"type":"book","title":"Impacts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176,"uris":["http://zotero.org/groups/2324269/items/MRFL9QAE"],"uri":["http://zotero.org/groups/2324269/items/MRFL9QAE"],"itemData":{"id":176,"type":"chapter","title":"Ocean acidification and other ocean changes","container-title":"Climate Science Special Report: Fourth National Climate Assessment, Volume I","publisher":"U.S. Global Change Research Program","publisher-place":"Washington, D.C.","page":"364-392","event-place":"Washington, D.C.","abstract":"This report is an authoritative assessment of the science of climate change, with a focus on the United States. It represents the first of two volumes of the Fourth National Climate Assessment, mandated by the Global Change Research Act of 1990.","URL":"https://science2017.globalchange.gov/chapter/13/","language":"en","author":[{"family":"Jewett","given":"L."},{"family":"Romanau","given":"A."}],"editor":[{"family":"Wuebbles","given":"D.J."},{"family":"Fahey","given":"D.W."},{"family":"Hibbard","given":"K.A."},{"family":"Dokken","given":"D.J."},{"family":"Stewart","given":"B.C."},{"family":"Maycock","given":"T.K."}],"issued":{"date-parts":[["2017"]]},"accessed":{"date-parts":[["2019",6,27]]}}}],"schema":"https://github.com/citation-style-language/schema/raw/master/csl-citation.json"} </w:instrText>
      </w:r>
      <w:r w:rsidR="00A06F44">
        <w:fldChar w:fldCharType="separate"/>
      </w:r>
      <w:r w:rsidR="00A06F44">
        <w:rPr>
          <w:noProof/>
        </w:rPr>
        <w:t>(Barange 2018; Jewett and Romanau 2017)</w:t>
      </w:r>
      <w:r w:rsidR="00A06F44">
        <w:fldChar w:fldCharType="end"/>
      </w:r>
      <w:r w:rsidRPr="007D3A3E">
        <w:t>. RCP scenarios suggest that these trends, which already exceed the range in natural seasonal variability in subtropical areas and the Arctic, will continue</w:t>
      </w:r>
      <w:r w:rsidR="00A06F44">
        <w:t xml:space="preserve"> </w:t>
      </w:r>
      <w:r w:rsidR="00A06F44">
        <w:fldChar w:fldCharType="begin"/>
      </w:r>
      <w:r w:rsidR="00A06F44">
        <w:instrText xml:space="preserve"> ADDIN ZOTERO_ITEM CSL_CITATION {"citationID":"ytkC4b2L","properties":{"formattedCitation":"(Barange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A06F44">
        <w:fldChar w:fldCharType="separate"/>
      </w:r>
      <w:r w:rsidR="00A06F44">
        <w:rPr>
          <w:noProof/>
        </w:rPr>
        <w:t>(Barange 2018)</w:t>
      </w:r>
      <w:r w:rsidR="00A06F44">
        <w:fldChar w:fldCharType="end"/>
      </w:r>
      <w:r w:rsidRPr="007D3A3E">
        <w:t xml:space="preserve">. Future upper ocean warming is expected to be most pronounced in tropical and Northern Hemisphere subtropical regions, while deep water warming is expected to be more pronounced in the Southern Ocean </w:t>
      </w:r>
      <w:r w:rsidR="00A06F44">
        <w:fldChar w:fldCharType="begin"/>
      </w:r>
      <w:r w:rsidR="00E64B95">
        <w:instrText xml:space="preserve"> ADDIN ZOTERO_ITEM CSL_CITATION {"citationID":"1C2hLKTA","properties":{"formattedCitation":"(Barange 2018; J.-P. Gattuso et al. 2015)","plainCitation":"(Barange 2018; J.-P. Gattuso et al. 2015)","dontUpdate":true,"noteIndex":0},"citationItems":[{"id":45,"uris":["http://zotero.org/groups/2324269/items/MRGHPWZS"],"uri":["http://zotero.org/groups/2324269/items/MRGHPWZS"],"itemData":{"id":45,"type":"book","title":"Impacts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R."},{"family":"Treyer","given":"S."},{"family":"Turley","given":"C."}],"issued":{"date-parts":[["2015",7,3]]}}}],"schema":"https://github.com/citation-style-language/schema/raw/master/csl-citation.json"} </w:instrText>
      </w:r>
      <w:r w:rsidR="00A06F44">
        <w:fldChar w:fldCharType="separate"/>
      </w:r>
      <w:r w:rsidR="00CF588C">
        <w:rPr>
          <w:noProof/>
        </w:rPr>
        <w:t>(Barange 2018; Gattuso et al. 2015)</w:t>
      </w:r>
      <w:r w:rsidR="00A06F44">
        <w:fldChar w:fldCharType="end"/>
      </w:r>
      <w:r w:rsidRPr="007D3A3E">
        <w:t xml:space="preserve">. </w:t>
      </w:r>
    </w:p>
    <w:p w14:paraId="537F8CA9" w14:textId="77777777" w:rsidR="00D70396" w:rsidRPr="007D3A3E" w:rsidRDefault="00D70396"/>
    <w:p w14:paraId="5F440EED" w14:textId="30165811" w:rsidR="00D70396" w:rsidRPr="007D3A3E" w:rsidRDefault="00CB13CA">
      <w:commentRangeStart w:id="15"/>
      <w:r w:rsidRPr="007D3A3E">
        <w:t>As these warming trends continue, the suitable distribution ranges of many marine species are expected to shift poleward</w:t>
      </w:r>
      <w:commentRangeEnd w:id="15"/>
      <w:r w:rsidR="004A6076">
        <w:rPr>
          <w:rStyle w:val="CommentReference"/>
        </w:rPr>
        <w:commentReference w:id="15"/>
      </w:r>
      <w:r w:rsidRPr="007D3A3E">
        <w:t>. In general, species that are able to move to cooler waters, and have suitable habitats to move to, will do so</w:t>
      </w:r>
      <w:r w:rsidR="00A06F44">
        <w:t xml:space="preserve"> </w:t>
      </w:r>
      <w:r w:rsidR="00A06F44">
        <w:fldChar w:fldCharType="begin"/>
      </w:r>
      <w:r w:rsidR="00E64B95">
        <w:instrText xml:space="preserve"> ADDIN ZOTERO_ITEM CSL_CITATION {"citationID":"6fLRZE68","properties":{"formattedCitation":"(Barange 2018; Doney et al. 2014; J.-P. Gattuso et al. 2015)","plainCitation":"(Barange 2018; Doney et al. 2014; J.-P. Gattuso et al. 2015)","dontUpdate":true,"noteIndex":0},"citationItems":[{"id":45,"uris":["http://zotero.org/groups/2324269/items/MRGHPWZS"],"uri":["http://zotero.org/groups/2324269/items/MRGHPWZS"],"itemData":{"id":45,"type":"book","title":"Impacts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43,"uris":["http://zotero.org/groups/2324269/items/UBBEQIPU"],"uri":["http://zotero.org/groups/2324269/items/UBBEQIPU"],"itemData":{"id":43,"type":"chapter","title":"Ch. 24: Oceans and Marine Resources","container-title":"Climate Change Impacts in the United States: The Third National Climate Assessment","publisher":"US Global Change Research Program","page":"557-578","source":"Zotero","ISBN":"doi:10.7930/J0RF5RZW","language":"en","author":[{"family":"Doney","given":"Scott"},{"family":"Rosenberg","given":"Andrew A."},{"family":"Alexander","given":"Michael"},{"family":"Chavez","given":"Francisco"},{"family":"Harvell","given":"C. Drew"},{"family":"Hofmann","given":"Gretchen"},{"family":"Orbach","given":"Michael"},{"family":"Ruckelshaus","given":"Mary"}],"editor":[{"family":"Melillo","given":"J. M."},{"family":"Richmond","given":"T. C."},{"family":"Yohe","given":"G. W."}],"issued":{"date-parts":[["2014"]]}}},{"id":35,"uris":["http://zotero.org/groups/2324269/items/LTX5734D"],"uri":["http://zotero.org/groups/2324269/items/LTX5734D"],"itemData":{"id":35,"type":"article-journal","title":"Contrasting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R."},{"family":"Treyer","given":"S."},{"family":"Turley","given":"C."}],"issued":{"date-parts":[["2015",7,3]]}}}],"schema":"https://github.com/citation-style-language/schema/raw/master/csl-citation.json"} </w:instrText>
      </w:r>
      <w:r w:rsidR="00A06F44">
        <w:fldChar w:fldCharType="separate"/>
      </w:r>
      <w:r w:rsidR="00CF588C">
        <w:rPr>
          <w:noProof/>
        </w:rPr>
        <w:t>(Barange 2018; Doney et al. 2014; Gattuso et al. 2015)</w:t>
      </w:r>
      <w:r w:rsidR="00A06F44">
        <w:fldChar w:fldCharType="end"/>
      </w:r>
      <w:r w:rsidRPr="007D3A3E">
        <w:t>. Organisms and habitats that cannot move will either adapt to the new conditions caused by climate change or become extirpated unless extensive transplantation or other initiatives are mounted to prevent extirpation. Significant habitat losses are predicted in many areas, especially in the Arctic and coral reef ecosystems, resulting in altered community assemblages, predator-prey mismatches, and local extinctions</w:t>
      </w:r>
      <w:r w:rsidR="00A06F44">
        <w:t xml:space="preserve"> </w:t>
      </w:r>
      <w:r w:rsidR="00A06F44">
        <w:fldChar w:fldCharType="begin"/>
      </w:r>
      <w:r w:rsidR="00E64B95">
        <w:instrText xml:space="preserve"> ADDIN ZOTERO_ITEM CSL_CITATION {"citationID":"7lbOWl0Y","properties":{"formattedCitation":"(Doney et al. 2014; Free et al. 2019; J.-P. Gattuso et al. 2015; Holbrook, Schmitt, and Stephens 1997)","plainCitation":"(Doney et al. 2014; Free et al. 2019; J.-P. Gattuso et al. 2015; Holbrook, Schmitt, and Stephens 1997)","dontUpdate":true,"noteIndex":0},"citationItems":[{"id":43,"uris":["http://zotero.org/groups/2324269/items/UBBEQIPU"],"uri":["http://zotero.org/groups/2324269/items/UBBEQIPU"],"itemData":{"id":43,"type":"chapter","title":"Ch. 24: Oceans and Marine Resources","container-title":"Climate Change Impacts in the United States: The Third National Climate Assessment","publisher":"US Global Change Research Program","page":"557-578","source":"Zotero","ISBN":"doi:10.7930/J0RF5RZW","language":"en","author":[{"family":"Doney","given":"Scott"},{"family":"Rosenberg","given":"Andrew A."},{"family":"Alexander","given":"Michael"},{"family":"Chavez","given":"Francisco"},{"family":"Harvell","given":"C. Drew"},{"family":"Hofmann","given":"Gretchen"},{"family":"Orbach","given":"Michael"},{"family":"Ruckelshaus","given":"Mary"}],"editor":[{"family":"Melillo","given":"J. M."},{"family":"Richmond","given":"T. C."},{"family":"Yohe","given":"G. W."}],"issued":{"date-parts":[["2014"]]}}},{"id":29,"uris":["http://zotero.org/groups/2324269/items/YUG33NWF"],"uri":["http://zotero.org/groups/2324269/items/YUG33NWF"],"itemData":{"id":29,"type":"article-journal","title":"Impacts of historical warming on marine fisheries production","container-title":"Science","page":"979-983","volume":"363","issue":"6430","source":"DOI.org (Crossref)","abstract":"Climate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n\n              = 9 populations) and others responded significantly negatively (\n              n\n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ocean.","DOI":"10.1126/science.aau1758","ISSN":"0036-8075, 1095-9203","journalAbbreviation":"Science","language":"en","author":[{"family":"Free","given":"Christopher M."},{"family":"Thorson","given":"James T."},{"family":"Pinsky","given":"Malin L."},{"family":"Oken","given":"Kiva L."},{"family":"Wiedenmann","given":"John"},{"family":"Jensen","given":"Olaf P."}],"issued":{"date-parts":[["2019",3,1]]}}},{"id":35,"uris":["http://zotero.org/groups/2324269/items/LTX5734D"],"uri":["http://zotero.org/groups/2324269/items/LTX5734D"],"itemData":{"id":35,"type":"article-journal","title":"Contrasting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id":30,"uris":["http://zotero.org/groups/2324269/items/85IFQQPY"],"uri":["http://zotero.org/groups/2324269/items/85IFQQPY"],"itemData":{"id":30,"type":"article-journal","title":"Changes in an Assemblage of Temperate Reef Fishes Associated with a Climate Shift","container-title":"Ecological Applications","page":"1299-1310","volume":"7","issue":"4","source":"Wiley Online Library","abstract":"Substantial changes have occurred in assemblages of nearshore reef fishes in the Southern California Bight during the past two decades. At two sites off Los Angeles, California, species richness of reef fishes fell 15–25%, and composition shifted from dominance by northern to southern species. Additionally, by 1993, 95% of the fish species had declined in abundance by an average of 69%. Concurrent declines of similar magnitude were observed for several trophic levels of the benthic ecosystem farther north at Santa Cruz Island where populations of surfperches (Pisces: Embiotocidae), the standing stock of their crustacean prey, and the biomass of understory macroalgae all declined by </w:instrText>
      </w:r>
      <w:r w:rsidR="00E64B95">
        <w:rPr>
          <w:rFonts w:ascii="Cambria Math" w:hAnsi="Cambria Math" w:cs="Cambria Math"/>
        </w:rPr>
        <w:instrText>∼</w:instrText>
      </w:r>
      <w:r w:rsidR="00E64B95">
        <w:instrText xml:space="preserve">80%. Abundances of fishes fell because declining recruitment of age-0 fish was insufficient to compensate for losses of older age classes. Annual levels of recruitment of age-0 fishes at all reefs examined fell more than one order of magnitude over two decades and was correlated among years with a broad indicator of Bight-wide productivity, the biomass of macrozooplankton in the California Current. Lower productivity of the coastal marine ecosystem, associated with a climate regime shift in 1976–1977, likely caused large, but unforeseen, impacts on population abundances and trophic structure in nearshore benthic communities.","DOI":"10.1890/1051-0761(1997)007[1299:CIAAOT]2.0.CO;2","ISSN":"1939-5582","language":"en","author":[{"family":"Holbrook","given":"Sally J."},{"family":"Schmitt","given":"Russell J."},{"family":"Stephens","given":"John S."}],"issued":{"date-parts":[["1997"]]}}}],"schema":"https://github.com/citation-style-language/schema/raw/master/csl-citation.json"} </w:instrText>
      </w:r>
      <w:r w:rsidR="00A06F44">
        <w:fldChar w:fldCharType="separate"/>
      </w:r>
      <w:r w:rsidR="00CF588C">
        <w:rPr>
          <w:noProof/>
        </w:rPr>
        <w:t>(Doney et al. 2014; Free et al. 2019; Gattuso et al. 2015; Holbrook</w:t>
      </w:r>
      <w:r w:rsidR="00E24F34">
        <w:rPr>
          <w:noProof/>
        </w:rPr>
        <w:t xml:space="preserve"> et al. </w:t>
      </w:r>
      <w:r w:rsidR="00CF588C">
        <w:rPr>
          <w:noProof/>
        </w:rPr>
        <w:t>1997)</w:t>
      </w:r>
      <w:r w:rsidR="00A06F44">
        <w:fldChar w:fldCharType="end"/>
      </w:r>
      <w:r w:rsidRPr="007D3A3E">
        <w:t>. Warming waters along with an increase in episodic “marine heat waves,” ocean acidification (discussed below), and the spread of diseases, will lead to mass coral bleaching and mortality throughout the ranges of most coral species</w:t>
      </w:r>
      <w:r w:rsidR="00A06F44">
        <w:t xml:space="preserve"> </w:t>
      </w:r>
      <w:r w:rsidR="00A06F44">
        <w:fldChar w:fldCharType="begin"/>
      </w:r>
      <w:r w:rsidR="00E64B95">
        <w:instrText xml:space="preserve"> ADDIN ZOTERO_ITEM CSL_CITATION {"citationID":"JACRYQ26","properties":{"formattedCitation":"(\\uc0\\u8220{}The State of World Fisheries and Aquaculture - Meeting the Sustainable Development Goals\\uc0\\u8221{} 2018; Gattuso et al. 2015)","plainCitation":"(“The State of World Fisheries and Aquaculture - Meeting the Sustainable Development Goals” 2018; Gattuso et al. 2015)","dontUpdate":true,"noteIndex":0},"citationItems":[{"id":37,"uris":["http://zotero.org/groups/2324269/items/RBSH386V"],"uri":["http://zotero.org/groups/2324269/items/RBSH386V"],"itemData":{"id":37,"type":"report","title":"The State of World Fisheries and Aquaculture - Meeting the sustainable development goals","publisher":"FAO","publisher-place":"Rome","source":"Gemeinsamer Bibliotheksverbund ISBN","event-place":"Rome","URL":"http://www.fao.org/fishery/sofia/en","number":"CC BY-NC-SA 3.0 IGO","language":"en","author":[{"literal":"FAO"}],"issued":{"date-parts":[["2018"]]}}},{"id":35,"uris":["http://zotero.org/groups/2324269/items/LTX5734D"],"uri":["http://zotero.org/groups/2324269/items/LTX5734D"],"itemData":{"id":35,"type":"article-journal","title":"Contrasting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R."},{"family":"Treyer","given":"S."},{"family":"Turley","given":"C."}],"issued":{"date-parts":[["2015",7,3]]}}}],"schema":"https://github.com/citation-style-language/schema/raw/master/csl-citation.json"} </w:instrText>
      </w:r>
      <w:r w:rsidR="00A06F44">
        <w:fldChar w:fldCharType="separate"/>
      </w:r>
      <w:r w:rsidR="00A06F44" w:rsidRPr="00A06F44">
        <w:t>(</w:t>
      </w:r>
      <w:r w:rsidR="00A06F44">
        <w:t>FAO</w:t>
      </w:r>
      <w:r w:rsidR="00A06F44" w:rsidRPr="00A06F44">
        <w:t xml:space="preserve"> 2018; Gattuso et al. 2015)</w:t>
      </w:r>
      <w:r w:rsidR="00A06F44">
        <w:fldChar w:fldCharType="end"/>
      </w:r>
      <w:r w:rsidRPr="007D3A3E">
        <w:t xml:space="preserve">. Intense reshufflings of current biodiversity patterns are also anticipated in biogeographical transition zones, where local populations of multiple species are at or close to their thermal tolerance limits. Indeed, ongoing rapid replacement of cold-affinity species by warm-affinity species has been recently documented in tropical-to-temperate </w:t>
      </w:r>
      <w:r w:rsidR="00A06F44">
        <w:fldChar w:fldCharType="begin"/>
      </w:r>
      <w:r w:rsidR="00A06F44">
        <w:instrText xml:space="preserve"> ADDIN ZOTERO_ITEM CSL_CITATION {"citationID":"EVSGIkfR","properties":{"formattedCitation":"(Kumagai et al. 2018; Verges et al. 2014)","plainCitation":"(Kumagai et al. 2018; Verges et al. 2014)","noteIndex":0},"citationItems":[{"id":185,"uris":["http://zotero.org/groups/2324269/items/BQGRKNGL"],"uri":["http://zotero.org/groups/2324269/items/BQGRKNGL"],"itemData":{"id":185,"type":"article-journal","title":"Ocean currents and herbivory drive macroalgae-to-coral community shift under climate warming","container-title":"Proceedings of the National Academy of Sciences","page":"8990-8995","volume":"115","issue":"36","source":"www.pnas.org","abstract":"Coral and macroalgal communities are threatened by global stressors. However, recently reported community shifts from temperate macroalgae to tropical corals offer conservation potential for corals at the expense of macroalgae under climate warming. Although such community shifts are expanding geographically, our understanding of the driving processes is still limited. Here, we reconstruct long-term climate-driven range shifts in 45 species of macroalgae, corals, and herbivorous fishes from over 60 years of records (mainly 1950–2015), stretching across 3,000 km of the Japanese archipelago from tropical to subarctic zones. Based on a revised coastal version of climate velocity trajectories, we found that prediction models combining the effects of climate and ocean currents consistently explained observed community shifts significantly better than those relying on climate alone. Corals and herbivorous fishes performed better at exploiting opportunities offered by this interaction. The contrasting range dynamics for these taxa suggest that ocean warming is promoting macroalgal-to-coral shifts both directly by increased competition from the expansion of tropical corals into the contracting temperate macroalgae, and indirectly via deforestation by the expansion of tropical herbivorous fish. Beyond individual species’ effects, our results provide evidence on the important role that the interaction between climate warming and external forces conditioning the dispersal of organisms, such as ocean currents, can have in shaping community-level responses, with concomitant changes to ecosystem structure and functioning. Furthermore, we found that community shifts from macroalgae to corals might accelerate with future climate warming, highlighting the complexity of managing these evolving communities under future climate change.","DOI":"10.1073/pnas.1716826115","ISSN":"0027-8424, 1091-6490","note":"PMID: 30126981","journalAbbreviation":"PNAS","language":"en","author":[{"family":"Kumagai","given":"Naoki H."},{"family":"Molinos","given":"Jorge García"},{"family":"Yamano","given":"Hiroya"},{"family":"Takao","given":"Shintaro"},{"family":"Fujii","given":"Masahiko"},{"family":"Yamanaka","given":"Yasuhiro"}],"issued":{"date-parts":[["2018",9,4]]}}},{"id":471,"uris":["http://zotero.org/groups/2324269/items/2P5UK6BV"],"uri":["http://zotero.org/groups/2324269/items/2P5UK6BV"],"itemData":{"id":471,"type":"article-journal","title":"The tropicalization of temperate marine ecosystems: climate-mediated changes in herbivory and community phase shifts","container-title":"Proceedings of the Royal Society B: Biological Sciences","page":"20140846-20140846","volume":"281","issue":"1789","source":"DOI.org (Crossref)","DOI":"10.1098/rspb.2014.0846","ISSN":"0962-8452, 1471-2954","title-short":"The tropicalization of temperate marine ecosystems","journalAbbreviation":"Proceedings of the Royal Society B: Biological Sciences","language":"en","author":[{"family":"Verges","given":"A."},{"family":"Steinberg","given":"P. D."},{"family":"Hay","given":"M. E."},{"family":"Poore","given":"A. G. B."},{"family":"Campbell","given":"A. H."},{"family":"Ballesteros","given":"E."},{"family":"Heck","given":"K. L."},{"family":"Booth","given":"D. J."},{"family":"Coleman","given":"M. A."},{"family":"Feary","given":"D. A."},{"family":"Figueira","given":"W."},{"family":"Langlois","given":"T."},{"family":"Marzinelli","given":"E. M."},{"family":"Mizerek","given":"T."},{"family":"Mumby","given":"P. J."},{"family":"Nakamura","given":"Y."},{"family":"Roughan","given":"M."},{"family":"Sebille","given":"E.","non-dropping-particle":"van"},{"family":"Gupta","given":"A. S."},{"family":"Smale","given":"D. A."},{"family":"Tomas","given":"F."},{"family":"Wernberg","given":"T."},{"family":"Wilson","given":"S. K."}],"issued":{"date-parts":[["2014",7,9]]}}}],"schema":"https://github.com/citation-style-language/schema/raw/master/csl-citation.json"} </w:instrText>
      </w:r>
      <w:r w:rsidR="00A06F44">
        <w:fldChar w:fldCharType="separate"/>
      </w:r>
      <w:r w:rsidR="00A06F44">
        <w:rPr>
          <w:noProof/>
        </w:rPr>
        <w:t>(Kumagai et al. 2018; Verges et al. 2014)</w:t>
      </w:r>
      <w:r w:rsidR="00A06F44">
        <w:fldChar w:fldCharType="end"/>
      </w:r>
      <w:r w:rsidRPr="007D3A3E">
        <w:t xml:space="preserve"> and boreal-to-Arctic</w:t>
      </w:r>
      <w:r w:rsidR="00A06F44">
        <w:t xml:space="preserve"> </w:t>
      </w:r>
      <w:r w:rsidR="00A06F44">
        <w:fldChar w:fldCharType="begin"/>
      </w:r>
      <w:r w:rsidR="00A06F44">
        <w:instrText xml:space="preserve"> ADDIN ZOTERO_ITEM CSL_CITATION {"citationID":"EwhExLiN","properties":{"formattedCitation":"(Fossheim et al. 2015)","plainCitation":"(Fossheim et al. 2015)","noteIndex":0},"citationItems":[{"id":183,"uris":["http://zotero.org/groups/2324269/items/7YYLW5AL"],"uri":["http://zotero.org/groups/2324269/items/7YYLW5AL"],"itemData":{"id":183,"type":"article-journal","title":"Recent warming leads to a rapid borealization of fish communities in the Arctic","container-title":"Nature Climate Change","page":"673-677","volume":"5","issue":"7","source":"www.nature.com","abstract":"Arctic marine ecosystems are warming twice as fast as the global average1. As a consequence of warming, many incoming species experience increasing abundances and expanding distribution ranges in the Arctic2. The Arctic is expected to have the largest species turnover with regard to invading and locally extinct species, with a modelled invasion intensity of five times the global average3. Studies in this region might therefore give valuable insights into community-wide shifts of species driven by climate warming. We found that the recent warming in the Barents Sea4 has led to a change in spatial distribution of fish communities, with boreal communities expanding northwards at a pace reflecting the local climate velocities5. Increased abundance and distribution areas of large, migratory fish predators explain the observed community-wide distributional shifts. These shifts change the ecological interactions experienced by Arctic fish species. The Arctic shelf fish community retracted northwards to deeper areas bordering the deep polar basin. Depth might limit further retraction of some of the fish species in the Arctic shelf community. We conclude that climate warming is inducing structural change over large spatial scales at high latitudes, leading to a borealization of fish communities in the Arctic.","DOI":"10.1038/nclimate2647","ISSN":"1758-6798","language":"en","author":[{"family":"Fossheim","given":"Maria"},{"family":"Primicerio","given":"Raul"},{"family":"Johannesen","given":"Edda"},{"family":"Ingvaldsen","given":"Randi B."},{"family":"Aschan","given":"Michaela M."},{"family":"Dolgov","given":"Andrey V."}],"issued":{"date-parts":[["2015",7]]}}}],"schema":"https://github.com/citation-style-language/schema/raw/master/csl-citation.json"} </w:instrText>
      </w:r>
      <w:r w:rsidR="00A06F44">
        <w:fldChar w:fldCharType="separate"/>
      </w:r>
      <w:r w:rsidR="00A06F44">
        <w:rPr>
          <w:noProof/>
        </w:rPr>
        <w:t>(Fossheim et al. 2015)</w:t>
      </w:r>
      <w:r w:rsidR="00A06F44">
        <w:fldChar w:fldCharType="end"/>
      </w:r>
      <w:r w:rsidRPr="007D3A3E">
        <w:t xml:space="preserve"> regions.</w:t>
      </w:r>
    </w:p>
    <w:p w14:paraId="50FD8AA4" w14:textId="77777777" w:rsidR="00D70396" w:rsidRPr="007D3A3E" w:rsidRDefault="00D70396"/>
    <w:p w14:paraId="29BC88AD" w14:textId="5BC3D798" w:rsidR="00D70396" w:rsidRPr="007D3A3E" w:rsidRDefault="00CB13CA">
      <w:r w:rsidRPr="007D3A3E">
        <w:t xml:space="preserve">Furthermore, tropical cyclones, extreme sea level events including storm surges, and precipitation over the ocean are predicted to increase in intensity and frequency through the first half of this century due to ocean circulation changes (discussed below) </w:t>
      </w:r>
      <w:r w:rsidR="00A06F44">
        <w:fldChar w:fldCharType="begin"/>
      </w:r>
      <w:r w:rsidR="00A06F44">
        <w:instrText xml:space="preserve"> ADDIN ZOTERO_ITEM CSL_CITATION {"citationID":"vihyo2Il","properties":{"formattedCitation":"(Barange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A06F44">
        <w:fldChar w:fldCharType="separate"/>
      </w:r>
      <w:r w:rsidR="00A06F44">
        <w:rPr>
          <w:noProof/>
        </w:rPr>
        <w:t>(Barange 2018)</w:t>
      </w:r>
      <w:r w:rsidR="00A06F44">
        <w:fldChar w:fldCharType="end"/>
      </w:r>
      <w:r w:rsidR="00A06F44">
        <w:rPr>
          <w:rFonts w:eastAsia="Calibri"/>
        </w:rPr>
        <w:t>.</w:t>
      </w:r>
      <w:r w:rsidRPr="007D3A3E">
        <w:t xml:space="preserve"> In addition, recent models and observational data indicate that recurring climate patterns such as the El Niño-Southern Oscillation (ENSO) are likely to increase in frequency and intensity as the oceans warm</w:t>
      </w:r>
      <w:r w:rsidR="00A06F44">
        <w:t xml:space="preserve"> </w:t>
      </w:r>
      <w:r w:rsidR="00A06F44">
        <w:fldChar w:fldCharType="begin"/>
      </w:r>
      <w:r w:rsidR="00A06F44">
        <w:instrText xml:space="preserve"> ADDIN ZOTERO_ITEM CSL_CITATION {"citationID":"ucy8AgAS","properties":{"formattedCitation":"(Barange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A06F44">
        <w:fldChar w:fldCharType="separate"/>
      </w:r>
      <w:r w:rsidR="00A06F44">
        <w:rPr>
          <w:noProof/>
        </w:rPr>
        <w:t>(Barange 2018)</w:t>
      </w:r>
      <w:r w:rsidR="00A06F44">
        <w:fldChar w:fldCharType="end"/>
      </w:r>
      <w:r w:rsidRPr="007D3A3E">
        <w:t>, with potentially important impacts on fishing, aquaculture, and tourism operations. River flows and flooding may also change with increased snowmelt and more variable land-based precipitation, reducing salinity, increasing sedimentation, and impacting productivity in nearshore waters</w:t>
      </w:r>
      <w:r w:rsidR="00A06F44">
        <w:t xml:space="preserve"> </w:t>
      </w:r>
      <w:r w:rsidR="00A06F44">
        <w:fldChar w:fldCharType="begin"/>
      </w:r>
      <w:r w:rsidR="00E64B95">
        <w:instrText xml:space="preserve"> ADDIN ZOTERO_ITEM CSL_CITATION {"citationID":"Pr3q24o8","properties":{"formattedCitation":"(Loo, Billa, and Singh 2015)","plainCitation":"(Loo, Billa, and Singh 2015)","dontUpdate":true,"noteIndex":0},"citationItems":[{"id":21,"uris":["http://zotero.org/groups/2324269/items/TMG677EH"],"uri":["http://zotero.org/groups/2324269/items/TMG677EH"],"itemData":{"id":21,"type":"article-journal","title":"Effect of climate change on seasonal monsoon in Asia and its impact on the variability of monsoon rainfall in Southeast Asia","container-title":"Geoscience Frontiers","collection-title":"Special Issue: Geoinformation techniques in natural hazard modeling","page":"817-823","volume":"6","issue":"6","source":"ScienceDirect","abstract":"Global warming and climate change is one of the most extensively researched and discussed topical issues affecting the environment. Although there are enough historical evidence to support the theory that climate change is a natural phenomenon, many research scientists are widely in agreement that the increase in temperature in the 20th century is anthropologically related. The associated effects are the variability of rainfall and cyclonic patterns that are being observed globally. In Southeast Asia the link between global warming and the seasonal atmospheric flow during the monsoon seasons shows varying degree of fuzziness. This study investigates the impact of climate change on the seasonality of monsoon Asia and its effect on the variability of monsoon rainfall in Southeast Asia. The comparison of decadal variation of precipitation and temperature anomalies before the 1970s found general increases which were mostly varying. But beyond the 1970s, global precipitation anomalous showed increases that almost corresponded with increases in global temperature anomalies for the same period. There are frequent changes and a shift westward of the Indian summer monsoon. Although precipitation is observed to be 70% below normal levels, in some areas the topography affects the intensity of rainfall. These shifting phenomenon of other monsoon season in the region are impacting on the variability of rainfall and the onset of monsoons in Southeast Asia and is predicted to delay for 15 days the onset of the monsoon in the future. The variability of monsoon rainfall in the SEA region is observed to be decadal and the frequency and intensity of intermittent flooding of some areas during the monsoon season have serious consequences on the human, financial, infrastructure and food security of the region.","DOI":"10.1016/j.gsf.2014.02.009","ISSN":"1674-9871","journalAbbreviation":"Geoscience Frontiers","author":[{"family":"Loo","given":"Yen Yi"},{"family":"Billa","given":"Lawal"},{"family":"Singh","given":"Ajit"}],"issued":{"date-parts":[["2015",11,1]]}}}],"schema":"https://github.com/citation-style-language/schema/raw/master/csl-citation.json"} </w:instrText>
      </w:r>
      <w:r w:rsidR="00A06F44">
        <w:fldChar w:fldCharType="separate"/>
      </w:r>
      <w:r w:rsidR="00A06F44">
        <w:rPr>
          <w:noProof/>
        </w:rPr>
        <w:t>(Loo</w:t>
      </w:r>
      <w:r w:rsidR="00E24F34">
        <w:rPr>
          <w:noProof/>
        </w:rPr>
        <w:t xml:space="preserve"> et al. </w:t>
      </w:r>
      <w:r w:rsidR="00A06F44">
        <w:rPr>
          <w:noProof/>
        </w:rPr>
        <w:t>2015)</w:t>
      </w:r>
      <w:r w:rsidR="00A06F44">
        <w:fldChar w:fldCharType="end"/>
      </w:r>
      <w:r w:rsidRPr="007D3A3E">
        <w:t xml:space="preserve">. Finally, ocean warming leads to increased stratification of the water column and reduced water circulation and mixing </w:t>
      </w:r>
      <w:r w:rsidR="00A06F44">
        <w:fldChar w:fldCharType="begin"/>
      </w:r>
      <w:r w:rsidR="00E64B95">
        <w:instrText xml:space="preserve"> ADDIN ZOTERO_ITEM CSL_CITATION {"citationID":"VWw35nFU","properties":{"formattedCitation":"(Barange 2018; \\uc0\\u8220{}The State of World Fisheries and Aquaculture - Meeting the Sustainable Development Goals\\uc0\\u8221{} 2018; Oschlies et al. 2018)","plainCitation":"(Barange 2018; “The State of World Fisheries and Aquaculture - Meeting the Sustainable Development Goals” 2018; Oschlies et al. 2018)","dontUpdate":true,"noteIndex":0},"citationItems":[{"id":45,"uris":["http://zotero.org/groups/2324269/items/MRGHPWZS"],"uri":["http://zotero.org/groups/2324269/items/MRGHPWZS"],"itemData":{"id":45,"type":"book","title":"Impacts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37,"uris":["http://zotero.org/groups/2324269/items/RBSH386V"],"uri":["http://zotero.org/groups/2324269/items/RBSH386V"],"itemData":{"id":37,"type":"report","title":"The State of World Fisheries and Aquaculture - Meeting the sustainable development goals","publisher":"FAO","publisher-place":"Rome","source":"Gemeinsamer Bibliotheksverbund ISBN","event-place":"Rome","URL":"http://www.fao.org/fishery/sofia/en","number":"CC BY-NC-SA 3.0 IGO","language":"en","author":[{"literal":"FAO"}],"issued":{"date-parts":[["2018"]]}}},{"id":36,"uris":["http://zotero.org/groups/2324269/items/QY5V3LK9"],"uri":["http://zotero.org/groups/2324269/items/QY5V3LK9"],"itemData":{"id":36,"type":"article-journal","title":"Drivers and mechanisms of ocean deoxygenation","container-title":"Nature Geoscience","page":"467","volume":"11","issue":"7","source":"www.nature.com","abstract":"Ocean oxygen loss in a warming world is strongly affected by biogeochemical processes that are not fully accounted for in ocean models, suggests a literature synthesis.","DOI":"10.1038/s41561-018-0152-2","ISSN":"1752-0908","language":"En","author":[{"family":"Oschlies","given":"Andreas"},{"family":"Brandt","given":"Peter"},{"family":"Stramma","given":"Lothar"},{"family":"Schmidtko","given":"Sunke"}],"issued":{"date-parts":[["2018",7]]}}}],"schema":"https://github.com/citation-style-language/schema/raw/master/csl-citation.json"} </w:instrText>
      </w:r>
      <w:r w:rsidR="00A06F44">
        <w:fldChar w:fldCharType="separate"/>
      </w:r>
      <w:r w:rsidR="00A06F44" w:rsidRPr="00A06F44">
        <w:t xml:space="preserve">(Barange 2018; </w:t>
      </w:r>
      <w:r w:rsidR="00A06F44">
        <w:t>FAO</w:t>
      </w:r>
      <w:r w:rsidR="00A06F44" w:rsidRPr="00A06F44">
        <w:t xml:space="preserve"> 2018; Oschlies et al. 2018)</w:t>
      </w:r>
      <w:r w:rsidR="00A06F44">
        <w:fldChar w:fldCharType="end"/>
      </w:r>
      <w:r w:rsidR="00A06F44">
        <w:rPr>
          <w:rFonts w:eastAsia="Calibri"/>
        </w:rPr>
        <w:t>.</w:t>
      </w:r>
    </w:p>
    <w:p w14:paraId="40D4192F" w14:textId="77777777" w:rsidR="00D70396" w:rsidRPr="007D3A3E" w:rsidRDefault="00CB13CA">
      <w:pPr>
        <w:pStyle w:val="Heading3"/>
      </w:pPr>
      <w:bookmarkStart w:id="16" w:name="_5nd66l32cng3" w:colFirst="0" w:colLast="0"/>
      <w:bookmarkEnd w:id="16"/>
      <w:r w:rsidRPr="007D3A3E">
        <w:t>3.2 Altered ocean chemistry</w:t>
      </w:r>
    </w:p>
    <w:p w14:paraId="23D6ECBA" w14:textId="0926CF34" w:rsidR="00D70396" w:rsidRPr="007D3A3E" w:rsidRDefault="00CB13CA">
      <w:r w:rsidRPr="007D3A3E">
        <w:t>Ocean acidification, driven primarily by oceanic absorption of CO</w:t>
      </w:r>
      <w:r w:rsidRPr="007D3A3E">
        <w:rPr>
          <w:rFonts w:ascii="Cambria Math" w:hAnsi="Cambria Math" w:cs="Cambria Math"/>
        </w:rPr>
        <w:t>₂</w:t>
      </w:r>
      <w:r w:rsidRPr="007D3A3E">
        <w:t xml:space="preserve">, has increased by 26% since the industrial revolution, with regional variability in severity and rate of change </w:t>
      </w:r>
      <w:r w:rsidR="00453829">
        <w:fldChar w:fldCharType="begin"/>
      </w:r>
      <w:r w:rsidR="00E64B95">
        <w:instrText xml:space="preserve"> ADDIN ZOTERO_ITEM CSL_CITATION {"citationID":"ixiQed01","properties":{"formattedCitation":"(Barange 2018; J.-P. Gattuso et al. 2015)","plainCitation":"(Barange 2018; J.-P. Gattuso et al. 2015)","dontUpdate":true,"noteIndex":0},"citationItems":[{"id":45,"uris":["http://zotero.org/groups/2324269/items/MRGHPWZS"],"uri":["http://zotero.org/groups/2324269/items/MRGHPWZS"],"itemData":{"id":45,"type":"book","title":"Impacts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R."},{"family":"Treyer","given":"S."},{"family":"Turley","given":"C."}],"issued":{"date-parts":[["2015",7,3]]}}}],"schema":"https://github.com/citation-style-language/schema/raw/master/csl-citation.json"} </w:instrText>
      </w:r>
      <w:r w:rsidR="00453829">
        <w:fldChar w:fldCharType="separate"/>
      </w:r>
      <w:r w:rsidR="00CF588C">
        <w:rPr>
          <w:noProof/>
        </w:rPr>
        <w:t>(Barange 2018; Gattuso et al. 2015)</w:t>
      </w:r>
      <w:r w:rsidR="00453829">
        <w:fldChar w:fldCharType="end"/>
      </w:r>
      <w:r w:rsidR="00453829">
        <w:rPr>
          <w:rFonts w:eastAsia="Calibri"/>
        </w:rPr>
        <w:t>.</w:t>
      </w:r>
      <w:r w:rsidRPr="007D3A3E">
        <w:t xml:space="preserve"> Ocean uptake of CO</w:t>
      </w:r>
      <w:r w:rsidRPr="007D3A3E">
        <w:rPr>
          <w:rFonts w:ascii="Cambria Math" w:hAnsi="Cambria Math" w:cs="Cambria Math"/>
        </w:rPr>
        <w:t>₂</w:t>
      </w:r>
      <w:r w:rsidRPr="007D3A3E">
        <w:t xml:space="preserve"> lowers ocean pH (by increasing bicarbonate and hydrogen ion concentrations) and carbonate ion </w:t>
      </w:r>
      <w:proofErr w:type="gramStart"/>
      <w:r w:rsidRPr="007D3A3E">
        <w:t>concentrations, and</w:t>
      </w:r>
      <w:proofErr w:type="gramEnd"/>
      <w:r w:rsidRPr="007D3A3E">
        <w:t xml:space="preserve"> increases the partial pressure of CO</w:t>
      </w:r>
      <w:r w:rsidRPr="007D3A3E">
        <w:rPr>
          <w:rFonts w:ascii="Cambria Math" w:hAnsi="Cambria Math" w:cs="Cambria Math"/>
        </w:rPr>
        <w:t>₂</w:t>
      </w:r>
      <w:r w:rsidRPr="007D3A3E">
        <w:t xml:space="preserve"> and dissolved inorganic carbon. These changes can impact many marine organisms, particularly in early life stages, but they are especially detrimental to corals and organisms that form carbonate shells </w:t>
      </w:r>
      <w:r w:rsidR="00453829">
        <w:fldChar w:fldCharType="begin"/>
      </w:r>
      <w:r w:rsidR="00E64B95">
        <w:instrText xml:space="preserve"> ADDIN ZOTERO_ITEM CSL_CITATION {"citationID":"p1LDcEDZ","properties":{"formattedCitation":"(Barange 2018; \\uc0\\u8220{}The State of World Fisheries and Aquaculture - Meeting the Sustainable Development Goals\\uc0\\u8221{} 2018)","plainCitation":"(Barange 2018; “The State of World Fisheries and Aquaculture - Meeting the Sustainable Development Goals” 2018)","dontUpdate":true,"noteIndex":0},"citationItems":[{"id":45,"uris":["http://zotero.org/groups/2324269/items/MRGHPWZS"],"uri":["http://zotero.org/groups/2324269/items/MRGHPWZS"],"itemData":{"id":45,"type":"book","title":"Impacts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37,"uris":["http://zotero.org/groups/2324269/items/RBSH386V"],"uri":["http://zotero.org/groups/2324269/items/RBSH386V"],"itemData":{"id":37,"type":"report","title":"The State of World Fisheries and Aquaculture - Meeting the sustainable development goals","publisher":"FAO","publisher-place":"Rome","source":"Gemeinsamer Bibliotheksverbund ISBN","event-place":"Rome","URL":"http://www.fao.org/fishery/sofia/en","number":"CC BY-NC-SA 3.0 IGO","language":"en","author":[{"literal":"FAO"}],"issued":{"date-parts":[["2018"]]}}}],"schema":"https://github.com/citation-style-language/schema/raw/master/csl-citation.json"} </w:instrText>
      </w:r>
      <w:r w:rsidR="00453829">
        <w:fldChar w:fldCharType="separate"/>
      </w:r>
      <w:r w:rsidR="00453829" w:rsidRPr="00453829">
        <w:t xml:space="preserve">(Barange 2018; </w:t>
      </w:r>
      <w:r w:rsidR="00453829">
        <w:t>FAO</w:t>
      </w:r>
      <w:r w:rsidR="00453829" w:rsidRPr="00453829">
        <w:t xml:space="preserve"> 2018)</w:t>
      </w:r>
      <w:r w:rsidR="00453829">
        <w:fldChar w:fldCharType="end"/>
      </w:r>
      <w:r w:rsidR="00453829">
        <w:rPr>
          <w:rFonts w:eastAsia="Calibri"/>
        </w:rPr>
        <w:t>,</w:t>
      </w:r>
      <w:r w:rsidRPr="007D3A3E">
        <w:t xml:space="preserve"> whilst benefiting some photosynthetic non-calcifying </w:t>
      </w:r>
      <w:commentRangeStart w:id="17"/>
      <w:r w:rsidRPr="007D3A3E">
        <w:t>taxa</w:t>
      </w:r>
      <w:commentRangeEnd w:id="17"/>
      <w:r w:rsidR="00255339">
        <w:rPr>
          <w:rStyle w:val="CommentReference"/>
        </w:rPr>
        <w:commentReference w:id="17"/>
      </w:r>
      <w:r w:rsidRPr="007D3A3E">
        <w:t>. Observed trends of declining ocean pH already exceed the natural seasonal variability throughout most of the open ocean, and they are expected to continue throughout this century</w:t>
      </w:r>
      <w:r w:rsidR="00453829">
        <w:t xml:space="preserve"> </w:t>
      </w:r>
      <w:r w:rsidR="00453829">
        <w:fldChar w:fldCharType="begin"/>
      </w:r>
      <w:r w:rsidR="00E64B95">
        <w:instrText xml:space="preserve"> ADDIN ZOTERO_ITEM CSL_CITATION {"citationID":"EfcZfrTn","properties":{"formattedCitation":"(Barange 2018; J.-P. Gattuso et al. 2015; Henson et al. 2017)","plainCitation":"(Barange 2018; J.-P. Gattuso et al. 2015; Henson et al. 2017)","dontUpdate":true,"noteIndex":0},"citationItems":[{"id":45,"uris":["http://zotero.org/groups/2324269/items/MRGHPWZS"],"uri":["http://zotero.org/groups/2324269/items/MRGHPWZS"],"itemData":{"id":45,"type":"book","title":"Impacts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id":189,"uris":["http://zotero.org/groups/2324269/items/3ZQTRNCQ"],"uri":["http://zotero.org/groups/2324269/items/3ZQTRNCQ"],"itemData":{"id":189,"type":"article-journal","title":"Rapid emergence of climate change in environmental drivers of marine ecosystems","container-title":"Nature Communications","page":"14682","volume":"8","source":"www.nature.com","abstract":"Climate change is expected to modify ecological responses in the ocean, with the potential for important effects on the ecosystem services provided to humankind. Here we address the question of how rapidly multiple drivers of marine ecosystem change develop in the future ocean. By analysing an ensemble of models we find that, within the next 15 years, the climate change-driven trends in multiple ecosystem drivers emerge from the background of natural variability in 55% of the ocean and propagate rapidly to encompass 86% of the ocean by 2050 under a ‘business-as-usual’ scenario. However, we also demonstrate that the exposure of marine ecosystems to climate change-induced stress can be drastically reduced via climate mitigation measures; with mitigation, the proportion of ocean susceptible to multiple drivers within the next 15 years is reduced to 34%. Mitigation slows the pace at which multiple drivers emerge, allowing an additional 20 years for adaptation in marine ecological and socio-economic systems alike.","DOI":"10.1038/ncomms14682","ISSN":"2041-1723","language":"en","author":[{"family":"Henson","given":"Stephanie A."},{"family":"Beaulieu","given":"Claudie"},{"family":"Ilyina","given":"Tatiana"},{"family":"John","given":"Jasmin G."},{"family":"Long","given":"Matthew"},{"family":"Séférian","given":"Roland"},{"family":"Tjiputra","given":"Jerry"},{"family":"Sarmiento","given":"Jorge L."}],"issued":{"date-parts":[["2017",3,7]]}}}],"schema":"https://github.com/citation-style-language/schema/raw/master/csl-citation.json"} </w:instrText>
      </w:r>
      <w:r w:rsidR="00453829">
        <w:fldChar w:fldCharType="separate"/>
      </w:r>
      <w:r w:rsidR="00CF588C">
        <w:rPr>
          <w:noProof/>
        </w:rPr>
        <w:t>(Barange 2018; Gattuso et al. 2015; Henson et al. 2017)</w:t>
      </w:r>
      <w:r w:rsidR="00453829">
        <w:fldChar w:fldCharType="end"/>
      </w:r>
      <w:r w:rsidRPr="007D3A3E">
        <w:t>. High latitude waters, deep waters, and upwelling regions will be the first to become carbonate ion unsaturated (the Arctic ocean, the northeastern Pacific, and the California upwelling system already experience seasonally undersaturated conditions), while the tropical ocean (where current carbonate ion concentrations are higher) will experience the largest absolute decreases in pH</w:t>
      </w:r>
      <w:r w:rsidR="00453829">
        <w:t xml:space="preserve"> </w:t>
      </w:r>
      <w:r w:rsidR="00453829">
        <w:fldChar w:fldCharType="begin"/>
      </w:r>
      <w:r w:rsidR="00453829">
        <w:instrText xml:space="preserve"> ADDIN ZOTERO_ITEM CSL_CITATION {"citationID":"TGO9xj9Y","properties":{"formattedCitation":"(Barange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453829">
        <w:fldChar w:fldCharType="separate"/>
      </w:r>
      <w:r w:rsidR="00453829">
        <w:rPr>
          <w:noProof/>
        </w:rPr>
        <w:t>(Barange 2018)</w:t>
      </w:r>
      <w:r w:rsidR="00453829">
        <w:fldChar w:fldCharType="end"/>
      </w:r>
      <w:r w:rsidRPr="007D3A3E">
        <w:t>. Warm water corals will be impacted by decreased carbonate ion saturation levels even where waters do not become undersaturated</w:t>
      </w:r>
      <w:r w:rsidR="00453829">
        <w:t xml:space="preserve"> </w:t>
      </w:r>
      <w:r w:rsidR="00453829">
        <w:fldChar w:fldCharType="begin"/>
      </w:r>
      <w:r w:rsidR="00453829">
        <w:instrText xml:space="preserve"> ADDIN ZOTERO_ITEM CSL_CITATION {"citationID":"1CqIS7re","properties":{"formattedCitation":"(Hoegh-Guldberg et al. 2017)","plainCitation":"(Hoegh-Guldberg et al. 2017)","noteIndex":0},"citationItems":[{"id":190,"uris":["http://zotero.org/groups/2324269/items/DMG8ZQBQ"],"uri":["http://zotero.org/groups/2324269/items/DMG8ZQBQ"],"itemData":{"id":190,"type":"article-journal","title":"Coral Reef Ecosystems under Climate Change and Ocean Acidification","container-title":"Frontiers in Marine Science","volume":"4","source":"Frontiers","abstract":"Coral reefs are found in a wide range of environments, where they provide food and habitat to a large range of organisms as well as other ecological goods and services. Warm-water coral reefs, for example, occupy shallow sunlit, warm and alkaline waters in order to grow and calcify at the high rates necessary to build and maintain their calcium carbonate structures. At deeper locations (40 – 150 m), “mesophotic” (low light) coral reefs accumulate calcium carbonate at much lower rates (if at all in some cases) yet remain important as habitat for a wide range of organisms, including those important for fisheries. Finally, even deeper, down to 2000 m or more, the so-called ‘cold-water’ coral reefs are found in the dark depths. Despite their importance, coral reefs are facing significant challenges from human activities including pollution, over-harvesting, physical destruction, and climate change. In the latter case, even lower greenhouse gas emission scenarios (such as Representative Concentration Pathway RCP 4.5) are likely drive the elimination of most warm-water coral reefs by 2040-2050. Cold-water corals are also threatened by warming temperatures and ocean acidification although evidence of the direct effect of climate change is less clear. Evidence that coral reefs can adapt at rates which are sufficient for them to keep up with rapid ocean warming and acidification is minimal, especially given that corals are long-lived and hence have slow rates of evolution. Conclusions that coral reefs will migrate to higher latitudes as they warm are equally unfounded, with the observations of tropical species appearing at high latitudes ‘necessary but not sufficient’ evidence that entire coral reef ecosystems are shifting. On the contrary, coral reefs are likely to degrade rapidly over the next 20 years, presenting fundamental challenges for the 500 million people who derive food, income, coastal protection, and a range of other services from coral reefs. Unless rapid advances to the goals of the Paris Climate Change Agreement occur over the next decade, hundreds of millions of people are likely to face increasing amounts of poverty and social disruption, and, in some cases, regional insecurity.","URL":"https://www.frontiersin.org/articles/10.3389/fmars.2017.00158/full","DOI":"10.3389/fmars.2017.00158","ISSN":"2296-7745","journalAbbreviation":"Front. Mar. Sci.","language":"English","author":[{"family":"Hoegh-Guldberg","given":"Ove"},{"family":"Poloczanska","given":"Elvira S."},{"family":"Skirving","given":"William"},{"family":"Dove","given":"Sophie"}],"issued":{"date-parts":[["2017"]]},"accessed":{"date-parts":[["2019",6,27]]}}}],"schema":"https://github.com/citation-style-language/schema/raw/master/csl-citation.json"} </w:instrText>
      </w:r>
      <w:r w:rsidR="00453829">
        <w:fldChar w:fldCharType="separate"/>
      </w:r>
      <w:r w:rsidR="00453829">
        <w:rPr>
          <w:noProof/>
        </w:rPr>
        <w:t>(Hoegh-Guldberg et al. 2017)</w:t>
      </w:r>
      <w:r w:rsidR="00453829">
        <w:fldChar w:fldCharType="end"/>
      </w:r>
      <w:r w:rsidRPr="007D3A3E">
        <w:t>. Coastal seawater acidification can be intensified by additional carbon from riverine input or through coastal productivity stimulated from land-based nutrient inputs, or nutrients released from sediments, aquaculture, and fishing</w:t>
      </w:r>
      <w:r w:rsidR="00453829">
        <w:t xml:space="preserve"> </w:t>
      </w:r>
      <w:r w:rsidR="00453829">
        <w:fldChar w:fldCharType="begin"/>
      </w:r>
      <w:r w:rsidR="00E64B95">
        <w:instrText xml:space="preserve"> ADDIN ZOTERO_ITEM CSL_CITATION {"citationID":"X90cPLC8","properties":{"formattedCitation":"(J.-P. Gattuso et al. 2015)","plainCitation":"(J.-P. Gattuso et al. 2015)","dontUpdate":true,"noteIndex":0},"citationItems":[{"id":35,"uris":["http://zotero.org/groups/2324269/items/LTX5734D"],"uri":["http://zotero.org/groups/2324269/items/LTX5734D"],"itemData":{"id":35,"type":"article-journal","title":"Contrasting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R."},{"family":"Treyer","given":"S."},{"family":"Turley","given":"C."}],"issued":{"date-parts":[["2015",7,3]]}}}],"schema":"https://github.com/citation-style-language/schema/raw/master/csl-citation.json"} </w:instrText>
      </w:r>
      <w:r w:rsidR="00453829">
        <w:fldChar w:fldCharType="separate"/>
      </w:r>
      <w:r w:rsidR="00CF588C">
        <w:rPr>
          <w:noProof/>
        </w:rPr>
        <w:t>(Gattuso et al. 2015)</w:t>
      </w:r>
      <w:r w:rsidR="00453829">
        <w:fldChar w:fldCharType="end"/>
      </w:r>
      <w:r w:rsidRPr="007D3A3E">
        <w:t xml:space="preserve">. </w:t>
      </w:r>
    </w:p>
    <w:p w14:paraId="07446E72" w14:textId="77777777" w:rsidR="00D70396" w:rsidRPr="007D3A3E" w:rsidRDefault="00D70396"/>
    <w:p w14:paraId="674DBAD7" w14:textId="1FE6B0CA" w:rsidR="00D70396" w:rsidRPr="007D3A3E" w:rsidRDefault="00CB13CA">
      <w:r w:rsidRPr="007D3A3E">
        <w:t>Climate change is also impacting dissolved oxygen content in ocean systems across the globe. Warming-driven stratification of the water column, exacerbated by eutrophication from coastal pollution, reduces dissolved oxygen content in ocean water</w:t>
      </w:r>
      <w:r w:rsidR="00453829">
        <w:t xml:space="preserve"> </w:t>
      </w:r>
      <w:r w:rsidR="000776FD">
        <w:fldChar w:fldCharType="begin"/>
      </w:r>
      <w:r w:rsidR="00E64B95">
        <w:instrText xml:space="preserve"> ADDIN ZOTERO_ITEM CSL_CITATION {"citationID":"oMzUgkpM","properties":{"formattedCitation":"(Barange 2018; J.-P. Gattuso et al. 2015; Oschlies et al. 2018)","plainCitation":"(Barange 2018; J.-P. Gattuso et al. 2015; Oschlies et al. 2018)","dontUpdate":true,"noteIndex":0},"citationItems":[{"id":45,"uris":["http://zotero.org/groups/2324269/items/MRGHPWZS"],"uri":["http://zotero.org/groups/2324269/items/MRGHPWZS"],"itemData":{"id":45,"type":"book","title":"Impacts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id":36,"uris":["http://zotero.org/groups/2324269/items/QY5V3LK9"],"uri":["http://zotero.org/groups/2324269/items/QY5V3LK9"],"itemData":{"id":36,"type":"article-journal","title":"Drivers and mechanisms of ocean deoxygenation","container-title":"Nature Geoscience","page":"467","volume":"11","issue":"7","source":"www.nature.com","abstract":"Ocean oxygen loss in a warming world is strongly affected by biogeochemical processes that are not fully accounted for in ocean models, suggests a literature synthesis.","DOI":"10.1038/s41561-018-0152-2","ISSN":"1752-0908","language":"En","author":[{"family":"Oschlies","given":"Andreas"},{"family":"Brandt","given":"Peter"},{"family":"Stramma","given":"Lothar"},{"family":"Schmidtko","given":"Sunke"}],"issued":{"date-parts":[["2018",7]]}}}],"schema":"https://github.com/citation-style-language/schema/raw/master/csl-citation.json"} </w:instrText>
      </w:r>
      <w:r w:rsidR="000776FD">
        <w:fldChar w:fldCharType="separate"/>
      </w:r>
      <w:r w:rsidR="00CF588C">
        <w:rPr>
          <w:noProof/>
        </w:rPr>
        <w:t>(Barange 2018; Gattuso et al. 2015; Oschlies et al. 2018)</w:t>
      </w:r>
      <w:r w:rsidR="000776FD">
        <w:fldChar w:fldCharType="end"/>
      </w:r>
      <w:r w:rsidRPr="007D3A3E">
        <w:rPr>
          <w:color w:val="808080"/>
        </w:rPr>
        <w:t xml:space="preserve">. </w:t>
      </w:r>
      <w:r w:rsidRPr="007D3A3E">
        <w:t>Decreases in oxygen concentration in coastal waters and the prevalence and size of “oxygen minimum zones (OMZs),” areas where oxygen consumption by sediment bacteria exceeds the availability of oxygen, have increased significantly in recent decades, especially in the tropics</w:t>
      </w:r>
      <w:r w:rsidR="000776FD">
        <w:t xml:space="preserve"> </w:t>
      </w:r>
      <w:r w:rsidR="000776FD">
        <w:fldChar w:fldCharType="begin"/>
      </w:r>
      <w:r w:rsidR="000776FD">
        <w:instrText xml:space="preserve"> ADDIN ZOTERO_ITEM CSL_CITATION {"citationID":"EpeJ3Fpu","properties":{"formattedCitation":"(Barange 2018; Breitburg et al. 2018; Oschlies et al. 2018; Stramma et al. 2010; Levin 2002)","plainCitation":"(Barange 2018; Breitburg et al. 2018; Oschlies et al. 2018; Stramma et al. 2010; Levin 2002)","noteIndex":0},"citationItems":[{"id":45,"uris":["http://zotero.org/groups/2324269/items/MRGHPWZS"],"uri":["http://zotero.org/groups/2324269/items/MRGHPWZS"],"itemData":{"id":45,"type":"book","title":"Impacts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186,"uris":["http://zotero.org/groups/2324269/items/DRDTWI5P"],"uri":["http://zotero.org/groups/2324269/items/DRDTWI5P"],"itemData":{"id":186,"type":"article-journal","title":"Declining oxygen in the global ocean and coastal waters","container-title":"Science","page":"eaam7240","volume":"359","issue":"6371","source":"science.sciencemag.org","abstract":"Beneath the waves, oxygen disappears\nAs plastic waste pollutes the oceans and fish stocks decline, unseen below the surface another problem grows: deoxygenation. Breitburg et al. review the evidence for the downward trajectory of oxygen levels in increasing areas of the open ocean and coastal waters. Rising nutrient loads coupled with climate change—each resulting from human activities—are changing ocean biogeochemistry and increasing oxygen consumption. This results in destabilization of sediments and fundamental shifts in the availability of key nutrients. In the short term, some compensatory effects may result in improvements in local fisheries, such as in cases where stocks are squeezed between the surface and elevated oxygen minimum zones. In the longer term, these conditions are unsustainable and may result in ecosystem collapses, which ultimately will cause societal and economic harm.\nScience, this issue p. eaam7240\nStructured Abstract\nBACKGROUNDOxygen concentrations in both the open ocean and coastal waters have been declining since at least the middle of the 20th century. This oxygen loss, or deoxygenation, is one of the most important changes occurring in an ocean increasingly modified by human activities that have raised temperatures, CO2 levels, and nutrient inputs and have altered the abundances and distributions of marine species. Oxygen is fundamental to biological and biogeochemical processes in the ocean. Its decline can cause major changes in ocean productivity, biodiversity, and biogeochemical cycles. Analyses of direct measurements at sites around the world indicate that oxygen-minimum zones in the open ocean have expanded by several million square kilometers and that hundreds of coastal sites now have oxygen concentrations low enough to limit the distribution and abundance of animal populations and alter the cycling of important nutrients.\nADVANCESIn the open ocean, global warming, which is primarily caused by increased greenhouse gas emissions, is considered the primary cause of ongoing deoxygenation. Numerical models project further oxygen declines during the 21st century, even with ambitious emission reductions. Rising global temperatures decrease oxygen solubility in water, increase the rate of oxygen consumption via respiration, and are predicted to reduce the introduction of oxygen from the atmosphere and surface waters into the ocean interior by increasing stratification and weakening ocean overturning circulation.In estuaries and other coastal systems strongly influenced by their watershed, oxygen declines have been caused by increased loadings of nutrients (nitrogen and phosphorus) and organic matter, primarily from agriculture; sewage; and the combustion of fossil fuels. In many regions, further increases in nitrogen discharges to coastal waters are projected as human populations and agricultural production rise. Climate change exacerbates oxygen decline in coastal systems through similar mechanisms as those in the open ocean, as well as by increasing nutrient delivery from watersheds that will experience increased precipitation.Expansion of low-oxygen zones can increase production of N2O, a potent greenhouse gas; reduce eukaryote biodiversity; alter the structure of food webs; and negatively affect food security and livelihoods. Both acidification and increasing temperature are mechanistically linked with the process of deoxygenation and combine with low-oxygen conditions to affect biogeochemical, physiological, and ecological processes. However, an important paradox to consider in predicting large-scale effects of future deoxygenation is that high levels of productivity in nutrient-enriched coastal systems and upwelling areas associated with oxygen-minimum zones also support some of the world’s most prolific fisheries.\nOUTLOOKMajor advances have been made toward understanding patterns, drivers, and consequences of ocean deoxygenation, but there is a need to improve predictions at large spatial and temporal scales important to ecosystem services provided by the ocean. Improved numerical models of oceanographic processes that control oxygen depletion and the large-scale influence of altered biogeochemical cycles are needed to better predict the magnitude and spatial patterns of deoxygenation in the open ocean, as well as feedbacks to climate. Developing and verifying the next generation of these models will require increased in situ observations and improved mechanistic understanding on a variety of scales. Models useful for managing nutrient loads can simulate oxygen loss in coastal waters with some skill, but their ability to project future oxygen loss is often hampered by insufficient data and climate model projections on drivers at appropriate temporal and spatial scales. Predicting deoxygenation-induced changes in ecosystem services and human welfare requires scaling effects that are measured on individual organisms to populations, food webs, and fisheries stocks; considering combined effects of deoxygenation and other ocean stressors; and placing an increased research emphasis on developing nations. Reducing the impacts of other stressors may provide some protection to species negatively affected by low-oxygen conditions. Ultimately, though, limiting deoxygenation and its negative effects will necessitate a substantial global decrease in greenhouse gas emissions, as well as reductions in nutrient discharges to coastal waters. &lt;img class=\"fragment-image\" aria-describedby=\"F1-caption\" src=\"https://science.sciencemag.org/content/sci/359/6371/eaam7240/F1.medium.gif\"/&gt; Download high-res image Open in new tab Download Powerpoint Low and declining oxygen levels in the open ocean and coastal waters affect processes ranging from biogeochemistry to food security.The global map indicates coastal sites where anthropogenic nutrients have exacerbated or caused O2 declines to &lt;2 mg liter−1 (&lt;63 μmol liter−1) (red dots), as well as ocean oxygen-minimum zones at 300 m of depth (blue shaded regions). [Map created from data provided by R. Diaz, updated by members of the GO2NE network, and downloaded from the World Ocean Atlas 2009].\nOxygen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ecosystems.","DOI":"10.1126/science.aam7240","ISSN":"0036-8075, 1095-9203","note":"PMID: 29301986","language":"en","author":[{"family":"Breitburg","given":"Denise"},{"family":"Levin","given":"Lisa A."},{"family":"Oschlies","given":"Andreas"},{"family":"Grégoire","given":"Marilaure"},{"family":"Chavez","given":"Francisco P."},{"family":"Conley","given":"Daniel J."},{"family":"Garçon","given":"Véronique"},{"family":"Gilbert","given":"Denis"},{"family":"Gutiérrez","given":"Dimitri"},{"family":"Isensee","given":"Kirsten"},{"family":"Jacinto","given":"Gil S."},{"family":"Limburg","given":"Karin E."},{"family":"Montes","given":"Ivonne"},{"family":"Naqvi","given":"S. W. A."},{"family":"Pitcher","given":"Grant C."},{"family":"Rabalais","given":"Nancy N."},{"family":"Roman","given":"Michael R."},{"family":"Rose","given":"Kenneth A."},{"family":"Seibel","given":"Brad A."},{"family":"Telszewski","given":"Maciej"},{"family":"Yasuhara","given":"Moriaki"},{"family":"Zhang","given":"Jing"}],"issued":{"date-parts":[["2018",1,5]]}}},{"id":36,"uris":["http://zotero.org/groups/2324269/items/QY5V3LK9"],"uri":["http://zotero.org/groups/2324269/items/QY5V3LK9"],"itemData":{"id":36,"type":"article-journal","title":"Drivers and mechanisms of ocean deoxygenation","container-title":"Nature Geoscience","page":"467","volume":"11","issue":"7","source":"www.nature.com","abstract":"Ocean oxygen loss in a warming world is strongly affected by biogeochemical processes that are not fully accounted for in ocean models, suggests a literature synthesis.","DOI":"10.1038/s41561-018-0152-2","ISSN":"1752-0908","language":"En","author":[{"family":"Oschlies","given":"Andreas"},{"family":"Brandt","given":"Peter"},{"family":"Stramma","given":"Lothar"},{"family":"Schmidtko","given":"Sunke"}],"issued":{"date-parts":[["2018",7]]}}},{"id":180,"uris":["http://zotero.org/groups/2324269/items/22BJEGQB"],"uri":["http://zotero.org/groups/2324269/items/22BJEGQB"],"itemData":{"id":180,"type":"article-journal","title":"Ocean oxygen minima expansions and their biological impacts","container-title":"Deep Sea Research Part I: Oceanographic Research Papers","page":"587-595","volume":"57","issue":"4","source":"ScienceDirect","abstract":"Climate models with biogeochemical components predict declines in oceanic dissolved oxygen with global warming. In coastal regimes oxygen deficits represent acute ecosystem perturbations. Here, we estimate dissolved oxygen differences across the global tropical and subtropical oceans within the oxygen minimum zone (200–700-dbar depth) between 1960–1974 (an early period with reliable data) and 1990–2008 (a recent period capturing ocean response to planetary warming). In most regions of the tropical Pacific, Atlantic, and Indian Oceans the oxygen content in the 200–700-dbar layer has declined. Furthermore, at 200dbar, the area with O2 &lt;70μmolkg−1, where some large mobile macro-organisms are unable to abide, has increased by 4.5 millionkm2. The tropical low oxygen zones have expanded horizontally and vertically. Subsurface oxygen has decreased adjacent to most continental shelves. However, oxygen has increased in some regions in the subtropical gyres at the depths analyzed. According to literature discussed below, fishing pressure is strong in the open ocean, which may make it difficult to isolate the impact of declining oxygen on fisheries. At shallower depths we predict habitat compression will occur for hypoxia-intolerant taxa, with eventual loss of biodiversity. Should past trends in observed oxygen differences continue into the future, shifts in animal distributions and changes in ecosystem structure could accelerate.","DOI":"10.1016/j.dsr.2010.01.005","ISSN":"0967-0637","journalAbbreviation":"Deep Sea Research Part I: Oceanographic Research Papers","author":[{"family":"Stramma","given":"Lothar"},{"family":"Schmidtko","given":"Sunke"},{"family":"Levin","given":"Lisa A."},{"family":"Johnson","given":"Gregory C."}],"issued":{"date-parts":[["2010",4,1]]}}},{"id":179,"uris":["http://zotero.org/groups/2324269/items/8V5EHJYQ"],"uri":["http://zotero.org/groups/2324269/items/8V5EHJYQ"],"itemData":{"id":179,"type":"article-journal","title":"Deep-Ocean Life Where Oxygen Is Scarce: Oxygen-deprived zones are common and might become more so with climate change. Here life hangs on, with some unusual adaptations","container-title":"American Scientist","page":"436-444","volume":"90","issue":"5","source":"Zotero","language":"en","author":[{"family":"Levin","given":"Lisa A."}],"issued":{"date-parts":[["2002"]]}}}],"schema":"https://github.com/citation-style-language/schema/raw/master/csl-citation.json"} </w:instrText>
      </w:r>
      <w:r w:rsidR="000776FD">
        <w:fldChar w:fldCharType="separate"/>
      </w:r>
      <w:r w:rsidR="000776FD">
        <w:rPr>
          <w:noProof/>
        </w:rPr>
        <w:t>(Barange 2018; Breitburg et al. 2018; Oschlies et al. 2018; Stramma et al. 2010; Levin 2002)</w:t>
      </w:r>
      <w:r w:rsidR="000776FD">
        <w:fldChar w:fldCharType="end"/>
      </w:r>
      <w:r w:rsidRPr="007D3A3E">
        <w:t>. This trend is expected to continue, with the whole-ocean oxygen inventory expected to decrease from -1.81 ± 0.31% (RCP2.6) to -3.45 ± 0.44% (RCP8.5), and the global volume of OMZs expected to increase by 10 – 30% by 2100</w:t>
      </w:r>
      <w:r w:rsidR="000776FD">
        <w:t xml:space="preserve"> </w:t>
      </w:r>
      <w:r w:rsidR="000776FD">
        <w:fldChar w:fldCharType="begin"/>
      </w:r>
      <w:r w:rsidR="00E64B95">
        <w:instrText xml:space="preserve"> ADDIN ZOTERO_ITEM CSL_CITATION {"citationID":"u7h7gtn0","properties":{"formattedCitation":"(Barange 2018; J.-P. Gattuso et al. 2015)","plainCitation":"(Barange 2018; J.-P. Gattuso et al. 2015)","dontUpdate":true,"noteIndex":0},"citationItems":[{"id":45,"uris":["http://zotero.org/groups/2324269/items/MRGHPWZS"],"uri":["http://zotero.org/groups/2324269/items/MRGHPWZS"],"itemData":{"id":45,"type":"book","title":"Impacts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R."},{"family":"Treyer","given":"S."},{"family":"Turley","given":"C."}],"issued":{"date-parts":[["2015",7,3]]}}}],"schema":"https://github.com/citation-style-language/schema/raw/master/csl-citation.json"} </w:instrText>
      </w:r>
      <w:r w:rsidR="000776FD">
        <w:fldChar w:fldCharType="separate"/>
      </w:r>
      <w:r w:rsidR="00CF588C">
        <w:rPr>
          <w:noProof/>
        </w:rPr>
        <w:t>(Barange 2018; Gattuso et al. 2015)</w:t>
      </w:r>
      <w:r w:rsidR="000776FD">
        <w:fldChar w:fldCharType="end"/>
      </w:r>
      <w:r w:rsidRPr="007D3A3E">
        <w:t>. Increased deoxygenation will likely lead to habitat compression, shifts in distribution, and loss of biodiversity</w:t>
      </w:r>
      <w:r w:rsidR="000776FD">
        <w:t xml:space="preserve"> </w:t>
      </w:r>
      <w:r w:rsidR="000776FD">
        <w:fldChar w:fldCharType="begin"/>
      </w:r>
      <w:r w:rsidR="000776FD">
        <w:instrText xml:space="preserve"> ADDIN ZOTERO_ITEM CSL_CITATION {"citationID":"t9oQWIoP","properties":{"formattedCitation":"(Stramma et al. 2010; Levin 2002)","plainCitation":"(Stramma et al. 2010; Levin 2002)","noteIndex":0},"citationItems":[{"id":180,"uris":["http://zotero.org/groups/2324269/items/22BJEGQB"],"uri":["http://zotero.org/groups/2324269/items/22BJEGQB"],"itemData":{"id":180,"type":"article-journal","title":"Ocean oxygen minima expansions and their biological impacts","container-title":"Deep Sea Research Part I: Oceanographic Research Papers","page":"587-595","volume":"57","issue":"4","source":"ScienceDirect","abstract":"Climate models with biogeochemical components predict declines in oceanic dissolved oxygen with global warming. In coastal regimes oxygen deficits represent acute ecosystem perturbations. Here, we estimate dissolved oxygen differences across the global tropical and subtropical oceans within the oxygen minimum zone (200–700-dbar depth) between 1960–1974 (an early period with reliable data) and 1990–2008 (a recent period capturing ocean response to planetary warming). In most regions of the tropical Pacific, Atlantic, and Indian Oceans the oxygen content in the 200–700-dbar layer has declined. Furthermore, at 200dbar, the area with O2 &lt;70μmolkg−1, where some large mobile macro-organisms are unable to abide, has increased by 4.5 millionkm2. The tropical low oxygen zones have expanded horizontally and vertically. Subsurface oxygen has decreased adjacent to most continental shelves. However, oxygen has increased in some regions in the subtropical gyres at the depths analyzed. According to literature discussed below, fishing pressure is strong in the open ocean, which may make it difficult to isolate the impact of declining oxygen on fisheries. At shallower depths we predict habitat compression will occur for hypoxia-intolerant taxa, with eventual loss of biodiversity. Should past trends in observed oxygen differences continue into the future, shifts in animal distributions and changes in ecosystem structure could accelerate.","DOI":"10.1016/j.dsr.2010.01.005","ISSN":"0967-0637","journalAbbreviation":"Deep Sea Research Part I: Oceanographic Research Papers","author":[{"family":"Stramma","given":"Lothar"},{"family":"Schmidtko","given":"Sunke"},{"family":"Levin","given":"Lisa A."},{"family":"Johnson","given":"Gregory C."}],"issued":{"date-parts":[["2010",4,1]]}}},{"id":179,"uris":["http://zotero.org/groups/2324269/items/8V5EHJYQ"],"uri":["http://zotero.org/groups/2324269/items/8V5EHJYQ"],"itemData":{"id":179,"type":"article-journal","title":"Deep-Ocean Life Where Oxygen Is Scarce: Oxygen-deprived zones are common and might become more so with climate change. Here life hangs on, with some unusual adaptations","container-title":"American Scientist","page":"436-444","volume":"90","issue":"5","source":"Zotero","language":"en","author":[{"family":"Levin","given":"Lisa A."}],"issued":{"date-parts":[["2002"]]}}}],"schema":"https://github.com/citation-style-language/schema/raw/master/csl-citation.json"} </w:instrText>
      </w:r>
      <w:r w:rsidR="000776FD">
        <w:fldChar w:fldCharType="separate"/>
      </w:r>
      <w:r w:rsidR="000776FD">
        <w:rPr>
          <w:noProof/>
        </w:rPr>
        <w:t>(Stramma et al. 2010; Levin 2002)</w:t>
      </w:r>
      <w:r w:rsidR="000776FD">
        <w:fldChar w:fldCharType="end"/>
      </w:r>
      <w:r w:rsidRPr="007D3A3E">
        <w:t>. However, observed deoxygenation is generally worse than modelled results, which emphasizes the need to improve our understanding of the processes driving deoxygenation to reduce model uncertainty in our projections</w:t>
      </w:r>
      <w:r w:rsidR="000776FD">
        <w:t xml:space="preserve"> </w:t>
      </w:r>
      <w:r w:rsidR="000776FD">
        <w:fldChar w:fldCharType="begin"/>
      </w:r>
      <w:r w:rsidR="000776FD">
        <w:instrText xml:space="preserve"> ADDIN ZOTERO_ITEM CSL_CITATION {"citationID":"fTIhVw7z","properties":{"formattedCitation":"(Oschlies et al. 2018)","plainCitation":"(Oschlies et al. 2018)","noteIndex":0},"citationItems":[{"id":36,"uris":["http://zotero.org/groups/2324269/items/QY5V3LK9"],"uri":["http://zotero.org/groups/2324269/items/QY5V3LK9"],"itemData":{"id":36,"type":"article-journal","title":"Drivers and mechanisms of ocean deoxygenation","container-title":"Nature Geoscience","page":"467","volume":"11","issue":"7","source":"www.nature.com","abstract":"Ocean oxygen loss in a warming world is strongly affected by biogeochemical processes that are not fully accounted for in ocean models, suggests a literature synthesis.","DOI":"10.1038/s41561-018-0152-2","ISSN":"1752-0908","language":"En","author":[{"family":"Oschlies","given":"Andreas"},{"family":"Brandt","given":"Peter"},{"family":"Stramma","given":"Lothar"},{"family":"Schmidtko","given":"Sunke"}],"issued":{"date-parts":[["2018",7]]}}}],"schema":"https://github.com/citation-style-language/schema/raw/master/csl-citation.json"} </w:instrText>
      </w:r>
      <w:r w:rsidR="000776FD">
        <w:fldChar w:fldCharType="separate"/>
      </w:r>
      <w:r w:rsidR="000776FD">
        <w:rPr>
          <w:noProof/>
        </w:rPr>
        <w:t>(Oschlies et al. 2018)</w:t>
      </w:r>
      <w:r w:rsidR="000776FD">
        <w:fldChar w:fldCharType="end"/>
      </w:r>
      <w:r w:rsidRPr="007D3A3E">
        <w:t>.</w:t>
      </w:r>
    </w:p>
    <w:p w14:paraId="2C05C97C" w14:textId="77777777" w:rsidR="00D70396" w:rsidRPr="007D3A3E" w:rsidRDefault="00D70396"/>
    <w:p w14:paraId="750F6BCA" w14:textId="020668D1" w:rsidR="00D70396" w:rsidRPr="007D3A3E" w:rsidRDefault="00CB13CA">
      <w:r w:rsidRPr="007D3A3E">
        <w:t>Deoxygenation and OMZs affect different species in different ways and to different degrees depending on varying oxygen tolerances. While some hypoxia-adapted species may benefit, impacts on most fish and invertebrates will range from reduced vertical migration and compressed vertical habitats to death from asphyxiation</w:t>
      </w:r>
      <w:r w:rsidR="000776FD">
        <w:t xml:space="preserve"> </w:t>
      </w:r>
      <w:r w:rsidR="000776FD">
        <w:fldChar w:fldCharType="begin"/>
      </w:r>
      <w:r w:rsidR="00E64B95">
        <w:instrText xml:space="preserve"> ADDIN ZOTERO_ITEM CSL_CITATION {"citationID":"iHPbKLWM","properties":{"formattedCitation":"(Barange 2018; J.-P. Gattuso et al. 2015; Oschlies et al. 2018)","plainCitation":"(Barange 2018; J.-P. Gattuso et al. 2015; Oschlies et al. 2018)","dontUpdate":true,"noteIndex":0},"citationItems":[{"id":45,"uris":["http://zotero.org/groups/2324269/items/MRGHPWZS"],"uri":["http://zotero.org/groups/2324269/items/MRGHPWZS"],"itemData":{"id":45,"type":"book","title":"Impacts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id":36,"uris":["http://zotero.org/groups/2324269/items/QY5V3LK9"],"uri":["http://zotero.org/groups/2324269/items/QY5V3LK9"],"itemData":{"id":36,"type":"article-journal","title":"Drivers and mechanisms of ocean deoxygenation","container-title":"Nature Geoscience","page":"467","volume":"11","issue":"7","source":"www.nature.com","abstract":"Ocean oxygen loss in a warming world is strongly affected by biogeochemical processes that are not fully accounted for in ocean models, suggests a literature synthesis.","DOI":"10.1038/s41561-018-0152-2","ISSN":"1752-0908","language":"En","author":[{"family":"Oschlies","given":"Andreas"},{"family":"Brandt","given":"Peter"},{"family":"Stramma","given":"Lothar"},{"family":"Schmidtko","given":"Sunke"}],"issued":{"date-parts":[["2018",7]]}}}],"schema":"https://github.com/citation-style-language/schema/raw/master/csl-citation.json"} </w:instrText>
      </w:r>
      <w:r w:rsidR="000776FD">
        <w:fldChar w:fldCharType="separate"/>
      </w:r>
      <w:r w:rsidR="00CF588C">
        <w:rPr>
          <w:noProof/>
        </w:rPr>
        <w:t>(Barange 2018; Gattuso et al. 2015; Oschlies et al. 2018)</w:t>
      </w:r>
      <w:r w:rsidR="000776FD">
        <w:fldChar w:fldCharType="end"/>
      </w:r>
      <w:r w:rsidR="000776FD">
        <w:t>.</w:t>
      </w:r>
      <w:r w:rsidRPr="007D3A3E">
        <w:t xml:space="preserve"> </w:t>
      </w:r>
    </w:p>
    <w:p w14:paraId="6BA72B1A" w14:textId="77777777" w:rsidR="00D70396" w:rsidRPr="007D3A3E" w:rsidRDefault="00CB13CA">
      <w:pPr>
        <w:pStyle w:val="Heading3"/>
      </w:pPr>
      <w:bookmarkStart w:id="18" w:name="_d9m3ei9vjdwf" w:colFirst="0" w:colLast="0"/>
      <w:bookmarkEnd w:id="18"/>
      <w:r w:rsidRPr="007D3A3E">
        <w:t>3.3 Altered circulation patterns</w:t>
      </w:r>
    </w:p>
    <w:p w14:paraId="072D7511" w14:textId="5C98AFEF" w:rsidR="00D70396" w:rsidRPr="007D3A3E" w:rsidRDefault="00CB13CA">
      <w:r w:rsidRPr="007D3A3E">
        <w:t xml:space="preserve">Water circulation in the ocean, known as the “global conveyor belt,” is responsible for the redistribution of heat and freshwater, influencing local climates, productivity levels, and ocean chemistry. A </w:t>
      </w:r>
      <w:proofErr w:type="gramStart"/>
      <w:r w:rsidRPr="007D3A3E">
        <w:t>warming climate increases inflows of warm fresh water</w:t>
      </w:r>
      <w:proofErr w:type="gramEnd"/>
      <w:r w:rsidRPr="007D3A3E">
        <w:t xml:space="preserve"> (from increased precipitation and melting glaciers and sea ice), which can reduce the formation of sea ice and sinking of cold salt water. This influx slows, and may potentially even stop, some of these global conveyor belts</w:t>
      </w:r>
      <w:r w:rsidR="00B255F0">
        <w:t xml:space="preserve"> </w:t>
      </w:r>
      <w:r w:rsidR="00B255F0">
        <w:fldChar w:fldCharType="begin"/>
      </w:r>
      <w:r w:rsidR="00B255F0">
        <w:instrText xml:space="preserve"> ADDIN ZOTERO_ITEM CSL_CITATION {"citationID":"Ob7S6Q92","properties":{"formattedCitation":"(Barange 2018; Liu et al. 2017)","plainCitation":"(Barange 2018; Liu et al. 2017)","noteIndex":0},"citationItems":[{"id":45,"uris":["http://zotero.org/groups/2324269/items/MRGHPWZS"],"uri":["http://zotero.org/groups/2324269/items/MRGHPWZS"],"itemData":{"id":45,"type":"book","title":"Impacts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89,"uris":["http://zotero.org/groups/2324269/items/4T4LRDAX"],"uri":["http://zotero.org/groups/2324269/items/4T4LRDAX"],"itemData":{"id":89,"type":"article-journal","title":"Overlooked possibility of a collapsed Atlantic Meridional Overturning Circulation in warming climate","container-title":"Science Advances","page":"e1601666","volume":"3","issue":"1","source":"advances.sciencemag.org","abstract":"Changes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CO2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projection.\nClimate models underestimate the possibility of a collapsed Atlantic Meridional Overturning Circulation under climate warming.\nClimate models underestimate the possibility of a collapsed Atlantic Meridional Overturning Circulation under climate warming.","DOI":"10.1126/sciadv.1601666","ISSN":"2375-2548","language":"en","author":[{"family":"Liu","given":"Wei"},{"family":"Xie","given":"Shang-Ping"},{"family":"Liu","given":"Zhengyu"},{"family":"Zhu","given":"Jiang"}],"issued":{"date-parts":[["2017",1,1]]}}}],"schema":"https://github.com/citation-style-language/schema/raw/master/csl-citation.json"} </w:instrText>
      </w:r>
      <w:r w:rsidR="00B255F0">
        <w:fldChar w:fldCharType="separate"/>
      </w:r>
      <w:r w:rsidR="00B255F0">
        <w:rPr>
          <w:noProof/>
        </w:rPr>
        <w:t>(Barange 2018; Liu et al. 2017)</w:t>
      </w:r>
      <w:r w:rsidR="00B255F0">
        <w:fldChar w:fldCharType="end"/>
      </w:r>
      <w:r w:rsidRPr="007D3A3E">
        <w:t>. The Atlantic Meridional Overturning Circulation (AMOC) and Gulf Stream, which are responsible for a significant portion of the redistribution of heat from the tropics to the middle and high latitudes as well as of the ocean’s capacity to sequester carbon, are already showing signs of weakening</w:t>
      </w:r>
      <w:r w:rsidR="00B255F0">
        <w:t xml:space="preserve"> </w:t>
      </w:r>
      <w:r w:rsidR="00B255F0">
        <w:fldChar w:fldCharType="begin"/>
      </w:r>
      <w:r w:rsidR="00B255F0">
        <w:instrText xml:space="preserve"> ADDIN ZOTERO_ITEM CSL_CITATION {"citationID":"P2u5JgTr","properties":{"formattedCitation":"(Barange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B255F0">
        <w:fldChar w:fldCharType="separate"/>
      </w:r>
      <w:r w:rsidR="00B255F0">
        <w:rPr>
          <w:noProof/>
        </w:rPr>
        <w:t>(Barange 2018)</w:t>
      </w:r>
      <w:r w:rsidR="00B255F0">
        <w:fldChar w:fldCharType="end"/>
      </w:r>
      <w:r w:rsidRPr="007D3A3E">
        <w:t xml:space="preserve"> and may continue to do so under all RCP scenarios. In the Atlantic, this weakening is driving lower sea surface temperatures in the subpolar Atlantic Ocean and a warming and northward shift of the Gulf Stream, which is also expected to weaken in the coming decades</w:t>
      </w:r>
      <w:r w:rsidR="00B255F0">
        <w:t xml:space="preserve"> </w:t>
      </w:r>
      <w:r w:rsidR="00B255F0">
        <w:fldChar w:fldCharType="begin"/>
      </w:r>
      <w:r w:rsidR="00B255F0">
        <w:instrText xml:space="preserve"> ADDIN ZOTERO_ITEM CSL_CITATION {"citationID":"vz2OAMyZ","properties":{"formattedCitation":"(Barange 2018; Liu et al. 2017)","plainCitation":"(Barange 2018; Liu et al. 2017)","noteIndex":0},"citationItems":[{"id":45,"uris":["http://zotero.org/groups/2324269/items/MRGHPWZS"],"uri":["http://zotero.org/groups/2324269/items/MRGHPWZS"],"itemData":{"id":45,"type":"book","title":"Impacts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89,"uris":["http://zotero.org/groups/2324269/items/4T4LRDAX"],"uri":["http://zotero.org/groups/2324269/items/4T4LRDAX"],"itemData":{"id":89,"type":"article-journal","title":"Overlooked possibility of a collapsed Atlantic Meridional Overturning Circulation in warming climate","container-title":"Science Advances","page":"e1601666","volume":"3","issue":"1","source":"advances.sciencemag.org","abstract":"Changes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CO2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projection.\nClimate models underestimate the possibility of a collapsed Atlantic Meridional Overturning Circulation under climate warming.\nClimate models underestimate the possibility of a collapsed Atlantic Meridional Overturning Circulation under climate warming.","DOI":"10.1126/sciadv.1601666","ISSN":"2375-2548","language":"en","author":[{"family":"Liu","given":"Wei"},{"family":"Xie","given":"Shang-Ping"},{"family":"Liu","given":"Zhengyu"},{"family":"Zhu","given":"Jiang"}],"issued":{"date-parts":[["2017",1,1]]}}}],"schema":"https://github.com/citation-style-language/schema/raw/master/csl-citation.json"} </w:instrText>
      </w:r>
      <w:r w:rsidR="00B255F0">
        <w:fldChar w:fldCharType="separate"/>
      </w:r>
      <w:r w:rsidR="00B255F0">
        <w:rPr>
          <w:noProof/>
        </w:rPr>
        <w:t>(Barange 2018; Liu et al. 2017)</w:t>
      </w:r>
      <w:r w:rsidR="00B255F0">
        <w:fldChar w:fldCharType="end"/>
      </w:r>
      <w:r w:rsidR="00B255F0">
        <w:t xml:space="preserve">. </w:t>
      </w:r>
      <w:r w:rsidRPr="007D3A3E">
        <w:t xml:space="preserve">These changes could lead to dramatic shifts in weather and local and regional climate patterns, which would have significant impacts on the ocean economy, and on </w:t>
      </w:r>
      <w:proofErr w:type="gramStart"/>
      <w:r w:rsidRPr="007D3A3E">
        <w:t>society as a whole</w:t>
      </w:r>
      <w:proofErr w:type="gramEnd"/>
      <w:r w:rsidRPr="007D3A3E">
        <w:t xml:space="preserve">. </w:t>
      </w:r>
    </w:p>
    <w:p w14:paraId="75F0C0F3" w14:textId="77777777" w:rsidR="00D70396" w:rsidRPr="007D3A3E" w:rsidRDefault="00D70396"/>
    <w:p w14:paraId="302717D3" w14:textId="5B35A06D" w:rsidR="00D70396" w:rsidRPr="007D3A3E" w:rsidRDefault="00CB13CA">
      <w:r w:rsidRPr="007D3A3E">
        <w:t>All Western boundary currents other than the Gulf Stream are expected to intensify in response to tropical atmospheric changes and shifts in wind patterns resulting from climate change and GHG concentrations, likely strengthening coastal storm systems</w:t>
      </w:r>
      <w:r w:rsidR="00B255F0">
        <w:t xml:space="preserve"> </w:t>
      </w:r>
      <w:r w:rsidR="00B255F0">
        <w:fldChar w:fldCharType="begin"/>
      </w:r>
      <w:r w:rsidR="00B255F0">
        <w:instrText xml:space="preserve"> ADDIN ZOTERO_ITEM CSL_CITATION {"citationID":"TkMj03Nc","properties":{"formattedCitation":"(Barange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B255F0">
        <w:fldChar w:fldCharType="separate"/>
      </w:r>
      <w:r w:rsidR="00B255F0">
        <w:rPr>
          <w:noProof/>
        </w:rPr>
        <w:t>(Barange 2018)</w:t>
      </w:r>
      <w:r w:rsidR="00B255F0">
        <w:fldChar w:fldCharType="end"/>
      </w:r>
      <w:r w:rsidRPr="007D3A3E">
        <w:t>. Eastern boundary currents, responsible for the major coastal upwelling zones and thus for some of the most productive waters in the world, will also likely shift, although there is more uncertainty around impacts</w:t>
      </w:r>
      <w:r w:rsidR="00B255F0">
        <w:t xml:space="preserve"> </w:t>
      </w:r>
      <w:r w:rsidR="00B255F0">
        <w:fldChar w:fldCharType="begin"/>
      </w:r>
      <w:r w:rsidR="00B255F0">
        <w:instrText xml:space="preserve"> ADDIN ZOTERO_ITEM CSL_CITATION {"citationID":"n4c1hHGd","properties":{"formattedCitation":"(Barange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B255F0">
        <w:fldChar w:fldCharType="separate"/>
      </w:r>
      <w:r w:rsidR="00B255F0">
        <w:rPr>
          <w:noProof/>
        </w:rPr>
        <w:t>(Barange 2018)</w:t>
      </w:r>
      <w:r w:rsidR="00B255F0">
        <w:fldChar w:fldCharType="end"/>
      </w:r>
      <w:r w:rsidRPr="007D3A3E">
        <w:t>. As the land and ocean warm at different rates, stronger upwelling-favorable winds may strengthen these patterns; however increased thermal stratification may also restrict the depth of upwelling waters, and thus limit the amount of nutrients brought with them</w:t>
      </w:r>
      <w:r w:rsidR="00B255F0">
        <w:t xml:space="preserve"> </w:t>
      </w:r>
      <w:r w:rsidR="00B255F0">
        <w:fldChar w:fldCharType="begin"/>
      </w:r>
      <w:r w:rsidR="00B255F0">
        <w:instrText xml:space="preserve"> ADDIN ZOTERO_ITEM CSL_CITATION {"citationID":"rBherBhQ","properties":{"formattedCitation":"(Barange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B255F0">
        <w:fldChar w:fldCharType="separate"/>
      </w:r>
      <w:r w:rsidR="00B255F0">
        <w:rPr>
          <w:noProof/>
        </w:rPr>
        <w:t>(Barange 2018)</w:t>
      </w:r>
      <w:r w:rsidR="00B255F0">
        <w:fldChar w:fldCharType="end"/>
      </w:r>
      <w:r w:rsidRPr="007D3A3E">
        <w:t>. The impacts of intensified upwelling may result in a net increase in nutrient inputs and primary productivity, or alternatively it could increase the presence of low oxygen and more acidic waters along the continental shelf</w:t>
      </w:r>
      <w:r w:rsidR="00B255F0">
        <w:t xml:space="preserve"> </w:t>
      </w:r>
      <w:r w:rsidR="00B255F0">
        <w:fldChar w:fldCharType="begin"/>
      </w:r>
      <w:r w:rsidR="00B255F0">
        <w:instrText xml:space="preserve"> ADDIN ZOTERO_ITEM CSL_CITATION {"citationID":"AQAd4Gxg","properties":{"formattedCitation":"(Barange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B255F0">
        <w:fldChar w:fldCharType="separate"/>
      </w:r>
      <w:r w:rsidR="00B255F0">
        <w:rPr>
          <w:noProof/>
        </w:rPr>
        <w:t>(Barange 2018)</w:t>
      </w:r>
      <w:r w:rsidR="00B255F0">
        <w:fldChar w:fldCharType="end"/>
      </w:r>
      <w:r w:rsidRPr="007D3A3E">
        <w:t xml:space="preserve">. </w:t>
      </w:r>
    </w:p>
    <w:p w14:paraId="66C9C2B5" w14:textId="77777777" w:rsidR="00D70396" w:rsidRPr="007D3A3E" w:rsidRDefault="00CB13CA">
      <w:pPr>
        <w:pStyle w:val="Heading3"/>
      </w:pPr>
      <w:bookmarkStart w:id="19" w:name="_rvt1786q9r0q" w:colFirst="0" w:colLast="0"/>
      <w:bookmarkEnd w:id="19"/>
      <w:r w:rsidRPr="007D3A3E">
        <w:t xml:space="preserve">3.4 Altered distribution of ice and altered sea level </w:t>
      </w:r>
    </w:p>
    <w:p w14:paraId="653F776A" w14:textId="1F3FC466" w:rsidR="00D70396" w:rsidRPr="007D3A3E" w:rsidRDefault="00CB13CA">
      <w:r w:rsidRPr="007D3A3E">
        <w:t>Polar areas have seen drastic changes including shifts in timing of the annual melt seasons, changes in snow cover, and changes in ice sheet and glacier mass, which have resulted in sea level rise. Globally, mean sea level rose on average by 0.19 m from 1901 to 2010, and estimates indicate that by 2100 the global mean sea level will rise between 0.4 m to 0.9 m under RCP4.5, and between 0.5 m and 1.2 m under RCP8.5</w:t>
      </w:r>
      <w:r w:rsidR="00B255F0">
        <w:t xml:space="preserve"> </w:t>
      </w:r>
      <w:r w:rsidR="00B255F0">
        <w:fldChar w:fldCharType="begin"/>
      </w:r>
      <w:r w:rsidR="00B255F0">
        <w:instrText xml:space="preserve"> ADDIN ZOTERO_ITEM CSL_CITATION {"citationID":"edpU4LHh","properties":{"formattedCitation":"(Barange 2018; Kopp et al. 2014)","plainCitation":"(Barange 2018; Kopp et al. 2014)","noteIndex":0},"citationItems":[{"id":45,"uris":["http://zotero.org/groups/2324269/items/MRGHPWZS"],"uri":["http://zotero.org/groups/2324269/items/MRGHPWZS"],"itemData":{"id":45,"type":"book","title":"Impacts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id":188,"uris":["http://zotero.org/groups/2324269/items/5NVSMGB4"],"uri":["http://zotero.org/groups/2324269/items/5NVSMGB4"],"itemData":{"id":188,"type":"article-journal","title":"Probabilistic 21st and 22nd century sea-level projections at a global network of tide-gauge sites","container-title":"Earth's Future","page":"383-406","volume":"2","issue":"8","source":"Wiley Online Library","abstract":"Sea-level rise due to both climate change and non-climatic factors threatens coastal settlements, infrastructure, and ecosystems. Projections of mean global sea-level (GSL) rise provide insufficient information to plan adaptive responses; local decisions require local projections that accommodate different risk tolerances and time frames and that can be linked to storm surge projections. Here we present a global set of local sea-level (LSL) projections to inform decisions on timescales ranging from the coming decades through the 22nd century. We provide complete probability distributions, informed by a combination of expert community assessment, expert elicitation, and process modeling. Between the years 2000 and 2100, we project a very likely (90% probability) GSL rise of 0.5–1.2 m under representative concentration pathway (RCP) 8.5, 0.4–0.9 m under RCP 4.5, and 0.3–0.8 m under RCP 2.6. Site-to-site differences in LSL projections are due to varying non-climatic background uplift or subsidence, oceanographic effects, and spatially variable responses of the geoid and the lithosphere to shrinking land ice. The Antarctic ice sheet (AIS) constitutes a growing share of variance in GSL and LSL projections. In the global average and at many locations, it is the dominant source of variance in late 21st century projections, though at some sites oceanographic processes contribute the largest share throughout the century. LSL rise dramatically reshapes flood risk, greatly increasing the expected number of “1-in-10” and “1-in-100” year events.","DOI":"10.1002/2014EF000239","ISSN":"2328-4277","language":"en","author":[{"family":"Kopp","given":"Robert E."},{"family":"Horton","given":"Radley M."},{"family":"Little","given":"Christopher M."},{"family":"Mitrovica","given":"Jerry X."},{"family":"Oppenheimer","given":"Michael"},{"family":"Rasmussen","given":"D. J."},{"family":"Strauss","given":"Benjamin H."},{"family":"Tebaldi","given":"Claudia"}],"issued":{"date-parts":[["2014"]]}}}],"schema":"https://github.com/citation-style-language/schema/raw/master/csl-citation.json"} </w:instrText>
      </w:r>
      <w:r w:rsidR="00B255F0">
        <w:fldChar w:fldCharType="separate"/>
      </w:r>
      <w:r w:rsidR="00B255F0">
        <w:rPr>
          <w:noProof/>
        </w:rPr>
        <w:t>(Barange 2018; Kopp et al. 2014)</w:t>
      </w:r>
      <w:r w:rsidR="00B255F0">
        <w:fldChar w:fldCharType="end"/>
      </w:r>
      <w:r w:rsidRPr="007D3A3E">
        <w:t xml:space="preserve">. The rate of increase varies across regions – in the Western Pacific, sea level is increasing at three times the global average, while the rate of increase in the Eastern Pacific is null or negative </w:t>
      </w:r>
      <w:r w:rsidR="00B255F0">
        <w:fldChar w:fldCharType="begin"/>
      </w:r>
      <w:r w:rsidR="00B255F0">
        <w:instrText xml:space="preserve"> ADDIN ZOTERO_ITEM CSL_CITATION {"citationID":"d4cFVdQC","properties":{"formattedCitation":"(Barange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B255F0">
        <w:fldChar w:fldCharType="separate"/>
      </w:r>
      <w:r w:rsidR="00B255F0">
        <w:rPr>
          <w:noProof/>
        </w:rPr>
        <w:t>(Barange 2018)</w:t>
      </w:r>
      <w:r w:rsidR="00B255F0">
        <w:fldChar w:fldCharType="end"/>
      </w:r>
      <w:r w:rsidR="00B255F0">
        <w:rPr>
          <w:rFonts w:eastAsia="Calibri"/>
        </w:rPr>
        <w:t>.</w:t>
      </w:r>
      <w:r w:rsidRPr="007D3A3E">
        <w:t xml:space="preserve"> In the Arctic, annual sea ice extent has decreased at a rate of 3.5 – 4.1% per decade, climbing to -13% in September, the month marking the end of the melt season. This strong downward trend in extent is accompanied by a progressive loss of multi-year sea ice with over 50% of its extent lost during the period 1999 – 2017 </w:t>
      </w:r>
      <w:r w:rsidR="00B255F0">
        <w:fldChar w:fldCharType="begin"/>
      </w:r>
      <w:r w:rsidR="00B255F0">
        <w:instrText xml:space="preserve"> ADDIN ZOTERO_ITEM CSL_CITATION {"citationID":"AHfq90j5","properties":{"formattedCitation":"(Kwok 2018)","plainCitation":"(Kwok 2018)","noteIndex":0},"citationItems":[{"id":187,"uris":["http://zotero.org/groups/2324269/items/R7SXZ2BB"],"uri":["http://zotero.org/groups/2324269/items/R7SXZ2BB"],"itemData":{"id":187,"type":"article-journal","title":"Arctic sea ice thickness, volume, and multiyear ice coverage: losses and coupled variability (1958–2018)","container-title":"Environmental Research Letters","page":"105005","volume":"13","issue":"10","source":"Institute of Physics","abstract":"Large-scale changes in Arctic sea ice thickness, volume and multiyear sea ice (MYI) coverage with available measurements from submarine sonars, satellite altimeters (ICESat and CryoSat-2), and satellite scatterometers are summarized. The submarine record spans the period between 1958 and 2000, the satellite altimeter records between 2003 and 2018, and the scatterometer records between 1999 and 2017. Regional changes in ice thickness (since 1958) and within the data release area of the Arctic Ocean, previously reported by Kwok and Rothrock (2009 Geophys. Res. Lett. 36 L15501), have been updated to include the 8 years of CryoSat-2 (CS-2) retrievals. Between the pre-1990 submarine period (1958–1976) and the CS-2 period (2011–2018) the average thickness near the end of the melt season, in six regions, decreased by 2.0 m or some 66% over six decades. Within the data release area (</w:instrText>
      </w:r>
      <w:r w:rsidR="00B255F0">
        <w:rPr>
          <w:rFonts w:ascii="Cambria Math" w:hAnsi="Cambria Math" w:cs="Cambria Math"/>
        </w:rPr>
        <w:instrText>∼</w:instrText>
      </w:r>
      <w:r w:rsidR="00B255F0">
        <w:instrText xml:space="preserve">38% of the Arctic Ocean) of submarine ice draft, the thinning of </w:instrText>
      </w:r>
      <w:r w:rsidR="00B255F0">
        <w:rPr>
          <w:rFonts w:ascii="Cambria Math" w:hAnsi="Cambria Math" w:cs="Cambria Math"/>
        </w:rPr>
        <w:instrText>∼</w:instrText>
      </w:r>
      <w:r w:rsidR="00B255F0">
        <w:instrText xml:space="preserve">1.75 m in winter since 1980 (maximum thickness of 3.64 m in the regression analysis) has not changed significantly; the mean thickness over the CS-2 period is </w:instrText>
      </w:r>
      <w:r w:rsidR="00B255F0">
        <w:rPr>
          <w:rFonts w:ascii="Cambria Math" w:hAnsi="Cambria Math" w:cs="Cambria Math"/>
        </w:rPr>
        <w:instrText>∼</w:instrText>
      </w:r>
      <w:r w:rsidR="00B255F0">
        <w:instrText xml:space="preserve">2 m. The 15 year satellite record depicts losses in sea ice volume at 2870 km3/decade and 5130 km3/decade in winter (February–March) and fall (October–November), respectively: more moderate trends compared to the sharp decreases over the ICESat period, where the losses were weighted by record-setting melt in 2007. Over the scatterometer record (1999–2017), the Arctic has lost more than 2 × 106 km2 of MYI—a decrease of more than 50%; MYI now covers less than one-third of the Arctic Ocean. Independent MYI coverage and volume records co-vary in time, the MYI area anomalies explain </w:instrText>
      </w:r>
      <w:r w:rsidR="00B255F0">
        <w:rPr>
          <w:rFonts w:ascii="Cambria Math" w:hAnsi="Cambria Math" w:cs="Cambria Math"/>
        </w:rPr>
        <w:instrText>∼</w:instrText>
      </w:r>
      <w:r w:rsidR="00B255F0">
        <w:instrText xml:space="preserve">85% of the variance in the anomalies in Arctic sea ice volume. If losses of MYI continue, Arctic thickness/volume will be controlled by seasonal ice, suggesting that the thickness/volume trends will be more moderate (as seen here) but more sensitive to climate forcing.","DOI":"10.1088/1748-9326/aae3ec","ISSN":"1748-9326","title-short":"Arctic sea ice thickness, volume, and multiyear ice coverage","journalAbbreviation":"Environ. Res. Lett.","language":"en","author":[{"family":"Kwok","given":"R."}],"issued":{"date-parts":[["2018",10]]}}}],"schema":"https://github.com/citation-style-language/schema/raw/master/csl-citation.json"} </w:instrText>
      </w:r>
      <w:r w:rsidR="00B255F0">
        <w:fldChar w:fldCharType="separate"/>
      </w:r>
      <w:r w:rsidR="00B255F0">
        <w:rPr>
          <w:noProof/>
        </w:rPr>
        <w:t>(Kwok 2018)</w:t>
      </w:r>
      <w:r w:rsidR="00B255F0">
        <w:fldChar w:fldCharType="end"/>
      </w:r>
      <w:r w:rsidRPr="007D3A3E">
        <w:t>. Meanwhile, Antarctic sea ice gradually increased by 1.2 – 1.8% over the past three decades</w:t>
      </w:r>
      <w:r w:rsidR="00B255F0">
        <w:t xml:space="preserve"> </w:t>
      </w:r>
      <w:r w:rsidR="00B255F0">
        <w:fldChar w:fldCharType="begin"/>
      </w:r>
      <w:r w:rsidR="00B255F0">
        <w:instrText xml:space="preserve"> ADDIN ZOTERO_ITEM CSL_CITATION {"citationID":"t7fNTIoO","properties":{"formattedCitation":"(Barange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B255F0">
        <w:fldChar w:fldCharType="separate"/>
      </w:r>
      <w:r w:rsidR="00B255F0">
        <w:rPr>
          <w:noProof/>
        </w:rPr>
        <w:t>(Barange 2018)</w:t>
      </w:r>
      <w:r w:rsidR="00B255F0">
        <w:fldChar w:fldCharType="end"/>
      </w:r>
      <w:r w:rsidRPr="007D3A3E">
        <w:t>, but then began to decline rapidly in 2014, leading to the lowest average monthly and yearly Antarctic sea ice extents on record in 2017</w:t>
      </w:r>
      <w:r w:rsidR="00B255F0">
        <w:t xml:space="preserve"> </w:t>
      </w:r>
      <w:r w:rsidR="00B255F0">
        <w:fldChar w:fldCharType="begin"/>
      </w:r>
      <w:r w:rsidR="00B255F0">
        <w:instrText xml:space="preserve"> ADDIN ZOTERO_ITEM CSL_CITATION {"citationID":"WZRNkzhf","properties":{"formattedCitation":"(Parkinson 2019)","plainCitation":"(Parkinson 2019)","noteIndex":0},"citationItems":[{"id":213,"uris":["http://zotero.org/groups/2324269/items/AD9HZ74M"],"uri":["http://zotero.org/groups/2324269/items/AD9HZ74M"],"itemData":{"id":213,"type":"article-journal","title":"A 40-y record reveals gradual Antarctic sea ice increases followed by decreases at rates far exceeding the rates seen in the Arctic","container-title":"Proceedings of the National Academy of Sciences","page":"201906556","source":"www.pnas.org","abstract":"Following over 3 decades of gradual but uneven increases in sea ice coverage, the yearly average Antarctic sea ice extents reached a record high of 12.8 × 106 km2 in 2014, followed by a decline so precipitous that they reached their lowest value in the 40-y 1979–2018 satellite multichannel passive-microwave record, 10.7 × 106 km2, in 2017. In contrast, it took the Arctic sea ice cover a full 3 decades to register a loss that great in yearly average ice extents. Still, when considering the 40-y record as a whole, the Antarctic sea ice continues to have a positive overall trend in yearly average ice extents, although at 11,300 ± 5,300 km2</w:instrText>
      </w:r>
      <w:r w:rsidR="00B255F0">
        <w:rPr>
          <w:rFonts w:ascii="Cambria Math" w:hAnsi="Cambria Math" w:cs="Cambria Math"/>
        </w:rPr>
        <w:instrText>⋅</w:instrText>
      </w:r>
      <w:r w:rsidR="00B255F0">
        <w:instrText xml:space="preserve">y−1, this trend is only 50% of the trend for 1979–2014, before the precipitous decline. Four of the 5 sectors into which the Antarctic sea ice cover is divided all also have 40-y positive trends that are well reduced from their 2014–2017 values. The one anomalous sector in this regard, the Bellingshausen/Amundsen Seas, has a 40-y negative trend, with the yearly average ice extents decreasing overall in the first 3 decades, reaching a minimum in 2007, and exhibiting an overall upward trend since 2007 (i.e., reflecting a reversal in the opposite direction from the other 4 sectors and the Antarctic sea ice cover as a whole).","DOI":"10.1073/pnas.1906556116","ISSN":"0027-8424, 1091-6490","note":"PMID: 31262810","journalAbbreviation":"PNAS","language":"en","author":[{"family":"Parkinson","given":"Claire L."}],"issued":{"date-parts":[["2019",6,26]]}}}],"schema":"https://github.com/citation-style-language/schema/raw/master/csl-citation.json"} </w:instrText>
      </w:r>
      <w:r w:rsidR="00B255F0">
        <w:fldChar w:fldCharType="separate"/>
      </w:r>
      <w:r w:rsidR="00B255F0">
        <w:rPr>
          <w:noProof/>
        </w:rPr>
        <w:t>(Parkinson 2019)</w:t>
      </w:r>
      <w:r w:rsidR="00B255F0">
        <w:fldChar w:fldCharType="end"/>
      </w:r>
      <w:r w:rsidRPr="007D3A3E">
        <w:t>. Glaciers and land-based ice sheets across the world over have also shrunk</w:t>
      </w:r>
      <w:r w:rsidR="00B255F0">
        <w:t xml:space="preserve"> </w:t>
      </w:r>
      <w:r w:rsidR="00B255F0">
        <w:fldChar w:fldCharType="begin"/>
      </w:r>
      <w:r w:rsidR="00B255F0">
        <w:instrText xml:space="preserve"> ADDIN ZOTERO_ITEM CSL_CITATION {"citationID":"474GQhCA","properties":{"formattedCitation":"(Barange 2018)","plainCitation":"(Barange 2018)","noteIndex":0},"citationItems":[{"id":45,"uris":["http://zotero.org/groups/2324269/items/MRGHPWZS"],"uri":["http://zotero.org/groups/2324269/items/MRGHPWZS"],"itemData":{"id":45,"type":"book","title":"Impacts of climate change on fisheries and aquaculture: synthesis of current knowledge, adaptation and mitigation options","source":"Open WorldCat","abstract":"\"This FAO Technical Paper is aimed primarily at policymakers, fisheries managerss and practitioners and has been prepared particularly with a view to assisting countries in the development of their Nationally Determined Contributions (NDCs) to the Paris Climate Agreement, the next versions of which are to be submitted by 2020. The Technical Paper provides the most up-to-date synthesis on the impacts and risks of, and the opportunities and responses to climate change in the fisheries and aquaculture sector, in the context of poverty alleviation. It covers marine capture fisheries and their environments (Chapters 4 to 17), inland waters and their fisheries (Chapters 18,19 and 26), as well as aquaculture (Chapters 20 to 22). The Technical Paper also includes chapters on disasters and extreme events (Chapter 23) and health and food safety hazards (Chapter 24). Guidance and tools are presented for planning and implementing effective and explicit adaptation (Chapter 25), while taking into consideration the impacts on fisheries and aquaculture of potential adaptations to climate change in other sectors (Chapter 26). Mitigation is addressed in Chapter 27, which provides quantitative information on the fisheries and aquaculture sector's contributions to greenhouse gas emissions, as well as strategies and tools for mitigation\"--Back cover.","ISBN":"978-92-5-130607-9","note":"OCLC: 1078885208","title-short":"Impacts of climate change on fisheries and aquaculture","language":"en","author":[{"family":"Barange","given":"Manuel"}],"issued":{"date-parts":[["2018"]]}}}],"schema":"https://github.com/citation-style-language/schema/raw/master/csl-citation.json"} </w:instrText>
      </w:r>
      <w:r w:rsidR="00B255F0">
        <w:fldChar w:fldCharType="separate"/>
      </w:r>
      <w:r w:rsidR="00B255F0">
        <w:rPr>
          <w:noProof/>
        </w:rPr>
        <w:t>(Barange 2018)</w:t>
      </w:r>
      <w:r w:rsidR="00B255F0">
        <w:fldChar w:fldCharType="end"/>
      </w:r>
      <w:r w:rsidRPr="007D3A3E">
        <w:t xml:space="preserve"> and their influences on sea level rise are expected to outpace that of other sources in the near future</w:t>
      </w:r>
      <w:r w:rsidR="00B255F0">
        <w:t xml:space="preserve"> </w:t>
      </w:r>
      <w:r w:rsidR="00B255F0">
        <w:fldChar w:fldCharType="begin"/>
      </w:r>
      <w:r w:rsidR="00B255F0">
        <w:instrText xml:space="preserve"> ADDIN ZOTERO_ITEM CSL_CITATION {"citationID":"oceMzGgk","properties":{"formattedCitation":"(Dutton et al. 2015)","plainCitation":"(Dutton et al. 2015)","noteIndex":0},"citationItems":[{"id":33,"uris":["http://zotero.org/groups/2324269/items/MIDE4VGS"],"uri":["http://zotero.org/groups/2324269/items/MIDE4VGS"],"itemData":{"id":33,"type":"article-journal","title":"Sea-level rise due to polar ice-sheet mass loss during past warm periods","container-title":"Science","page":"aaa4019","volume":"349","issue":"6244","source":"science.sciencemag.org","abstract":"Warming climate, melting ice, rising seas\nWe know that the sea level will rise as climate warms. Nevertheless, accurate projections of how much sea-level rise will occur are difficult to make based solely on modern observations. Determining how ice sheets and sea level have varied in past warm periods can help us better understand how sensitive ice sheets are to higher temperatures. Dutton et al. review recent interdisciplinary progress in understanding this issue, based on data from four different warm intervals over the past 3 million years. Their synthesis provides a clear picture of the progress we have made and the hurdles that still exist.\nScience, this issue 10.1126/science.aaa4019\nStructured Abstract\nBACKGROUNDAlthough thermal expansion of seawater and melting of mountain glaciers have dominated global mean sea level (GMSL) rise over the last century, mass loss from the Greenland and Antarctic ice sheets is expected to exceed other contributions to GMSL rise under future warming. To better constrain polar ice-sheet response to warmer temperatures, we draw on evidence from interglacial periods in the geologic record that experienced warmer polar temperatures and higher GMSLs than present. Coastal records of sea level from these previous warm periods demonstrate geographic variability because of the influence of several geophysical processes that operate across a range of magnitudes and time scales. Inferring GMSL and ice-volume changes from these reconstructions is nontrivial and generally requires the use of geophysical models.\nADVANCESInterdisciplinary studies of geologic archives have ushered in a new era of deciphering magnitudes, rates, and sources of sea-level rise. Advances in our understanding of polar ice-sheet response to warmer climates have been made through an increase in the number and geographic distribution of sea-level reconstructions, better ice-sheet constraints, and the recognition that several geophysical processes cause spatially complex patterns in sea level. In particular, accounting for glacial isostatic processes helps to decipher spatial variability in coastal sea-level records and has reconciled a number of site-specific sea-level reconstructions for warm periods that have occurred within the past several hundred thousand years. This enables us to infer that during recent interglacial periods, small increases in global mean temperature and just a few degrees of polar warming relative to the preindustrial period resulted in ≥6 m of GMSL rise. Mantle-driven dynamic topography introduces large uncertainties on longer time scales, affecting reconstructions for time periods such as the Pliocene (~3 million years ago), when atmospheric CO2 was ~400 parts per million (ppm), similar to that of the present. Both modeling and field evidence suggest that polar ice sheets were smaller during this time period, but because dynamic topography can cause tens of meters of vertical displacement at Earth’s surface on million-year time scales and uncertainty in model predictions of this signal are large, it is currently not possible to make a precise estimate of peak GMSL during the Pliocene.\nOUTLOOKOur present climate is warming to a level associated with significant polar ice-sheet loss in the past, but a number of challenges remain to further constrain ice-sheet sensitivity to climate change using paleo–sea level records. Improving our understanding of rates of GMSL rise due to polar ice-mass loss is perhaps the most societally relevant information the paleorecord can provide, yet robust estimates of rates of GMSL rise associated with polar ice-sheet retreat and/or collapse remain a weakness in existing sea-level reconstructions. Improving existing magnitudes, rates, and sources of GMSL rise will require a better (global) distribution of sea-level reconstructions with high temporal resolution and precise elevations and should include sites close to present and former ice sheets. Translating such sea-level data into a robust GMSL signal demands integration with geophysical models, which in turn can be tested through improved spatial and temporal sampling of coastal records.Further development is needed to refine estimates of past sea level from geochemical proxies. In particular, paired oxygen isotope and Mg/Ca data are currently unable to provide confident, quantitative estimates of peak sea level during these past warm periods. In some GMSL reconstructions, polar ice-sheet retreat is inferred from the total GMSL budget, but identifying the specific ice-sheet sources is currently hindered by limited field evidence at high latitudes. Given the paucity of such data, emerging geochemical and geophysical techniques show promise for identifying the sectors of the ice sheets that were most vulnerable to collapse in the past and perhaps will be again in the future. &lt;img class=\"fragment-image\" aria-describedby=\"F1-caption\" src=\"https://science.sciencemag.org/content/sci/349/6244/aaa4019/F1.medium.gif\"/&gt; Download high-res image Open in new tab Download Powerpoint Peak global mean temperature, atmospheric CO2, maximum global mean sea level (GMSL), and source(s) of meltwater.Light blue shading indicates uncertainty of GMSL maximum. Red pie charts over Greenland and Antarctica denote fraction (not location) of ice retreat.\nInterdisciplinary studies of geologic archives have ushered in a new era of deciphering magnitudes, rates, and sources of sea-level rise from polar ice-sheet loss during past warm periods. Accounting for glacial isostatic processes helps to reconcile spatial variability in peak sea level during marine isotope stages 5e and 11, when the global mean reached 6 to 9 meters and 6 to 13 meters higher than present, respectively. Dynamic topography introduces large uncertainties on longer time scales, precluding robust sea-level estimates for intervals such as the Pliocene. Present climate is warming to a level associated with significant polar ice-sheet loss in the past. Here, we outline advances and challenges involved in constraining ice-sheet sensitivity to climate change with use of paleo–sea level records.\nReconstructing past magnitudes, rates, and sources of sea-level rise can help project what our warmer future may hold.\nReconstructing past magnitudes, rates, and sources of sea-level rise can help project what our warmer future may hold.","DOI":"10.1126/science.aaa4019","ISSN":"0036-8075, 1095-9203","note":"PMID: 26160951","language":"en","author":[{"family":"Dutton","given":"A."},{"family":"Carlson","given":"A. E."},{"family":"Long","given":"A. J."},{"family":"Milne","given":"G. A."},{"family":"Clark","given":"P. U."},{"family":"DeConto","given":"R."},{"family":"Horton","given":"B. P."},{"family":"Rahmstorf","given":"S."},{"family":"Raymo","given":"M. E."}],"issued":{"date-parts":[["2015",7,10]]}}}],"schema":"https://github.com/citation-style-language/schema/raw/master/csl-citation.json"} </w:instrText>
      </w:r>
      <w:r w:rsidR="00B255F0">
        <w:fldChar w:fldCharType="separate"/>
      </w:r>
      <w:r w:rsidR="00B255F0">
        <w:rPr>
          <w:noProof/>
        </w:rPr>
        <w:t>(Dutton et al. 2015)</w:t>
      </w:r>
      <w:r w:rsidR="00B255F0">
        <w:fldChar w:fldCharType="end"/>
      </w:r>
      <w:r w:rsidRPr="007D3A3E">
        <w:t xml:space="preserve">. </w:t>
      </w:r>
    </w:p>
    <w:p w14:paraId="4ED4F94B" w14:textId="77777777" w:rsidR="00D70396" w:rsidRPr="007D3A3E" w:rsidRDefault="00D70396"/>
    <w:p w14:paraId="5B6C9FA4" w14:textId="77777777" w:rsidR="00D70396" w:rsidRPr="007D3A3E" w:rsidRDefault="00CB13CA">
      <w:pPr>
        <w:pStyle w:val="Heading2"/>
        <w:ind w:right="-360"/>
      </w:pPr>
      <w:bookmarkStart w:id="20" w:name="_3dy6vkm" w:colFirst="0" w:colLast="0"/>
      <w:bookmarkEnd w:id="20"/>
      <w:r w:rsidRPr="007D3A3E">
        <w:t>4. Connecting the links between climate change and the ocean economy</w:t>
      </w:r>
    </w:p>
    <w:p w14:paraId="713537E8" w14:textId="77777777" w:rsidR="00D70396" w:rsidRPr="007D3A3E" w:rsidRDefault="00CB13CA">
      <w:pPr>
        <w:pStyle w:val="Heading3"/>
      </w:pPr>
      <w:r w:rsidRPr="007D3A3E">
        <w:t>4.1 Capture fisheries</w:t>
      </w:r>
    </w:p>
    <w:p w14:paraId="21AEBD9D" w14:textId="77777777" w:rsidR="00D70396" w:rsidRPr="007D3A3E" w:rsidRDefault="00CB13CA">
      <w:pPr>
        <w:pStyle w:val="Heading4"/>
      </w:pPr>
      <w:bookmarkStart w:id="21" w:name="_1t3h5sf" w:colFirst="0" w:colLast="0"/>
      <w:bookmarkEnd w:id="21"/>
      <w:r w:rsidRPr="007D3A3E">
        <w:t>4.1.1 Importance of capture fisheries to the ocean economy</w:t>
      </w:r>
    </w:p>
    <w:p w14:paraId="47ACED1A" w14:textId="421780E4" w:rsidR="00D70396" w:rsidRPr="007D3A3E" w:rsidRDefault="00CB13CA">
      <w:r w:rsidRPr="007D3A3E">
        <w:t>In 2016, the UN Food and Agriculture Organization (FAO) estimated that marine capture fisheries produced 79.3 million metric tons (mt) of landings, representing 46.4% of global seafood production (170.9 million mt), and US$130 billion in first sale value</w:t>
      </w:r>
      <w:r w:rsidR="007711B2">
        <w:t xml:space="preserve"> </w:t>
      </w:r>
      <w:r w:rsidR="007711B2">
        <w:fldChar w:fldCharType="begin"/>
      </w:r>
      <w:r w:rsidR="00E64B95">
        <w:instrText xml:space="preserve"> ADDIN ZOTERO_ITEM CSL_CITATION {"citationID":"x3ozYSsx","properties":{"formattedCitation":"(\\uc0\\u8220{}The State of World Fisheries and Aquaculture - Meeting the Sustainable Development Goals\\uc0\\u8221{} 2018)","plainCitation":"(“The State of World Fisheries and Aquaculture - Meeting the Sustainable Development Goals” 2018)","dontUpdate":true,"noteIndex":0},"citationItems":[{"id":37,"uris":["http://zotero.org/groups/2324269/items/RBSH386V"],"uri":["http://zotero.org/groups/2324269/items/RBSH386V"],"itemData":{"id":37,"type":"report","title":"The State of World Fisheries and Aquaculture - Meeting the sustainable development goals","publisher":"FAO","publisher-place":"Rome","source":"Gemeinsamer Bibliotheksverbund ISBN","event-place":"Rome","URL":"http://www.fao.org/fishery/sofia/en","number":"CC BY-NC-SA 3.0 IGO","language":"en","author":[{"literal":"FAO"}],"issued":{"date-parts":[["2018"]]}}}],"schema":"https://github.com/citation-style-language/schema/raw/master/csl-citation.json"} </w:instrText>
      </w:r>
      <w:r w:rsidR="007711B2">
        <w:fldChar w:fldCharType="separate"/>
      </w:r>
      <w:r w:rsidR="007711B2" w:rsidRPr="007711B2">
        <w:t>(</w:t>
      </w:r>
      <w:r w:rsidR="007711B2">
        <w:t>FAO</w:t>
      </w:r>
      <w:r w:rsidR="007711B2" w:rsidRPr="007711B2">
        <w:t xml:space="preserve"> 2018)</w:t>
      </w:r>
      <w:r w:rsidR="007711B2">
        <w:fldChar w:fldCharType="end"/>
      </w:r>
      <w:r w:rsidRPr="007D3A3E">
        <w:t xml:space="preserve">. They also estimated that approximately 30.6 million people participated (either full-time, part-time, or occasionally) in capture fisheries operated by approximately 4.6 million fishing vessels. Small-scale fisheries are the backbone of socioeconomic well-being in many coastal communities </w:t>
      </w:r>
      <w:r w:rsidR="007711B2">
        <w:fldChar w:fldCharType="begin"/>
      </w:r>
      <w:r w:rsidR="00E64B95">
        <w:instrText xml:space="preserve"> ADDIN ZOTERO_ITEM CSL_CITATION {"citationID":"DrRXT94L","properties":{"formattedCitation":"(B\\uc0\\u233{}n\\uc0\\u233{} 2004; B\\uc0\\u233{}n\\uc0\\u233{}, Macfadyen, and Allison 2007; B\\uc0\\u233{}n\\uc0\\u233{}, Hersoug, and Allison 2010)","plainCitation":"(Béné 2004; Béné, Macfadyen, and Allison 2007; Béné, Hersoug, and Allison 2010)","dontUpdate":true,"noteIndex":0},"citationItems":[{"id":477,"uris":["http://zotero.org/groups/2324269/items/WRB42Y3V"],"uri":["http://zotero.org/groups/2324269/items/WRB42Y3V"],"itemData":{"id":477,"type":"chapter","title":"Poverty in Small-scale Fisheries: A Review and Some Further Thoughts","container-title":"Poverty and Small-scale Fisheries in West Africa","publisher":"Springer Netherlands","publisher-place":"Dordrecht","page":"61-82","event-place":"Dordrecht","abstract":"Since the middle of the 1990s, poverty alleviation seems to have become the new priority agenda of international development organisations. The United Nations declared 1997–2006 as the “first UN decade for the eradication of poverty” and both the 1997 White Paper on International Development by DFID and the 2000 World Development Report by the World Bank recognise poverty elimination as the “world’s greatest challenge”. UN-agencies (UNICEP, UNDP, etc.) but also other international development organisations and institutions (ILO, WTO, etc.) are now taking concerted action to try to achieve the target proposed by the Development Assistance Committee of the OECD, namely to reduce by half by 2015 the proportion of people living in extreme poverty1. Even the IMF’s general orientation seems to have been influenced by this ‘new’ poverty agenda. The IMF’s facility for poor countries (formally known as the Enhanced Structural Adjustment Facility) has now been renamed the ‘Poverty Reduction and Growth Facility’ and the Poverty Reduction Strategy Paper (PRSP) initiative has replaced the Policy Framework Paper as the overarching document which outlines the IMF’s policy directions and resource allocation framework.","URL":"https://doi.org/10.1007/978-94-017-2736-5_5","ISBN":"978-94-017-2736-5","note":"DOI: 10.1007/978-94-017-2736-5_5","author":[{"family":"Béné","given":"Christophe"}],"editor":[{"family":"Neiland","given":"Arthur E."},{"family":"Béné","given":"Christophe"}],"issued":{"date-parts":[["2004"]]}}},{"id":480,"uris":["http://zotero.org/groups/2324269/items/RJ9UTNXX"],"uri":["http://zotero.org/groups/2324269/items/RJ9UTNXX"],"itemData":{"id":480,"type":"book","title":"Increasing the contribution of small-scale fisheries to poverty alleviation and food security","collection-title":"No. 481","publisher":"Food &amp; Agriculture Org.","author":[{"family":"Béné","given":"Christophe"},{"family":"Macfadyen","given":"Graeme"},{"family":"Allison","given":"Edward Hugh"}],"issued":{"date-parts":[["2007"]]}}},{"id":484,"uris":["http://zotero.org/groups/2324269/items/MW3GZ3DS"],"uri":["http://zotero.org/groups/2324269/items/MW3GZ3DS"],"itemData":{"id":484,"type":"article-journal","title":"Not by Rent Alone: Analysing the Pro-Poor Functions of Small-Scale Fisheries in Developing Countries","container-title":"Development Policy Review","page":"325-358","volume":"28","issue":"3","source":"DOI.org (Crossref)","abstract":"The dominant view in academic and policy arenas is increasingly one in which the major contribution of capture fisheries to development should be derived from the capacity of society to maximise the economic rent of fishery resources. Drawing upon empirical experience from the South, this article highlights the potentially disastrous consequences that a universal implementation of the rent-maximisation model would have in developing countries, and argues that a more gradual approach would be preferable. The welfare function of small-scale fisheries, namely, their capacities to provide labour and cash income to resource-poor households, should be preserved until the appropriate macroeconomic conditions for rentmaximisation and redistribution are fulfilled.","DOI":"10.1111/j.1467-7679.2010.00486.x","ISSN":"09506764","title-short":"Not by Rent Alone","language":"en","author":[{"family":"Béné","given":"Christophe"},{"family":"Hersoug","given":"Bjørn"},{"family":"Allison","given":"Edward H."}],"issued":{"date-parts":[["2010",5]]}}}],"schema":"https://github.com/citation-style-language/schema/raw/master/csl-citation.json"} </w:instrText>
      </w:r>
      <w:r w:rsidR="007711B2">
        <w:fldChar w:fldCharType="separate"/>
      </w:r>
      <w:r w:rsidR="007711B2" w:rsidRPr="007711B2">
        <w:t>(Béné 2004; Béné</w:t>
      </w:r>
      <w:r w:rsidR="00E24F34">
        <w:t xml:space="preserve"> et al. </w:t>
      </w:r>
      <w:r w:rsidR="007711B2" w:rsidRPr="007711B2">
        <w:t>2007</w:t>
      </w:r>
      <w:r w:rsidR="00E24F34">
        <w:t xml:space="preserve">, </w:t>
      </w:r>
      <w:r w:rsidR="007711B2" w:rsidRPr="007711B2">
        <w:t>2010)</w:t>
      </w:r>
      <w:r w:rsidR="007711B2">
        <w:fldChar w:fldCharType="end"/>
      </w:r>
      <w:r w:rsidRPr="007D3A3E">
        <w:t>, especially in the tropics where the majority of fish-dependent countries are located</w:t>
      </w:r>
      <w:r w:rsidR="007711B2">
        <w:t xml:space="preserve"> </w:t>
      </w:r>
      <w:r w:rsidR="007711B2">
        <w:fldChar w:fldCharType="begin"/>
      </w:r>
      <w:r w:rsidR="007711B2">
        <w:instrText xml:space="preserve"> ADDIN ZOTERO_ITEM CSL_CITATION {"citationID":"CqI6dv6e","properties":{"formattedCitation":"(Golden et al. 2016)","plainCitation":"(Golden et al. 2016)","noteIndex":0},"citationItems":[{"id":266,"uris":["http://zotero.org/groups/2324269/items/EQ5MYGSD"],"uri":["http://zotero.org/groups/2324269/items/EQ5MYGSD"],"itemData":{"id":266,"type":"article-journal","title":"Nutrition: Fall in fish catch threatens human health","container-title":"Nature","page":"317-320","volume":"534","issue":"7607","source":"DOI.org (Crossref)","DOI":"10.1038/534317a","ISSN":"0028-0836, 1476-4687","title-short":"Nutrition","journalAbbreviation":"Nature","language":"en","author":[{"family":"Golden","given":"Christopher D."},{"family":"Allison","given":"Edward H."},{"family":"Cheung","given":"William W. L."},{"family":"Dey","given":"Madan M."},{"family":"Halpern","given":"Benjamin S."},{"family":"McCauley","given":"Douglas J."},{"family":"Smith","given":"Matthew"},{"family":"Vaitla","given":"Bapu"},{"family":"Zeller","given":"Dirk"},{"family":"Myers","given":"Samuel S."}],"issued":{"date-parts":[["2016",6]]}}}],"schema":"https://github.com/citation-style-language/schema/raw/master/csl-citation.json"} </w:instrText>
      </w:r>
      <w:r w:rsidR="007711B2">
        <w:fldChar w:fldCharType="separate"/>
      </w:r>
      <w:r w:rsidR="007711B2">
        <w:rPr>
          <w:noProof/>
        </w:rPr>
        <w:t>(Golden et al. 2016)</w:t>
      </w:r>
      <w:r w:rsidR="007711B2">
        <w:fldChar w:fldCharType="end"/>
      </w:r>
      <w:r w:rsidR="007711B2">
        <w:t xml:space="preserve">. </w:t>
      </w:r>
      <w:r w:rsidRPr="007D3A3E">
        <w:t>Fish and fish products are among the most traded food commodities in the world. In 2016, approximately 35% of production entered international trade for either human consumption or non-food uses</w:t>
      </w:r>
      <w:r w:rsidR="007711B2">
        <w:t xml:space="preserve"> </w:t>
      </w:r>
      <w:r w:rsidR="007711B2">
        <w:fldChar w:fldCharType="begin"/>
      </w:r>
      <w:r w:rsidR="00E64B95">
        <w:instrText xml:space="preserve"> ADDIN ZOTERO_ITEM CSL_CITATION {"citationID":"Il2BKLlr","properties":{"formattedCitation":"(\\uc0\\u8220{}The State of World Fisheries and Aquaculture - Meeting the Sustainable Development Goals\\uc0\\u8221{} 2018)","plainCitation":"(“The State of World Fisheries and Aquaculture - Meeting the Sustainable Development Goals” 2018)","dontUpdate":true,"noteIndex":0},"citationItems":[{"id":37,"uris":["http://zotero.org/groups/2324269/items/RBSH386V"],"uri":["http://zotero.org/groups/2324269/items/RBSH386V"],"itemData":{"id":37,"type":"report","title":"The State of World Fisheries and Aquaculture - Meeting the sustainable development goals","publisher":"FAO","publisher-place":"Rome","source":"Gemeinsamer Bibliotheksverbund ISBN","event-place":"Rome","URL":"http://www.fao.org/fishery/sofia/en","number":"CC BY-NC-SA 3.0 IGO","language":"en","author":[{"literal":"FAO"}],"issued":{"date-parts":[["2018"]]}}}],"schema":"https://github.com/citation-style-language/schema/raw/master/csl-citation.json"} </w:instrText>
      </w:r>
      <w:r w:rsidR="007711B2">
        <w:fldChar w:fldCharType="separate"/>
      </w:r>
      <w:r w:rsidR="007711B2" w:rsidRPr="007711B2">
        <w:t>(</w:t>
      </w:r>
      <w:r w:rsidR="007711B2">
        <w:t>FAO</w:t>
      </w:r>
      <w:r w:rsidR="007711B2" w:rsidRPr="007711B2">
        <w:t xml:space="preserve"> 2018)</w:t>
      </w:r>
      <w:r w:rsidR="007711B2">
        <w:fldChar w:fldCharType="end"/>
      </w:r>
      <w:r w:rsidR="007711B2">
        <w:t>.</w:t>
      </w:r>
      <w:r w:rsidRPr="007D3A3E">
        <w:t xml:space="preserve"> The 60 million mt (US$143 billion) of fish products exported in 2016 constitute a 245% increase relative to 1976 exports (US$8 billion). Over this time period, the rate of growth of exports from developing countries has surpassed that from developed countries</w:t>
      </w:r>
      <w:r w:rsidR="007711B2">
        <w:t xml:space="preserve"> </w:t>
      </w:r>
      <w:r w:rsidR="007711B2">
        <w:fldChar w:fldCharType="begin"/>
      </w:r>
      <w:r w:rsidR="00E64B95">
        <w:instrText xml:space="preserve"> ADDIN ZOTERO_ITEM CSL_CITATION {"citationID":"hH7xEdXM","properties":{"formattedCitation":"(\\uc0\\u8220{}The State of World Fisheries and Aquaculture - Meeting the Sustainable Development Goals\\uc0\\u8221{} 2018)","plainCitation":"(“The State of World Fisheries and Aquaculture - Meeting the Sustainable Development Goals” 2018)","dontUpdate":true,"noteIndex":0},"citationItems":[{"id":37,"uris":["http://zotero.org/groups/2324269/items/RBSH386V"],"uri":["http://zotero.org/groups/2324269/items/RBSH386V"],"itemData":{"id":37,"type":"report","title":"The State of World Fisheries and Aquaculture - Meeting the sustainable development goals","publisher":"FAO","publisher-place":"Rome","source":"Gemeinsamer Bibliotheksverbund ISBN","event-place":"Rome","URL":"http://www.fao.org/fishery/sofia/en","number":"CC BY-NC-SA 3.0 IGO","language":"en","author":[{"literal":"FAO"}],"issued":{"date-parts":[["2018"]]}}}],"schema":"https://github.com/citation-style-language/schema/raw/master/csl-citation.json"} </w:instrText>
      </w:r>
      <w:r w:rsidR="007711B2">
        <w:fldChar w:fldCharType="separate"/>
      </w:r>
      <w:r w:rsidR="007711B2" w:rsidRPr="007711B2">
        <w:t>(</w:t>
      </w:r>
      <w:r w:rsidR="007711B2">
        <w:t xml:space="preserve">FAO </w:t>
      </w:r>
      <w:r w:rsidR="007711B2" w:rsidRPr="007711B2">
        <w:t>2018)</w:t>
      </w:r>
      <w:r w:rsidR="007711B2">
        <w:fldChar w:fldCharType="end"/>
      </w:r>
      <w:r w:rsidR="007711B2">
        <w:t xml:space="preserve">. </w:t>
      </w:r>
      <w:r w:rsidRPr="007D3A3E">
        <w:t xml:space="preserve">Finally, the average annual increase in fish consumption (3.2%) has outpaced the average annual increase in human population growth (1.6%), and demand for fish is projected to increase as the human population grows and becomes increasingly wealthy </w:t>
      </w:r>
      <w:r w:rsidR="007711B2">
        <w:fldChar w:fldCharType="begin"/>
      </w:r>
      <w:r w:rsidR="00E64B95">
        <w:instrText xml:space="preserve"> ADDIN ZOTERO_ITEM CSL_CITATION {"citationID":"AJgYzikl","properties":{"formattedCitation":"(\\uc0\\u8220{}The State of World Fisheries and Aquaculture - Meeting the Sustainable Development Goals\\uc0\\u8221{} 2018)","plainCitation":"(“The State of World Fisheries and Aquaculture - Meeting the Sustainable Development Goals” 2018)","dontUpdate":true,"noteIndex":0},"citationItems":[{"id":37,"uris":["http://zotero.org/groups/2324269/items/RBSH386V"],"uri":["http://zotero.org/groups/2324269/items/RBSH386V"],"itemData":{"id":37,"type":"report","title":"The State of World Fisheries and Aquaculture - Meeting the sustainable development goals","publisher":"FAO","publisher-place":"Rome","source":"Gemeinsamer Bibliotheksverbund ISBN","event-place":"Rome","URL":"http://www.fao.org/fishery/sofia/en","number":"CC BY-NC-SA 3.0 IGO","language":"en","author":[{"literal":"FAO"}],"issued":{"date-parts":[["2018"]]}}}],"schema":"https://github.com/citation-style-language/schema/raw/master/csl-citation.json"} </w:instrText>
      </w:r>
      <w:r w:rsidR="007711B2">
        <w:fldChar w:fldCharType="separate"/>
      </w:r>
      <w:r w:rsidR="007711B2" w:rsidRPr="007711B2">
        <w:t>(</w:t>
      </w:r>
      <w:r w:rsidR="007711B2">
        <w:t>FAO</w:t>
      </w:r>
      <w:r w:rsidR="007711B2" w:rsidRPr="007711B2">
        <w:t xml:space="preserve"> 2018)</w:t>
      </w:r>
      <w:r w:rsidR="007711B2">
        <w:fldChar w:fldCharType="end"/>
      </w:r>
      <w:r w:rsidR="007711B2">
        <w:t>.</w:t>
      </w:r>
    </w:p>
    <w:p w14:paraId="5010D9B5" w14:textId="77777777" w:rsidR="00D70396" w:rsidRPr="007D3A3E" w:rsidRDefault="00CB13CA">
      <w:pPr>
        <w:pStyle w:val="Heading4"/>
      </w:pPr>
      <w:bookmarkStart w:id="22" w:name="_ilsbz3g9t0gj" w:colFirst="0" w:colLast="0"/>
      <w:bookmarkEnd w:id="22"/>
      <w:r w:rsidRPr="007D3A3E">
        <w:t>4.1.2 Impacts of climate change on capture fisheries</w:t>
      </w:r>
    </w:p>
    <w:p w14:paraId="317CD7BC" w14:textId="4074508B" w:rsidR="00D70396" w:rsidRPr="007D3A3E" w:rsidRDefault="00CB13CA">
      <w:r w:rsidRPr="007D3A3E">
        <w:t>The dynamics of harvested marine fish and invertebrate populations are sensitive to climate change</w:t>
      </w:r>
      <w:r w:rsidR="0001586A">
        <w:t xml:space="preserve"> </w:t>
      </w:r>
      <w:r w:rsidR="0001586A">
        <w:fldChar w:fldCharType="begin"/>
      </w:r>
      <w:r w:rsidR="0001586A">
        <w:instrText xml:space="preserve"> ADDIN ZOTERO_ITEM CSL_CITATION {"citationID":"IPbRMSfT","properties":{"formattedCitation":"(Rijnsdorp et al. 2009; Hollowed et al. 2013)","plainCitation":"(Rijnsdorp et al. 2009; Hollowed et al. 2013)","noteIndex":0},"citationItems":[{"id":486,"uris":["http://zotero.org/groups/2324269/items/MQG33QD5"],"uri":["http://zotero.org/groups/2324269/items/MQG33QD5"],"itemData":{"id":486,"type":"article-journal","title":"Resolving the effect of climate change on fish populations","container-title":"ICES Journal of Marine Science","page":"1570-1583","volume":"66","issue":"7","source":"DOI.org (Crossref)","abstract":"This paper develops a framework for the study of climate on ﬁsh populations based on ﬁrst principles of physiology, ecology, and available observations. Environmental variables and oceanographic features that are relevant to ﬁsh and that are likely to be affected by climate change are reviewed. Working hypotheses are derived from the differences in the expected response of different species groups. A review of published data on Northeast Atlantic ﬁsh species representing different biogeographic afﬁnities, habitats, and body size lends support to the hypothesis that global warming results in a shift in abundance and distribution (in patterns of occurrence with latitude and depth) of ﬁsh species. Pelagic species exhibit clear changes in seasonal migration patterns related to climateinduced changes in zooplankton productivity. Lusitanian species have increased in recent decades (sprat, anchovy, and horse mackerel), especially at the northern limit of their distribution areas, while Boreal species decreased at the southern limit of their distribution range (cod and plaice), but increased at the northern limit (cod). Although the underlying mechanisms remain uncertain, available evidence suggests climate-related changes in recruitment success to be the key process, stemming from either higher production or survival in the pelagic egg or larval stage, or owing to changes in the quality/quantity of nursery habitats.","DOI":"10.1093/icesjms/fsp056","ISSN":"1054-3139, 1095-9289","journalAbbreviation":"ICES Journal of Marine Science","language":"en","author":[{"family":"Rijnsdorp","given":"A. D."},{"family":"Peck","given":"M. A."},{"family":"Engelhard","given":"G. H."},{"family":"Mollmann","given":"C."},{"family":"Pinnegar","given":"J. K."}],"issued":{"date-parts":[["2009",8,1]]}}},{"id":488,"uris":["http://zotero.org/groups/2324269/items/XZCGXFZG"],"uri":["http://zotero.org/groups/2324269/items/XZCGXFZG"],"itemData":{"id":488,"type":"article-journal","title":"Projected impacts of climate change on marine fish and fisheries","container-title":"ICES Journal of Marine Science","page":"1023-1037","volume":"70","issue":"5","source":"DOI.org (Crossref)","DOI":"10.1093/icesjms/fst081","ISSN":"1054-3139, 1095-9289","journalAbbreviation":"ICES Journal of Marine Science","language":"en","author":[{"family":"Hollowed","given":"A. B."},{"family":"Barange","given":"M."},{"family":"Beamish","given":"R. J."},{"family":"Brander","given":"K."},{"family":"Cochrane","given":"K."},{"family":"Drinkwater","given":"K."},{"family":"Foreman","given":"M. G. G."},{"family":"Hare","given":"J. A."},{"family":"Holt","given":"J."},{"family":"Ito","given":"S.-i."},{"family":"Kim","given":"S."},{"family":"King","given":"J. R."},{"family":"Loeng","given":"H."},{"family":"MacKenzie","given":"B. R."},{"family":"Mueter","given":"F. J."},{"family":"Okey","given":"T. A."},{"family":"Peck","given":"M. A."},{"family":"Radchenko","given":"V. I."},{"family":"Rice","given":"J. C."},{"family":"Schirripa","given":"M. J."},{"family":"Yatsu","given":"A."},{"family":"Yamanaka","given":"Y."}],"issued":{"date-parts":[["2013",9,1]]}}}],"schema":"https://github.com/citation-style-language/schema/raw/master/csl-citation.json"} </w:instrText>
      </w:r>
      <w:r w:rsidR="0001586A">
        <w:fldChar w:fldCharType="separate"/>
      </w:r>
      <w:r w:rsidR="0001586A">
        <w:rPr>
          <w:noProof/>
        </w:rPr>
        <w:t>(Rijnsdorp et al. 2009; Hollowed et al. 2013)</w:t>
      </w:r>
      <w:r w:rsidR="0001586A">
        <w:fldChar w:fldCharType="end"/>
      </w:r>
      <w:r w:rsidRPr="007D3A3E">
        <w:t xml:space="preserve"> via changes in both environmental (e.g., warming, deoxygenation, acidification, etc.) and biological (e.g., phenology, food webs, predator-prey dynamics, etc.) conditions. In some cases, these changes can increase fisheries productivity. For example, warming can increase the suitable thermal habitat range available to a species, leading to range expansions, or negatively impact a key predator or competitor species. In other cases, these changes can decrease fisheries productivity. For example, hypoxia can increase mortality, acidification can decrease growth rates, and spatial-temporal mismatches in the availability of prey can reduce the recruitment of juveniles. In the sections below, we detail how retrospective and forward-looking studies have revealed the impact of climate change on marine fisheries and the opportunity for fisheries management to mitigate the negative impacts of climate change on the ocean economy.</w:t>
      </w:r>
    </w:p>
    <w:p w14:paraId="1D6D1F1E" w14:textId="77777777" w:rsidR="00D70396" w:rsidRPr="007D3A3E" w:rsidRDefault="00D70396"/>
    <w:p w14:paraId="7E4F70E0" w14:textId="77777777" w:rsidR="00D70396" w:rsidRPr="007D3A3E" w:rsidRDefault="00CB13CA">
      <w:pPr>
        <w:rPr>
          <w:b/>
        </w:rPr>
      </w:pPr>
      <w:r w:rsidRPr="007D3A3E">
        <w:rPr>
          <w:b/>
        </w:rPr>
        <w:t>1. Climate change modifies the life history of marine fish and invertebrates, including their growth, natural mortality, and recruitment rates. Managers will have to increasingly account for environmentally-driven changes in fish life history under climate change.</w:t>
      </w:r>
    </w:p>
    <w:p w14:paraId="48AA3D4E" w14:textId="77777777" w:rsidR="00D70396" w:rsidRPr="007D3A3E" w:rsidRDefault="00D70396">
      <w:pPr>
        <w:rPr>
          <w:b/>
        </w:rPr>
      </w:pPr>
    </w:p>
    <w:p w14:paraId="45FEC3F5" w14:textId="7ADA0288" w:rsidR="00D70396" w:rsidRPr="007D3A3E" w:rsidRDefault="00CB13CA">
      <w:r w:rsidRPr="007D3A3E">
        <w:rPr>
          <w:u w:val="single"/>
        </w:rPr>
        <w:t>Observed changes:</w:t>
      </w:r>
      <w:r w:rsidRPr="007D3A3E">
        <w:t xml:space="preserve"> Climate change has resulted in reduced growth rates and smaller body sizes in many marine fishes</w:t>
      </w:r>
      <w:r w:rsidR="0001586A">
        <w:t xml:space="preserve"> </w:t>
      </w:r>
      <w:r w:rsidR="0001586A">
        <w:fldChar w:fldCharType="begin"/>
      </w:r>
      <w:r w:rsidR="0001586A">
        <w:instrText xml:space="preserve"> ADDIN ZOTERO_ITEM CSL_CITATION {"citationID":"pj6iFl5n","properties":{"formattedCitation":"(Sheridan and Bickford 2011)","plainCitation":"(Sheridan and Bickford 2011)","noteIndex":0},"citationItems":[{"id":309,"uris":["http://zotero.org/groups/2324269/items/BIHR232P"],"uri":["http://zotero.org/groups/2324269/items/BIHR232P"],"itemData":{"id":309,"type":"article-journal","title":"Shrinking body size as an ecological response to climate change","container-title":"Nature Climate Change","page":"401-406","volume":"1","issue":"8","source":"DOI.org (Crossref)","DOI":"10.1038/nclimate1259","ISSN":"1758-678X, 1758-6798","journalAbbreviation":"Nature Clim Change","language":"en","author":[{"family":"Sheridan","given":"Jennifer A."},{"family":"Bickford","given":"David"}],"issued":{"date-parts":[["2011",11]]}}}],"schema":"https://github.com/citation-style-language/schema/raw/master/csl-citation.json"} </w:instrText>
      </w:r>
      <w:r w:rsidR="0001586A">
        <w:fldChar w:fldCharType="separate"/>
      </w:r>
      <w:r w:rsidR="0001586A">
        <w:rPr>
          <w:noProof/>
        </w:rPr>
        <w:t>(Sheridan and Bickford 2011)</w:t>
      </w:r>
      <w:r w:rsidR="0001586A">
        <w:fldChar w:fldCharType="end"/>
      </w:r>
      <w:r w:rsidRPr="007D3A3E">
        <w:t>, which translates to reduced yield per recruit</w:t>
      </w:r>
      <w:r w:rsidR="0001586A">
        <w:t xml:space="preserve"> </w:t>
      </w:r>
      <w:r w:rsidR="0001586A">
        <w:fldChar w:fldCharType="begin"/>
      </w:r>
      <w:r w:rsidR="0001586A">
        <w:instrText xml:space="preserve"> ADDIN ZOTERO_ITEM CSL_CITATION {"citationID":"usvFdQNJ","properties":{"formattedCitation":"(Baudron et al. 2014)","plainCitation":"(Baudron et al. 2014)","noteIndex":0},"citationItems":[{"id":224,"uris":["http://zotero.org/groups/2324269/items/DGXIZETI"],"uri":["http://zotero.org/groups/2324269/items/DGXIZETI"],"itemData":{"id":224,"type":"article-journal","title":"Warming temperatures and smaller body sizes: synchronous changes in growth of North Sea fishes","container-title":"Global Change Biology","page":"1023-1031","volume":"20","issue":"4","source":"DOI.org (Crossref)","abstract":"Decreasing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ﬁsh species. Here, we show that over a 40-year period six of eight commercial ﬁsh species in the North Sea examined underwent concomitant reductions in asymptotic body size with the synchronous component of the total variability coinciding with a 1–2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species-speciﬁc factors potentially impacting growth. Our ﬁndings support a recent model-derived prediction that ﬁsh size will shrink in response to climate-induced changes in temperature and oxygen. The smaller body sizes being projected for the future are already detectable in the North Sea.","DOI":"10.1111/gcb.12514","ISSN":"13541013","title-short":"Warming temperatures and smaller body sizes","journalAbbreviation":"Glob Change Biol","language":"en","author":[{"family":"Baudron","given":"Alan R."},{"family":"Needle","given":"Coby L."},{"family":"Rijnsdorp","given":"Adriaan D."},{"family":"Tara Marshall","given":"C."}],"issued":{"date-parts":[["2014",4]]}}}],"schema":"https://github.com/citation-style-language/schema/raw/master/csl-citation.json"} </w:instrText>
      </w:r>
      <w:r w:rsidR="0001586A">
        <w:fldChar w:fldCharType="separate"/>
      </w:r>
      <w:r w:rsidR="0001586A">
        <w:rPr>
          <w:noProof/>
        </w:rPr>
        <w:t>(Baudron et al. 2014)</w:t>
      </w:r>
      <w:r w:rsidR="0001586A">
        <w:fldChar w:fldCharType="end"/>
      </w:r>
      <w:r w:rsidRPr="007D3A3E">
        <w:t xml:space="preserve"> and by extension, reduced catch potential. Climate change has also altered the timing and location of the phytoplankton and zooplankton blooms that support marine food webs</w:t>
      </w:r>
      <w:r w:rsidR="0001586A">
        <w:t xml:space="preserve"> </w:t>
      </w:r>
      <w:r w:rsidR="0001586A">
        <w:fldChar w:fldCharType="begin"/>
      </w:r>
      <w:r w:rsidR="00E64B95">
        <w:instrText xml:space="preserve"> ADDIN ZOTERO_ITEM CSL_CITATION {"citationID":"aX9PYfxk","properties":{"formattedCitation":"(Cushing 1990; M. Edwards and Richardson 2004; Poloczanska et al. 2013)","plainCitation":"(Cushing 1990; M. Edwards and Richardson 2004; Poloczanska et al. 2013)","dontUpdate":true,"noteIndex":0},"citationItems":[{"id":250,"uris":["http://zotero.org/groups/2324269/items/RJGPBYBY"],"uri":["http://zotero.org/groups/2324269/items/RJGPBYBY"],"itemData":{"id":250,"type":"chapter","title":"Plankton Production and Year-class Strength in Fish Populations: an Update of the Match/Mismatch Hypothesis","container-title":"Advances in Marine Biology","publisher":"Academic Press","page":"249-293","volume":"26","source":"ScienceDirect","abstract":"The degree of match and mismatch in the time of larval production and production of their food has been put forward as an explanation of part of the variability in recruitment to a stock of fish. The magnitude of recruitment is not completely determined until the year-class finally joins the adult stock, and the processes involved probably begin early in the life-history of the fish when both their growth and mortality rates are high. The match/mismatch hypothesis is given in this chapter to cover the subsequent development through larval life up to metamorphosis, and possibly just beyond. The match/mismatch hypothesis has now been extended to the upwelling areas and oceanic divergences equatorward of 40° latitude on the basis that fish in these regions release batches of eggs more frequently when they are well fed and, more generally, that pelagic fish may modify their reproductive strategies such that they can feed and spawn at the same time. A delay in predation is of great importance, particularly when production peaks in early development. This model illustrates the difficulties that occur when growth and mortality are allowed to interact. On the other hand, there are three consequences of the match/mismatch hypothesis that are presented in this chapter. However, the limited conclusion drawn in this chapter is that, investigations of fish larvae should continue to be a part of the study of population dynamics of fishes.","URL":"http://www.sciencedirect.com/science/article/pii/S0065288108602023","note":"DOI: 10.1016/S0065-2881(08)60202-3","title-short":"Plankton Production and Year-class Strength in Fish Populations","author":[{"family":"Cushing","given":"D. H."}],"editor":[{"family":"Blaxter","given":"J. H. S."},{"family":"Southward","given":"A. J."}],"issued":{"date-parts":[["1990",1,1]]},"accessed":{"date-parts":[["2019",7,10]]}}},{"id":257,"uris":["http://zotero.org/groups/2324269/items/RZCIHSA6"],"uri":["http://zotero.org/groups/2324269/items/RZCIHSA6"],"itemData":{"id":257,"type":"article-journal","title":"Impact of climate change on marine pelagic phenology and trophic mismatch","container-title":"Nature","page":"881-884","volume":"430","issue":"7002","source":"DOI.org (Crossref)","DOI":"10.1038/nature02808","ISSN":"0028-0836, 1476-4687","journalAbbreviation":"Nature","language":"en","author":[{"family":"Edwards","given":"Martin"},{"family":"Richardson","given":"Anthony J."}],"issued":{"date-parts":[["2004",8]]}}},{"id":304,"uris":["http://zotero.org/groups/2324269/items/3DN924YC"],"uri":["http://zotero.org/groups/2324269/items/3DN924YC"],"itemData":{"id":304,"type":"article-journal","title":"Global imprint of climate change on marine life","container-title":"Nature Climate Change","page":"919-925","volume":"3","issue":"10","source":"DOI.org (Crossref)","DOI":"10.1038/nclimate1958","ISSN":"1758-678X, 1758-6798","journalAbbreviation":"Nature Clim Change","language":"en","author":[{"family":"Poloczanska","given":"Elvira S."},{"family":"Brown","given":"Christopher J."},{"family":"Sydeman","given":"William J."},{"family":"Kiessling","given":"Wolfgang"},{"family":"Schoeman","given":"David S."},{"family":"Moore","given":"Pippa J."},{"family":"Brander","given":"Keith"},{"family":"Bruno","given":"John F."},{"family":"Buckley","given":"Lauren B."},{"family":"Burrows","given":"Michael T."},{"family":"Duarte","given":"Carlos M."},{"family":"Halpern","given":"Benjamin S."},{"family":"Holding","given":"Johnna"},{"family":"Kappel","given":"Carrie V."},{"family":"O’Connor","given":"Mary I."},{"family":"Pandolfi","given":"John M."},{"family":"Parmesan","given":"Camille"},{"family":"Schwing","given":"Franklin"},{"family":"Thompson","given":"Sarah Ann"},{"family":"Richardson","given":"Anthony J."}],"issued":{"date-parts":[["2013",10]]}}}],"schema":"https://github.com/citation-style-language/schema/raw/master/csl-citation.json"} </w:instrText>
      </w:r>
      <w:r w:rsidR="0001586A">
        <w:fldChar w:fldCharType="separate"/>
      </w:r>
      <w:r w:rsidR="00E30C48">
        <w:rPr>
          <w:noProof/>
        </w:rPr>
        <w:t>(Cushing 1990; Edwards and Richardson 2004; Poloczanska et al. 2013)</w:t>
      </w:r>
      <w:r w:rsidR="0001586A">
        <w:fldChar w:fldCharType="end"/>
      </w:r>
      <w:r w:rsidRPr="007D3A3E">
        <w:t xml:space="preserve">. Spatial-temporal mismatches in prey availability have increased mortality rates of some species </w:t>
      </w:r>
      <w:r w:rsidR="009A6EC9">
        <w:fldChar w:fldCharType="begin"/>
      </w:r>
      <w:r w:rsidR="009A6EC9">
        <w:instrText xml:space="preserve"> ADDIN ZOTERO_ITEM CSL_CITATION {"citationID":"m1JZy7Rv","properties":{"formattedCitation":"(Beaugrand et al. 2003; Clausen et al. 2018)","plainCitation":"(Beaugrand et al. 2003; Clausen et al. 2018)","noteIndex":0},"citationItems":[{"id":226,"uris":["http://zotero.org/groups/2324269/items/G5LGJN6N"],"uri":["http://zotero.org/groups/2324269/items/G5LGJN6N"],"itemData":{"id":226,"type":"article-journal","title":"Plankton effect on cod recruitment in the North Sea","container-title":"Nature","page":"661-664","volume":"426","issue":"6967","source":"DOI.org (Crossref)","DOI":"10.1038/nature02164","ISSN":"0028-0836, 1476-4687","journalAbbreviation":"Nature","language":"en","author":[{"family":"Beaugrand","given":"Grégory"},{"family":"Brander","given":"Keith M."},{"family":"Alistair Lindley","given":"J."},{"family":"Souissi","given":"Sami"},{"family":"Reid","given":"Philip C."}],"issued":{"date-parts":[["2003",12]]}}},{"id":247,"uris":["http://zotero.org/groups/2324269/items/7EM8N9EL"],"uri":["http://zotero.org/groups/2324269/items/7EM8N9EL"],"itemData":{"id":247,"type":"article-journal","title":"Shifts in North Sea forage fish productivity and potential fisheries yield","container-title":"Journal of Applied Ecology","page":"1092-1101","volume":"55","issue":"3","source":"DOI.org (Crossref)","DOI":"10.1111/1365-2664.13038","ISSN":"00218901","journalAbbreviation":"J Appl Ecol","language":"en","author":[{"family":"Clausen","given":"Lotte W."},{"family":"Rindorf","given":"Anna"},{"family":"Deurs","given":"Mikael","non-dropping-particle":"van"},{"family":"Dickey-Collas","given":"Mark"},{"family":"Hintzen","given":"Niels T."}],"editor":[{"family":"Arlinghaus","given":"Robert"}],"issued":{"date-parts":[["2018",5]]}}}],"schema":"https://github.com/citation-style-language/schema/raw/master/csl-citation.json"} </w:instrText>
      </w:r>
      <w:r w:rsidR="009A6EC9">
        <w:fldChar w:fldCharType="separate"/>
      </w:r>
      <w:r w:rsidR="009A6EC9">
        <w:rPr>
          <w:noProof/>
        </w:rPr>
        <w:t>(Beaugrand et al. 2003; Clausen et al. 2018)</w:t>
      </w:r>
      <w:r w:rsidR="009A6EC9">
        <w:fldChar w:fldCharType="end"/>
      </w:r>
      <w:r w:rsidRPr="007D3A3E">
        <w:t xml:space="preserve"> while matches have reduced mortality rates of others</w:t>
      </w:r>
      <w:r w:rsidR="009A6EC9">
        <w:t xml:space="preserve"> </w:t>
      </w:r>
      <w:r w:rsidR="009A6EC9">
        <w:fldChar w:fldCharType="begin"/>
      </w:r>
      <w:r w:rsidR="009A6EC9">
        <w:instrText xml:space="preserve"> ADDIN ZOTERO_ITEM CSL_CITATION {"citationID":"v8TmNl1r","properties":{"formattedCitation":"(MacKenzie and K\\uc0\\u246{}ster 2004)","plainCitation":"(MacKenzie and Köster 2004)","noteIndex":0},"citationItems":[{"id":276,"uris":["http://zotero.org/groups/2324269/items/WXZJQMIE"],"uri":["http://zotero.org/groups/2324269/items/WXZJQMIE"],"itemData":{"id":276,"type":"article-journal","title":"Fish Production and Climate: Sprat in the Baltic Sea","container-title":"Ecology","page":"784-794","volume":"85","issue":"3","source":"Wiley Online Library","abstract":"Processes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oceanography.","DOI":"10.1890/02-0780","ISSN":"1939-9170","title-short":"Fish Production and Climate","language":"en","author":[{"family":"MacKenzie","given":"Brian R."},{"family":"Köster","given":"Friedrich W."}],"issued":{"date-parts":[["2004"]]}}}],"schema":"https://github.com/citation-style-language/schema/raw/master/csl-citation.json"} </w:instrText>
      </w:r>
      <w:r w:rsidR="009A6EC9">
        <w:fldChar w:fldCharType="separate"/>
      </w:r>
      <w:r w:rsidR="009A6EC9" w:rsidRPr="009A6EC9">
        <w:t>(MacKenzie and Köster 2004)</w:t>
      </w:r>
      <w:r w:rsidR="009A6EC9">
        <w:fldChar w:fldCharType="end"/>
      </w:r>
      <w:r w:rsidRPr="007D3A3E">
        <w:t xml:space="preserve">. Finally, recruitment of juveniles is often more strongly driven by environmental factors than by </w:t>
      </w:r>
      <w:del w:id="23" w:author="Patricia González" w:date="2019-09-12T08:14:00Z">
        <w:r w:rsidRPr="007D3A3E" w:rsidDel="00EE1826">
          <w:delText>spawner</w:delText>
        </w:r>
      </w:del>
      <w:ins w:id="24" w:author="Patricia González" w:date="2019-09-12T08:14:00Z">
        <w:r w:rsidR="00EE1826" w:rsidRPr="007D3A3E">
          <w:t>spawned</w:t>
        </w:r>
      </w:ins>
      <w:r w:rsidRPr="007D3A3E">
        <w:t xml:space="preserve"> biomass</w:t>
      </w:r>
      <w:r w:rsidR="00E24F34">
        <w:t xml:space="preserve"> </w:t>
      </w:r>
      <w:r w:rsidR="00E24F34">
        <w:fldChar w:fldCharType="begin"/>
      </w:r>
      <w:r w:rsidR="00E24F34">
        <w:instrText xml:space="preserve"> ADDIN ZOTERO_ITEM CSL_CITATION {"citationID":"NzCkmVYc","properties":{"formattedCitation":"(Szuwalski et al. 2015, 2019)","plainCitation":"(Szuwalski et al. 2015, 2019)","noteIndex":0},"citationItems":[{"id":319,"uris":["http://zotero.org/groups/2324269/items/EFWESXET"],"uri":["http://zotero.org/groups/2324269/items/EFWESXET"],"itemData":{"id":319,"type":"article-journal","title":"Examining common assumptions about recruitment: a meta-analysis of recruitment dynamics for worldwide marine fisheries","container-title":"Fish and Fisheries","page":"633-648","volume":"16","issue":"4","source":"Wiley Online Library","abstract":"Assumptions about the future productivity of a stock are necessary to calculate sustainable catches in fisheries management. Fisheries scientists often assume the number of young fish entering a population (recruitment) is related to the biomass of spawning adults and that recruitment dynamics do not change over time. Thus, managers often use a target biomass based on spawning biomass as the basis for calculating sustainable catches. However, we show recruitment and spawning biomass are not positively related over the observed range of stock sizes for 61% of 224 stocks in the RAM Legacy Stock Assessment Database. Furthermore, 85% of stocks for which spawning biomass may not drive recruitment dynamics over the observed ranges exhibit shifts in average recruitment, which is often used in proxies for target biomasses. Our results suggest that the environment more strongly influences recruitment than spawning biomass over the observed stock sizes for many stocks. Management often endeavours to maintain stock sizes within the observed ranges, so methods for setting management targets that include changes within an ecosystem may better define the status of some stocks, particularly as climate changes.","DOI":"10.1111/faf.12083","ISSN":"1467-2979","title-short":"Examining common assumptions about recruitment","language":"en","author":[{"family":"Szuwalski","given":"Cody S."},{"family":"Vert</w:instrText>
      </w:r>
      <w:r w:rsidR="00E24F34">
        <w:rPr>
          <w:rFonts w:ascii="Cambria Math" w:hAnsi="Cambria Math" w:cs="Cambria Math"/>
        </w:rPr>
        <w:instrText>‐</w:instrText>
      </w:r>
      <w:r w:rsidR="00E24F34">
        <w:instrText xml:space="preserve">Pre","given":"Katyana A."},{"family":"Punt","given":"André E."},{"family":"Branch","given":"Trevor A."},{"family":"Hilborn","given":"Ray"}],"issued":{"date-parts":[["2015"]]}}},{"id":316,"uris":["http://zotero.org/groups/2324269/items/9V4UAK8B"],"uri":["http://zotero.org/groups/2324269/items/9V4UAK8B"],"itemData":{"id":316,"type":"article-journal","title":"Global forage fish recruitment dynamics: A comparison of methods, time-variation, and reverse causality","container-title":"Fisheries Research","page":"56-64","volume":"214","source":"ScienceDirect","abstract":"The population dynamics of forage fish are often ‘boom or bust’, and variation in recruitment may be a contributing factor to changes in abundance. Here we applied several methods for identifying stock recruit relationships (SRR) to 52 forage fish stocks: a time-invariant Ricker model and two time-varying methods (dynamic linear models and regime-based models). A positive relationship between spawning biomass and recruitment existed for 28 stocks, with 14 of those being best fit by a Ricker curve. Time-varying models were preferred for 26 stocks over a time-invariant Ricker curve. We also showed through simulation that spurious, yet significant stock-recruit relationships can be generated if recruitment was environmentally driven, the lag between recruitment and spawning biomass was small, and autocorrelation in recruitment was high—a combination of characteristics that many forage fish stocks display. Based on our results, observed time-invariant SRRs can result from a reversed causality of ‘boom and bust’ dynamics in situations in which life histories are short (i.e., changes in recruitment are driving changes in spawning biomass). ‘Hidden’ SRRs are also possible because of time-variation in SRR parameters. Understanding when each of these potential failings of fitting SRRs can occur is a key challenge in forage fish management.","DOI":"10.1016/j.fishres.2019.01.007","ISSN":"0165-7836","title-short":"Global forage fish recruitment dynamics","journalAbbreviation":"Fisheries Research","author":[{"family":"Szuwalski","given":"Cody S."},{"family":"Britten","given":"Gregory L."},{"family":"Licandeo","given":"Roberto"},{"family":"Amoroso","given":"Ricardo O."},{"family":"Hilborn","given":"Ray"},{"family":"Walters","given":"Carl"}],"issued":{"date-parts":[["2019",6,1]]}}}],"schema":"https://github.com/citation-style-language/schema/raw/master/csl-citation.json"} </w:instrText>
      </w:r>
      <w:r w:rsidR="00E24F34">
        <w:fldChar w:fldCharType="separate"/>
      </w:r>
      <w:r w:rsidR="00E24F34">
        <w:rPr>
          <w:noProof/>
        </w:rPr>
        <w:t>(Szuwalski et al. 2015, 2019)</w:t>
      </w:r>
      <w:r w:rsidR="00E24F34">
        <w:fldChar w:fldCharType="end"/>
      </w:r>
      <w:r w:rsidR="00E24F34">
        <w:t xml:space="preserve">. </w:t>
      </w:r>
      <w:r w:rsidRPr="007D3A3E">
        <w:t xml:space="preserve">However, the net effect of historical environmental change on recruitment is under debate: </w:t>
      </w:r>
      <w:r w:rsidR="00E24F34">
        <w:fldChar w:fldCharType="begin"/>
      </w:r>
      <w:r w:rsidR="00E64B95">
        <w:instrText xml:space="preserve"> ADDIN ZOTERO_ITEM CSL_CITATION {"citationID":"RvNIorHD","properties":{"formattedCitation":"(Britten, Dowd, and Worm 2016)","plainCitation":"(Britten, Dowd, and Worm 2016)","dontUpdate":true,"noteIndex":0},"citationItems":[{"id":229,"uris":["http://zotero.org/groups/2324269/items/TBJQKZRL"],"uri":["http://zotero.org/groups/2324269/items/TBJQKZRL"],"itemData":{"id":229,"type":"article-journal","title":"Changing recruitment capacity in global fish stocks","container-title":"Proceedings of the National Academy of Sciences","page":"134-139","volume":"113","issue":"1","source":"www.pnas.org","abstract":"Marine fish and invertebrates are shifting their regional and global distributions in response to climate change, but it is unclear whether their productivity is being affected as well. Here we tested for time-varying trends in biological productivity parameters across 262 fish stocks of 127 species in 39 large marine ecosystems and high-seas areas (hereafter LMEs). This global meta-analysis revealed widespread changes in the relationship between spawning stock size and the production of juvenile offspring (recruitment), suggesting fundamental biological change in fish stock productivity at early life stages. Across regions, we estimate that average recruitment capacity has declined at a rate approximately equal to 3% of the historical maximum per decade. However, we observed large variability among stocks and regions; for example, highly negative trends in the North Atlantic contrast with more neutral patterns in the North Pacific. The extent of biological change in each LME was significantly related to observed changes in phytoplankton chlorophyll concentration and the intensity of historical overfishing in that ecosystem. We conclude that both environmental changes and chronic overfishing have already affected the productive capacity of many stocks at the recruitment stage of the life cycle. These results provide a baseline for ecosystem-based fisheries management and may help adjust expectations for future food production from the oceans.","DOI":"10.1073/pnas.1504709112","ISSN":"0027-8424, 1091-6490","note":"PMID: 26668368","journalAbbreviation":"PNAS","language":"en","author":[{"family":"Britten","given":"Gregory L."},{"family":"Dowd","given":"Michael"},{"family":"Worm","given":"Boris"}],"issued":{"date-parts":[["2016",1,5]]}}}],"schema":"https://github.com/citation-style-language/schema/raw/master/csl-citation.json"} </w:instrText>
      </w:r>
      <w:r w:rsidR="00E24F34">
        <w:fldChar w:fldCharType="separate"/>
      </w:r>
      <w:r w:rsidR="00E24F34">
        <w:rPr>
          <w:noProof/>
        </w:rPr>
        <w:t>Britten et al. (2016)</w:t>
      </w:r>
      <w:r w:rsidR="00E24F34">
        <w:fldChar w:fldCharType="end"/>
      </w:r>
      <w:r w:rsidRPr="007D3A3E">
        <w:t xml:space="preserve"> document a net decline while</w:t>
      </w:r>
      <w:r w:rsidR="00E24F34">
        <w:t xml:space="preserve"> </w:t>
      </w:r>
      <w:r w:rsidR="00E24F34">
        <w:fldChar w:fldCharType="begin"/>
      </w:r>
      <w:r w:rsidR="00E64B95">
        <w:instrText xml:space="preserve"> ADDIN ZOTERO_ITEM CSL_CITATION {"citationID":"tDUNjqXt","properties":{"formattedCitation":"(Szuwalski 2016)","plainCitation":"(Szuwalski 2016)","dontUpdate":true,"noteIndex":0},"citationItems":[{"id":312,"uris":["http://zotero.org/groups/2324269/items/W2DEE3HI"],"uri":["http://zotero.org/groups/2324269/items/W2DEE3HI"],"itemData":{"id":312,"type":"article-journal","title":"Changing fisheries productivity and food security","container-title":"Proceedings of the National Academy of Sciences","page":"E1773-E1774","volume":"113","issue":"13","source":"www.pnas.org","abstract":"Understanding changes in productivity for populations of exploited marine fish is important for appropriate management and conservation. Britten et al. (1) show that, on average, the productivity of fish stocks have declined 3% per decade. This figure was an unweighted mean, and therefore gave equal weight to all stocks, regardless of size. An unweighted mean is a useful measure of changing productivity, particularly when considering conservation of individual stocks. However, food security is a central concern for many countries bordering the ocean, so we should also ask, “How can changes in productivity influence the total biomass in the ocean and the total catch derived from that biomass?”\n\nTo explore this question, I repeated Britten et al.’s analysis (1) with the 224 … \n\n[</w:instrText>
      </w:r>
      <w:r w:rsidR="00E64B95">
        <w:rPr>
          <w:rFonts w:ascii="Cambria Math" w:hAnsi="Cambria Math" w:cs="Cambria Math"/>
        </w:rPr>
        <w:instrText>↵</w:instrText>
      </w:r>
      <w:r w:rsidR="00E64B95">
        <w:instrText xml:space="preserve">][1]1Email: cszuwalski{at}bren.ucsb.edu.\n\n [1]: #xref-corresp-1-1","DOI":"10.1073/pnas.1600641113","ISSN":"0027-8424, 1091-6490","note":"PMID: 26957592","journalAbbreviation":"PNAS","language":"en","author":[{"family":"Szuwalski","given":"Cody S."}],"issued":{"date-parts":[["2016",3,29]]}}}],"schema":"https://github.com/citation-style-language/schema/raw/master/csl-citation.json"} </w:instrText>
      </w:r>
      <w:r w:rsidR="00E24F34">
        <w:fldChar w:fldCharType="separate"/>
      </w:r>
      <w:r w:rsidR="00E24F34">
        <w:rPr>
          <w:noProof/>
        </w:rPr>
        <w:t>Szuwalski (2016)</w:t>
      </w:r>
      <w:r w:rsidR="00E24F34">
        <w:fldChar w:fldCharType="end"/>
      </w:r>
      <w:r w:rsidRPr="007D3A3E">
        <w:t xml:space="preserve"> documents a net increase.</w:t>
      </w:r>
    </w:p>
    <w:p w14:paraId="59B07A0D" w14:textId="77777777" w:rsidR="00D70396" w:rsidRPr="007D3A3E" w:rsidRDefault="00D70396"/>
    <w:p w14:paraId="62471BB6" w14:textId="7846202A" w:rsidR="00D70396" w:rsidRPr="007D3A3E" w:rsidRDefault="00CB13CA">
      <w:r w:rsidRPr="007D3A3E">
        <w:rPr>
          <w:u w:val="single"/>
        </w:rPr>
        <w:t>Forecasted changes:</w:t>
      </w:r>
      <w:r w:rsidRPr="007D3A3E">
        <w:rPr>
          <w:b/>
        </w:rPr>
        <w:t xml:space="preserve"> </w:t>
      </w:r>
      <w:r w:rsidRPr="007D3A3E">
        <w:t>Fish growth rates and body sizes are expected to decline further under continued warming and deoxygenation, with consequences for catch potential</w:t>
      </w:r>
      <w:r w:rsidR="004A5D54">
        <w:t xml:space="preserve"> </w:t>
      </w:r>
      <w:r w:rsidR="00CE0648">
        <w:fldChar w:fldCharType="begin"/>
      </w:r>
      <w:r w:rsidR="00A17298">
        <w:instrText xml:space="preserve"> ADDIN ZOTERO_ITEM CSL_CITATION {"citationID":"wLz8g8O9","properties":{"formattedCitation":"(Cheung et al. 2012)","plainCitation":"(Cheung et al. 2012)","dontUpdate":true,"noteIndex":0},"citationItems":[{"id":244,"uris":["http://zotero.org/groups/2324269/items/T7DAG8VR"],"uri":["http://zotero.org/groups/2324269/items/T7DAG8VR"],"itemData":{"id":244,"type":"article-journal","title":"Shrinking of fishes exacerbates impacts of global ocean changes on marine ecosystems","container-title":"Nature Climate Change","page":"254-258","volume":"3","issue":"3","source":"www.nature.com","abstract":"Changes in temperature, oxygen content and other ocean biogeochemical properties directly affect the ecophysiology of marine water-breathing organisms1,2,3. Previous studies suggest that the most prominent biological responses are changes in distribution4,5,6, phenology7,8 and productivity9. Both theory and empirical observations also support the hypothesis that warming and reduced oxygen will reduce body size of marine fishes10,11,12. However, the extent to which such changes would exacerbate the impacts of climate and ocean changes on global marine ecosystems remains unexplored. Here, we employ a model to examine the integrated biological responses of over 600 species of marine fishes due to changes in distribution, abundance and body size. The model has an explicit representation of ecophysiology, dispersal, distribution, and population dynamics3. We show that assemblage-averaged maximum body weight is expected to shrink by 14–24% globally from 2000 to 2050 under a high-emission scenario. About half of this shrinkage is due to change in distribution and abundance, the remainder to changes in physiology. The tropical and intermediate latitudinal areas will be heavily impacted, with an average reduction of more than 20%. Our results provide a new dimension to understanding the integrated impacts of climate change on marine ecosystems.","DOI":"10.1038/nclimate1691","ISSN":"1758-6798","language":"en","author":[{"family":"Cheung","given":"William W. L."},{"family":"Sarmiento","given":"Jorge L."},{"family":"Dunne","given":"John"},{"family":"Frölicher","given":"Thomas L."},{"family":"Lam","given":"Vicky W. Y."},{"family":"Deng Palomares","given":"M. L."},{"family":"Watson","given":"Reg"},{"family":"Pauly","given":"Daniel"}],"issued":{"date-parts":[["2012"]]}}}],"schema":"https://github.com/citation-style-language/schema/raw/master/csl-citation.json"} </w:instrText>
      </w:r>
      <w:r w:rsidR="00CE0648">
        <w:fldChar w:fldCharType="separate"/>
      </w:r>
      <w:r w:rsidR="00CE0648">
        <w:rPr>
          <w:noProof/>
        </w:rPr>
        <w:t>(Cheung et al. 2012 but see</w:t>
      </w:r>
      <w:r w:rsidR="00CE0648">
        <w:fldChar w:fldCharType="end"/>
      </w:r>
      <w:r w:rsidR="00A9241B">
        <w:t xml:space="preserve"> </w:t>
      </w:r>
      <w:r w:rsidR="00A9241B">
        <w:fldChar w:fldCharType="begin"/>
      </w:r>
      <w:r w:rsidR="00E64B95">
        <w:instrText xml:space="preserve"> ADDIN ZOTERO_ITEM CSL_CITATION {"citationID":"KauKis7i","properties":{"formattedCitation":"(Lefevre, McKenzie, and Nilsson 2017; Pauly and Cheung 2017)","plainCitation":"(Lefevre, McKenzie, and Nilsson 2017; Pauly and Cheung 2017)","dontUpdate":true,"noteIndex":0},"citationItems":[{"id":274,"uris":["http://zotero.org/groups/2324269/items/K85HPHSX"],"uri":["http://zotero.org/groups/2324269/items/K85HPHSX"],"itemData":{"id":274,"type":"article-journal","title":"Models projecting the fate of fish populations under climate change need to be based on valid physiological mechanisms","container-title":"Global Change Biology","page":"3449-3459","volume":"23","issue":"9","source":"DOI.org (Crossref)","DOI":"10.1111/gcb.13652","ISSN":"1354-1013, 1365-2486","journalAbbreviation":"Glob Change Biol","language":"en","author":[{"family":"Lefevre","given":"Sjannie"},{"family":"McKenzie","given":"David J."},{"family":"Nilsson","given":"Göran E."}],"issued":{"date-parts":[["2017",9]]}}},{"id":287,"uris":["http://zotero.org/groups/2324269/items/ZSSR68TC"],"uri":["http://zotero.org/groups/2324269/items/ZSSR68TC"],"itemData":{"id":287,"type":"article-journal","title":"Sound physiological knowledge and principles in modeling shrinking of fishes under climate change","container-title":"Global Change Biology","page":"e15-e26","volume":"24","issue":"1","source":"DOI.org (Crossref)","abstract":"One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scaling.","DOI":"10.1111/gcb.13831","ISSN":"13541013","journalAbbreviation":"Glob Change Biol","language":"en","author":[{"family":"Pauly","given":"Daniel"},{"family":"Cheung","given":"William W. L."}],"issued":{"date-parts":[["2017"]]}}}],"schema":"https://github.com/citation-style-language/schema/raw/master/csl-citation.json"} </w:instrText>
      </w:r>
      <w:r w:rsidR="00A9241B">
        <w:fldChar w:fldCharType="separate"/>
      </w:r>
      <w:r w:rsidR="00A9241B">
        <w:rPr>
          <w:noProof/>
        </w:rPr>
        <w:t>Lefevre</w:t>
      </w:r>
      <w:r w:rsidR="00E24F34">
        <w:rPr>
          <w:noProof/>
        </w:rPr>
        <w:t xml:space="preserve"> et al. </w:t>
      </w:r>
      <w:r w:rsidR="00A9241B">
        <w:rPr>
          <w:noProof/>
        </w:rPr>
        <w:t>2017 and Pauly and Cheung 2017 correspondences)</w:t>
      </w:r>
      <w:r w:rsidR="00A9241B">
        <w:fldChar w:fldCharType="end"/>
      </w:r>
      <w:r w:rsidR="00A9241B">
        <w:t xml:space="preserve">. </w:t>
      </w:r>
      <w:r w:rsidRPr="007D3A3E">
        <w:t>On average, maximum body weights are expected to shrink by 14-25% globally from 2000-2050 under a high emission scenario</w:t>
      </w:r>
      <w:r w:rsidR="004A5D54">
        <w:t xml:space="preserve"> </w:t>
      </w:r>
      <w:r w:rsidR="004A5D54">
        <w:fldChar w:fldCharType="begin"/>
      </w:r>
      <w:r w:rsidR="00E64B95">
        <w:instrText xml:space="preserve"> ADDIN ZOTERO_ITEM CSL_CITATION {"citationID":"tj4410yb","properties":{"formattedCitation":"(W. W. L. Cheung et al. 2012)","plainCitation":"(W. W. L. Cheung et al. 2012)","dontUpdate":true,"noteIndex":0},"citationItems":[{"id":244,"uris":["http://zotero.org/groups/2324269/items/T7DAG8VR"],"uri":["http://zotero.org/groups/2324269/items/T7DAG8VR"],"itemData":{"id":244,"type":"article-journal","title":"Shrinking of fishes exacerbates impacts of global ocean changes on marine ecosystems","container-title":"Nature Climate Change","page":"254-258","volume":"3","issue":"3","source":"www.nature.com","abstract":"Changes in temperature, oxygen content and other ocean biogeochemical properties directly affect the ecophysiology of marine water-breathing organisms1,2,3. Previous studies suggest that the most prominent biological responses are changes in distribution4,5,6, phenology7,8 and productivity9. Both theory and empirical observations also support the hypothesis that warming and reduced oxygen will reduce body size of marine fishes10,11,12. However, the extent to which such changes would exacerbate the impacts of climate and ocean changes on global marine ecosystems remains unexplored. Here, we employ a model to examine the integrated biological responses of over 600 species of marine fishes due to changes in distribution, abundance and body size. The model has an explicit representation of ecophysiology, dispersal, distribution, and population dynamics3. We show that assemblage-averaged maximum body weight is expected to shrink by 14–24% globally from 2000 to 2050 under a high-emission scenario. About half of this shrinkage is due to change in distribution and abundance, the remainder to changes in physiology. The tropical and intermediate latitudinal areas will be heavily impacted, with an average reduction of more than 20%. Our results provide a new dimension to understanding the integrated impacts of climate change on marine ecosystems.","DOI":"10.1038/nclimate1691","ISSN":"1758-6798","language":"en","author":[{"family":"Cheung","given":"William W. L."},{"family":"Sarmiento","given":"Jorge L."},{"family":"Dunne","given":"John"},{"family":"Frölicher","given":"Thomas L."},{"family":"Lam","given":"Vicky W. Y."},{"family":"Deng Palomares","given":"M. L."},{"family":"Watson","given":"Reg"},{"family":"Pauly","given":"Daniel"}],"issued":{"date-parts":[["2012"]]}}}],"schema":"https://github.com/citation-style-language/schema/raw/master/csl-citation.json"} </w:instrText>
      </w:r>
      <w:r w:rsidR="004A5D54">
        <w:fldChar w:fldCharType="separate"/>
      </w:r>
      <w:r w:rsidR="00A17298">
        <w:rPr>
          <w:noProof/>
        </w:rPr>
        <w:t>(Cheung et al. 2012)</w:t>
      </w:r>
      <w:r w:rsidR="004A5D54">
        <w:fldChar w:fldCharType="end"/>
      </w:r>
      <w:r w:rsidRPr="007D3A3E">
        <w:t>. Furthermore, changes in physical oceanography are expected to transport nutrients from surface waters into the deep ocean, driving a 24% reduction in the primary productivity that supports marine food webs by 2300</w:t>
      </w:r>
      <w:r w:rsidR="004A5D54">
        <w:t xml:space="preserve"> </w:t>
      </w:r>
      <w:r w:rsidR="004A5D54">
        <w:fldChar w:fldCharType="begin"/>
      </w:r>
      <w:r w:rsidR="004A5D54">
        <w:instrText xml:space="preserve"> ADDIN ZOTERO_ITEM CSL_CITATION {"citationID":"TVp5dNyj","properties":{"formattedCitation":"(Moore et al. 2018)","plainCitation":"(Moore et al. 2018)","noteIndex":0},"citationItems":[{"id":282,"uris":["http://zotero.org/groups/2324269/items/NDFFEJAW"],"uri":["http://zotero.org/groups/2324269/items/NDFFEJAW"],"itemData":{"id":282,"type":"article-journal","title":"Sustained climate warming drives declining marine biological productivity","container-title":"Science","page":"1139-1143","volume":"359","issue":"6380","source":"science.sciencemag.org","abstract":"Starving ocean productivity\nProjected increases in greenhouse gas emissions could suppress marine biological productivity for a thousand years or more. As the climate warms, westerly winds in the Southern Hemisphere will strengthen and shift poleward, surface waters will warm, and sea ice will disappear. Moore et al. suggest that one effect of these changes will be a dramatic decrease in marine biological productivity (see the Perspective by Laufkötter and Gruber). This decrease will result from a global-scale redistribution of nutrients, with a net transfer to the deep ocean. By 2300, this could drive declines in fisheries yields by more than 20% globally and by nearly 60% in the North Atlantic.\nScience, this issue p. 1139; see also p. 1103\nClimate change projections to the year 2100 may miss physical-biogeochemical feedbacks that emerge later from the cumulative effects of climate warming. In a coupled climate simulation to the year 2300, the westerly winds strengthen and shift poleward, surface waters warm, and sea ice disappears, leading to intense nutrient trapping in the Southern Ocean. The trapping drives a global-scale nutrient redistribution, with net transfer to the deep ocean. Ensuing surface nutrient reductions north of 30°S drive steady declines in primary production and carbon export (decreases of 24 and 41%, respectively, by 2300). Potential fishery yields, constrained by lower–trophic-level productivity, decrease by more than 20% globally and by nearly 60% in the North Atlantic. Continued high levels of greenhouse gas emissions could suppress marine biological productivity for a millennium.\nMulticentury climate warming could suppress marine biological productivity for a millennium.\nMulticentury climate warming could suppress marine biological productivity for a millennium.","DOI":"10.1126/science.aao6379","ISSN":"0036-8075, 1095-9203","note":"PMID: 29590043","language":"en","author":[{"family":"Moore","given":"J. Keith"},{"family":"Fu","given":"Weiwei"},{"family":"Primeau","given":"Francois"},{"family":"Britten","given":"Gregory L."},{"family":"Lindsay","given":"Keith"},{"family":"Long","given":"Matthew"},{"family":"Doney","given":"Scott C."},{"family":"Mahowald","given":"Natalie"},{"family":"Hoffman","given":"Forrest"},{"family":"Randerson","given":"James T."}],"issued":{"date-parts":[["2018",3,9]]}}}],"schema":"https://github.com/citation-style-language/schema/raw/master/csl-citation.json"} </w:instrText>
      </w:r>
      <w:r w:rsidR="004A5D54">
        <w:fldChar w:fldCharType="separate"/>
      </w:r>
      <w:r w:rsidR="004A5D54">
        <w:rPr>
          <w:noProof/>
        </w:rPr>
        <w:t>(Moore et al. 2018)</w:t>
      </w:r>
      <w:r w:rsidR="004A5D54">
        <w:fldChar w:fldCharType="end"/>
      </w:r>
      <w:r w:rsidRPr="007D3A3E">
        <w:t>.</w:t>
      </w:r>
    </w:p>
    <w:p w14:paraId="5CFF10E6" w14:textId="77777777" w:rsidR="00D70396" w:rsidRPr="007D3A3E" w:rsidRDefault="00D70396"/>
    <w:p w14:paraId="40382417" w14:textId="609D82F4" w:rsidR="00D70396" w:rsidRPr="007D3A3E" w:rsidRDefault="00CB13CA">
      <w:r w:rsidRPr="007D3A3E">
        <w:rPr>
          <w:u w:val="single"/>
        </w:rPr>
        <w:t>Implications for adaptation:</w:t>
      </w:r>
      <w:r w:rsidRPr="007D3A3E">
        <w:t xml:space="preserve"> In data-rich regions, fisheries stock assessments will increasingly have to account for environmentally-driven, time-varying natural mortality, growth rates, and recruitment. This will involve one of many potential strategies</w:t>
      </w:r>
      <w:r w:rsidR="004A5D54">
        <w:t xml:space="preserve"> </w:t>
      </w:r>
      <w:r w:rsidR="004A5D54">
        <w:fldChar w:fldCharType="begin"/>
      </w:r>
      <w:r w:rsidR="00E64B95">
        <w:instrText xml:space="preserve"> ADDIN ZOTERO_ITEM CSL_CITATION {"citationID":"WJQSic7T","properties":{"formattedCitation":"(M. Pinsky and Mantua 2014)","plainCitation":"(M. Pinsky and Mantua 2014)","dontUpdate":true,"noteIndex":0},"citationItems":[{"id":55,"uris":["http://zotero.org/groups/2324269/items/L7AYIWP7"],"uri":["http://zotero.org/groups/2324269/items/L7AYIWP7"],"itemData":{"id":55,"type":"article-journal","title":"Emerging Adaptation Approaches for Climate-Ready Fisheries Management","container-title":"Oceanography","page":"146-159","volume":"27","issue":"4","source":"DOI.org (Crossref)","DOI":"10.5670/oceanog.2014.93","ISSN":"10428275","language":"en","author":[{"family":"Pinsky","given":"Malin"},{"family":"Mantua","given":"Nathan"}],"issued":{"date-parts":[["2014",12,1]]}}}],"schema":"https://github.com/citation-style-language/schema/raw/master/csl-citation.json"} </w:instrText>
      </w:r>
      <w:r w:rsidR="004A5D54">
        <w:fldChar w:fldCharType="separate"/>
      </w:r>
      <w:r w:rsidR="00B90283">
        <w:rPr>
          <w:noProof/>
        </w:rPr>
        <w:t>(Pinsky and Mantua 2014)</w:t>
      </w:r>
      <w:r w:rsidR="004A5D54">
        <w:fldChar w:fldCharType="end"/>
      </w:r>
      <w:r w:rsidRPr="007D3A3E">
        <w:t xml:space="preserve"> including: (1) using assessments with time-varying parameters; (2) restricting assessments to the current environmental regime; and/or (3) using climate-adaptive reference points</w:t>
      </w:r>
      <w:r w:rsidR="00A9241B">
        <w:t xml:space="preserve"> </w:t>
      </w:r>
      <w:r w:rsidR="00A9241B">
        <w:fldChar w:fldCharType="begin"/>
      </w:r>
      <w:r w:rsidR="00A9241B">
        <w:instrText xml:space="preserve"> ADDIN ZOTERO_ITEM CSL_CITATION {"citationID":"KjKIdQfr","properties":{"formattedCitation":"(Queir\\uc0\\u243{}s et al. 2018)","plainCitation":"(Queirós et al. 2018)","noteIndex":0},"citationItems":[{"id":490,"uris":["http://zotero.org/groups/2324269/items/Y7264SRJ"],"uri":["http://zotero.org/groups/2324269/items/Y7264SRJ"],"itemData":{"id":490,"type":"article-journal","title":"Climate change alters fish community size-structure, requiring adaptive policy targets","container-title":"Fish and Fisheries","page":"613-621","volume":"19","issue":"4","source":"DOI.org (Crossref)","abstract":"Size-­based indicators are used worldwide in research that supports the management of commercially exploited wild fish populations, because of their responsiveness to fishing pressure. Observational and experimental data, however, have highlighted the deeply rooted links between fish size and environmental conditions that can drive additional, interannual changes in these indicators. Here, we have used biogeochemical and mechanistic niche modelling of commercially exploited demersal fish species to project time series to the end of the 21st century for one such indicator, the large fish indicator (LFI), under global CO2 emissions scenarios. Our modelling results, validated against survey data, suggest that the LFI’s previously proposed policy target may be unachievable under future climate change. In turn, our results help to identify what may be achievable policy targets for demersal fish communities experiencing climate change. While fisheries modelling has grown as a science, climate change modelling is seldom used specifically to address policy aims. Studies such as this one can, however, enable a more sustainable exploitation of marine food resources under changes unmanageable by fisheries control. Indeed, such studies can be used to aid resilient policy target setting by taking into account climate-d­ riven effects on fish community size-s­ tructure.","DOI":"10.1111/faf.12278","ISSN":"14672960","journalAbbreviation":"Fish Fish","language":"en","author":[{"family":"Queirós","given":"Ana M"},{"family":"Fernandes","given":"José"},{"family":"Genevier","given":"Lily"},{"family":"Lynam","given":"Christopher P"}],"issued":{"date-parts":[["2018",7]]}}}],"schema":"https://github.com/citation-style-language/schema/raw/master/csl-citation.json"} </w:instrText>
      </w:r>
      <w:r w:rsidR="00A9241B">
        <w:fldChar w:fldCharType="separate"/>
      </w:r>
      <w:r w:rsidR="00A9241B" w:rsidRPr="00A9241B">
        <w:t>(Queirós et al. 2018)</w:t>
      </w:r>
      <w:r w:rsidR="00A9241B">
        <w:fldChar w:fldCharType="end"/>
      </w:r>
      <w:r w:rsidRPr="007D3A3E">
        <w:t xml:space="preserve">. In data-poor regions, this will involve implementing “primary fisheries management” </w:t>
      </w:r>
      <w:r w:rsidR="00A9241B">
        <w:fldChar w:fldCharType="begin"/>
      </w:r>
      <w:r w:rsidR="00E64B95">
        <w:instrText xml:space="preserve"> ADDIN ZOTERO_ITEM CSL_CITATION {"citationID":"2QplDqp4","properties":{"formattedCitation":"(Cochrane, Andrew, and Parma 2011)","plainCitation":"(Cochrane, Andrew, and Parma 2011)","dontUpdate":true,"noteIndex":0},"citationItems":[{"id":467,"uris":["http://zotero.org/groups/2324269/items/4H5ADD6V"],"uri":["http://zotero.org/groups/2324269/items/4H5ADD6V"],"itemData":{"id":467,"type":"article-journal","title":"Primary fisheries management: a minimum requirement for provision of sustainable human benefits in small-scale fisheries: Primary management of small-scale fisheries","container-title":"Fish and Fisheries","page":"275-288","volume":"12","issue":"3","source":"DOI.org (Crossref)","abstract":"The social and economic importance of small-scale ﬁsheries is frequently undervalued, and they are rarely effectively managed. There is now growing consensus on how these ﬁsheries could be managed for sustainability and to minimize the risks of crossing undesirable thresholds. Using a concept developed in health care, these approaches have been referred to as primary ﬁsheries management. By encouraging the use of best-available information in a precautionary way, the approaches will facilitate sustainable use and should therefore be encouraged, but they accept high scientiﬁc and implementation uncertainties as unavoidable because of limited management and enforcement resources and capacity. It is important to recognize that this limitation will result in social costs, because application of a precautionary approach in the face of high uncertainties will require forgoing potential sustainable beneﬁts. Acceptance of primary ﬁsheries management as a ﬁnal and sufﬁcient goal could therefore add a further constraint on the possibility of ﬁshing communities escaping the poverty trap. Primary ﬁsheries management should be seen as a ﬁrst and minimum target for ﬁsheries where there is currently no or inadequate management, but the longer-term goal should still be well informed and adaptive management that strives for optimal beneﬁts, referred to here as tertiary management.","DOI":"10.1111/j.1467-2979.2010.00392.x","ISSN":"14672960","title-short":"Primary fisheries management","language":"en","author":[{"family":"Cochrane","given":"Kevern L"},{"family":"Andrew","given":"Neil L"},{"family":"Parma","given":"Ana M"}],"issued":{"date-parts":[["2011",9]]}}}],"schema":"https://github.com/citation-style-language/schema/raw/master/csl-citation.json"} </w:instrText>
      </w:r>
      <w:r w:rsidR="00A9241B">
        <w:fldChar w:fldCharType="separate"/>
      </w:r>
      <w:r w:rsidR="00A9241B">
        <w:rPr>
          <w:noProof/>
        </w:rPr>
        <w:t>(Cochrane</w:t>
      </w:r>
      <w:r w:rsidR="00E24F34">
        <w:rPr>
          <w:noProof/>
        </w:rPr>
        <w:t xml:space="preserve"> et al.</w:t>
      </w:r>
      <w:r w:rsidR="00A9241B">
        <w:rPr>
          <w:noProof/>
        </w:rPr>
        <w:t xml:space="preserve"> 2011)</w:t>
      </w:r>
      <w:r w:rsidR="00A9241B">
        <w:fldChar w:fldCharType="end"/>
      </w:r>
      <w:r w:rsidRPr="007D3A3E">
        <w:t xml:space="preserve"> to enhance fisheries potential and resilience to climate change (see details in the next section).</w:t>
      </w:r>
    </w:p>
    <w:p w14:paraId="44CD6CB5" w14:textId="77777777" w:rsidR="00D70396" w:rsidRPr="007D3A3E" w:rsidRDefault="00D70396">
      <w:pPr>
        <w:rPr>
          <w:b/>
        </w:rPr>
      </w:pPr>
    </w:p>
    <w:p w14:paraId="17D03A3E" w14:textId="6E37FE2F" w:rsidR="00D70396" w:rsidRPr="007D3A3E" w:rsidRDefault="00CB13CA">
      <w:pPr>
        <w:rPr>
          <w:b/>
        </w:rPr>
      </w:pPr>
      <w:r w:rsidRPr="007D3A3E">
        <w:rPr>
          <w:b/>
        </w:rPr>
        <w:t xml:space="preserve">2. Although the net global impacts of climate change on fisheries productivity (catch potential) are modest, regional impacts are </w:t>
      </w:r>
      <w:r w:rsidR="00E24F34">
        <w:rPr>
          <w:b/>
        </w:rPr>
        <w:t xml:space="preserve">much </w:t>
      </w:r>
      <w:r w:rsidRPr="007D3A3E">
        <w:rPr>
          <w:b/>
        </w:rPr>
        <w:t>stronger, with some regions experiencing large gains in productivity and others experiencing large losses. Vulnerable regions must be the focus of management reform and adaptation. Resilience to climate change can be enhanced by implementing “primary fisheries management” and by accounting for shifting productivity in assessment and management.</w:t>
      </w:r>
    </w:p>
    <w:p w14:paraId="2A5711E0" w14:textId="77777777" w:rsidR="00D70396" w:rsidRPr="007D3A3E" w:rsidRDefault="00D70396">
      <w:pPr>
        <w:rPr>
          <w:b/>
        </w:rPr>
      </w:pPr>
    </w:p>
    <w:p w14:paraId="69557E70" w14:textId="38926F0B" w:rsidR="00D70396" w:rsidRPr="007D3A3E" w:rsidRDefault="00CB13CA">
      <w:pPr>
        <w:rPr>
          <w:u w:val="single"/>
        </w:rPr>
      </w:pPr>
      <w:r w:rsidRPr="007D3A3E">
        <w:rPr>
          <w:u w:val="single"/>
        </w:rPr>
        <w:t>Observed changes:</w:t>
      </w:r>
      <w:r w:rsidRPr="007D3A3E">
        <w:t xml:space="preserve"> </w:t>
      </w:r>
      <w:r w:rsidR="00A9241B">
        <w:fldChar w:fldCharType="begin"/>
      </w:r>
      <w:r w:rsidR="00E64B95">
        <w:instrText xml:space="preserve"> ADDIN ZOTERO_ITEM CSL_CITATION {"citationID":"E30kOC13","properties":{"formattedCitation":"(Free et al. 2019)","plainCitation":"(Free et al. 2019)","dontUpdate":true,"noteIndex":0},"citationItems":[{"id":29,"uris":["http://zotero.org/groups/2324269/items/YUG33NWF"],"uri":["http://zotero.org/groups/2324269/items/YUG33NWF"],"itemData":{"id":29,"type":"article-journal","title":"Impacts of historical warming on marine fisheries production","container-title":"Science","page":"979-983","volume":"363","issue":"6430","source":"DOI.org (Crossref)","abstract":"Climate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n\n              = 9 populations) and others responded significantly negatively (\n              n\n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ocean.","DOI":"10.1126/science.aau1758","ISSN":"0036-8075, 1095-9203","journalAbbreviation":"Science","language":"en","author":[{"family":"Free","given":"Christopher M."},{"family":"Thorson","given":"James T."},{"family":"Pinsky","given":"Malin L."},{"family":"Oken","given":"Kiva L."},{"family":"Wiedenmann","given":"John"},{"family":"Jensen","given":"Olaf P."}],"issued":{"date-parts":[["2019",3,1]]}}}],"schema":"https://github.com/citation-style-language/schema/raw/master/csl-citation.json"} </w:instrText>
      </w:r>
      <w:r w:rsidR="00A9241B">
        <w:fldChar w:fldCharType="separate"/>
      </w:r>
      <w:r w:rsidR="00A9241B">
        <w:rPr>
          <w:noProof/>
        </w:rPr>
        <w:t>Free et al. (2019)</w:t>
      </w:r>
      <w:r w:rsidR="00A9241B">
        <w:fldChar w:fldCharType="end"/>
      </w:r>
      <w:r w:rsidRPr="007D3A3E">
        <w:t xml:space="preserve"> estimate that ocean warming has driven a 4.1% decline in the maximum sustainable yield (MSY), the maximum amount of catch that can be harvested for perpetuity, of 235 of the world’s largest industrial fisheries over the past eighty years</w:t>
      </w:r>
      <w:r w:rsidR="00A9241B">
        <w:t xml:space="preserve"> </w:t>
      </w:r>
      <w:r w:rsidR="00A9241B">
        <w:fldChar w:fldCharType="begin"/>
      </w:r>
      <w:r w:rsidR="00A9241B">
        <w:instrText xml:space="preserve"> ADDIN ZOTERO_ITEM CSL_CITATION {"citationID":"zeO9qAv4","properties":{"formattedCitation":"(Free et al. 2019)","plainCitation":"(Free et al. 2019)","noteIndex":0},"citationItems":[{"id":29,"uris":["http://zotero.org/groups/2324269/items/YUG33NWF"],"uri":["http://zotero.org/groups/2324269/items/YUG33NWF"],"itemData":{"id":29,"type":"article-journal","title":"Impacts of historical warming on marine fisheries production","container-title":"Science","page":"979-983","volume":"363","issue":"6430","source":"DOI.org (Crossref)","abstract":"Climate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n\n              = 9 populations) and others responded significantly negatively (\n              n\n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ocean.","DOI":"10.1126/science.aau1758","ISSN":"0036-8075, 1095-9203","journalAbbreviation":"Science","language":"en","author":[{"family":"Free","given":"Christopher M."},{"family":"Thorson","given":"James T."},{"family":"Pinsky","given":"Malin L."},{"family":"Oken","given":"Kiva L."},{"family":"Wiedenmann","given":"John"},{"family":"Jensen","given":"Olaf P."}],"issued":{"date-parts":[["2019",3,1]]}}}],"schema":"https://github.com/citation-style-language/schema/raw/master/csl-citation.json"} </w:instrText>
      </w:r>
      <w:r w:rsidR="00A9241B">
        <w:fldChar w:fldCharType="separate"/>
      </w:r>
      <w:r w:rsidR="00A9241B">
        <w:rPr>
          <w:noProof/>
        </w:rPr>
        <w:t>(Free et al. 2019)</w:t>
      </w:r>
      <w:r w:rsidR="00A9241B">
        <w:fldChar w:fldCharType="end"/>
      </w:r>
      <w:r w:rsidRPr="007D3A3E">
        <w:t>. In five regions, including the North Sea and ecosystems of East Asia, losses in MSY have ranged 15-35%. Meanwhile, the Baltic Sea and other regions have seen increases in MSY up to 15%. Analyses of historical changes in juvenile recruitment, another metric of productivity, yield conflicting results</w:t>
      </w:r>
      <w:r w:rsidR="00A9241B">
        <w:t xml:space="preserve"> </w:t>
      </w:r>
      <w:r w:rsidR="00A9241B">
        <w:fldChar w:fldCharType="begin"/>
      </w:r>
      <w:r w:rsidR="00E64B95">
        <w:instrText xml:space="preserve"> ADDIN ZOTERO_ITEM CSL_CITATION {"citationID":"Bz5ROTVe","properties":{"formattedCitation":"(Britten, Dowd, and Worm 2016; Szuwalski 2016)","plainCitation":"(Britten, Dowd, and Worm 2016; Szuwalski 2016)","dontUpdate":true,"noteIndex":0},"citationItems":[{"id":229,"uris":["http://zotero.org/groups/2324269/items/TBJQKZRL"],"uri":["http://zotero.org/groups/2324269/items/TBJQKZRL"],"itemData":{"id":229,"type":"article-journal","title":"Changing recruitment capacity in global fish stocks","container-title":"Proceedings of the National Academy of Sciences","page":"134-139","volume":"113","issue":"1","source":"www.pnas.org","abstract":"Marine fish and invertebrates are shifting their regional and global distributions in response to climate change, but it is unclear whether their productivity is being affected as well. Here we tested for time-varying trends in biological productivity parameters across 262 fish stocks of 127 species in 39 large marine ecosystems and high-seas areas (hereafter LMEs). This global meta-analysis revealed widespread changes in the relationship between spawning stock size and the production of juvenile offspring (recruitment), suggesting fundamental biological change in fish stock productivity at early life stages. Across regions, we estimate that average recruitment capacity has declined at a rate approximately equal to 3% of the historical maximum per decade. However, we observed large variability among stocks and regions; for example, highly negative trends in the North Atlantic contrast with more neutral patterns in the North Pacific. The extent of biological change in each LME was significantly related to observed changes in phytoplankton chlorophyll concentration and the intensity of historical overfishing in that ecosystem. We conclude that both environmental changes and chronic overfishing have already affected the productive capacity of many stocks at the recruitment stage of the life cycle. These results provide a baseline for ecosystem-based fisheries management and may help adjust expectations for future food production from the oceans.","DOI":"10.1073/pnas.1504709112","ISSN":"0027-8424, 1091-6490","note":"PMID: 26668368","journalAbbreviation":"PNAS","language":"en","author":[{"family":"Britten","given":"Gregory L."},{"family":"Dowd","given":"Michael"},{"family":"Worm","given":"Boris"}],"issued":{"date-parts":[["2016",1,5]]}}},{"id":312,"uris":["http://zotero.org/groups/2324269/items/W2DEE3HI"],"uri":["http://zotero.org/groups/2324269/items/W2DEE3HI"],"itemData":{"id":312,"type":"article-journal","title":"Changing fisheries productivity and food security","container-title":"Proceedings of the National Academy of Sciences","page":"E1773-E1774","volume":"113","issue":"13","source":"www.pnas.org","abstract":"Understanding changes in productivity for populations of exploited marine fish is important for appropriate management and conservation. Britten et al. (1) show that, on average, the productivity of fish stocks have declined 3% per decade. This figure was an unweighted mean, and therefore gave equal weight to all stocks, regardless of size. An unweighted mean is a useful measure of changing productivity, particularly when considering conservation of individual stocks. However, food security is a central concern for many countries bordering the ocean, so we should also ask, “How can changes in productivity influence the total biomass in the ocean and the total catch derived from that biomass?”\n\nTo explore this question, I repeated Britten et al.’s analysis (1) with the 224 … \n\n[</w:instrText>
      </w:r>
      <w:r w:rsidR="00E64B95">
        <w:rPr>
          <w:rFonts w:ascii="Cambria Math" w:hAnsi="Cambria Math" w:cs="Cambria Math"/>
        </w:rPr>
        <w:instrText>↵</w:instrText>
      </w:r>
      <w:r w:rsidR="00E64B95">
        <w:instrText xml:space="preserve">][1]1Email: cszuwalski{at}bren.ucsb.edu.\n\n [1]: #xref-corresp-1-1","DOI":"10.1073/pnas.1600641113","ISSN":"0027-8424, 1091-6490","note":"PMID: 26957592","journalAbbreviation":"PNAS","language":"en","author":[{"family":"Szuwalski","given":"Cody S."}],"issued":{"date-parts":[["2016",3,29]]}}}],"schema":"https://github.com/citation-style-language/schema/raw/master/csl-citation.json"} </w:instrText>
      </w:r>
      <w:r w:rsidR="00A9241B">
        <w:fldChar w:fldCharType="separate"/>
      </w:r>
      <w:r w:rsidR="00A9241B">
        <w:rPr>
          <w:noProof/>
        </w:rPr>
        <w:t>(Britten</w:t>
      </w:r>
      <w:r w:rsidR="00E24F34">
        <w:rPr>
          <w:noProof/>
        </w:rPr>
        <w:t xml:space="preserve"> et al.</w:t>
      </w:r>
      <w:r w:rsidR="00A9241B">
        <w:rPr>
          <w:noProof/>
        </w:rPr>
        <w:t xml:space="preserve"> 2016; Szuwalski 2016)</w:t>
      </w:r>
      <w:r w:rsidR="00A9241B">
        <w:fldChar w:fldCharType="end"/>
      </w:r>
      <w:r w:rsidRPr="007D3A3E">
        <w:t>, and are also difficult to interpret in terms of food and income security. Well-managed fisheries have been the most resilient to ocean warming while overexploited fisheries have been the most vulnerable</w:t>
      </w:r>
      <w:r w:rsidR="00A9241B">
        <w:t xml:space="preserve"> </w:t>
      </w:r>
      <w:r w:rsidR="00A9241B">
        <w:fldChar w:fldCharType="begin"/>
      </w:r>
      <w:r w:rsidR="00A9241B">
        <w:instrText xml:space="preserve"> ADDIN ZOTERO_ITEM CSL_CITATION {"citationID":"ZnD1eYU9","properties":{"formattedCitation":"(Free et al. 2019)","plainCitation":"(Free et al. 2019)","noteIndex":0},"citationItems":[{"id":29,"uris":["http://zotero.org/groups/2324269/items/YUG33NWF"],"uri":["http://zotero.org/groups/2324269/items/YUG33NWF"],"itemData":{"id":29,"type":"article-journal","title":"Impacts of historical warming on marine fisheries production","container-title":"Science","page":"979-983","volume":"363","issue":"6430","source":"DOI.org (Crossref)","abstract":"Climate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n\n              = 9 populations) and others responded significantly negatively (\n              n\n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ocean.","DOI":"10.1126/science.aau1758","ISSN":"0036-8075, 1095-9203","journalAbbreviation":"Science","language":"en","author":[{"family":"Free","given":"Christopher M."},{"family":"Thorson","given":"James T."},{"family":"Pinsky","given":"Malin L."},{"family":"Oken","given":"Kiva L."},{"family":"Wiedenmann","given":"John"},{"family":"Jensen","given":"Olaf P."}],"issued":{"date-parts":[["2019",3,1]]}}}],"schema":"https://github.com/citation-style-language/schema/raw/master/csl-citation.json"} </w:instrText>
      </w:r>
      <w:r w:rsidR="00A9241B">
        <w:fldChar w:fldCharType="separate"/>
      </w:r>
      <w:r w:rsidR="00A9241B">
        <w:rPr>
          <w:noProof/>
        </w:rPr>
        <w:t>(Free et al. 2019)</w:t>
      </w:r>
      <w:r w:rsidR="00A9241B">
        <w:fldChar w:fldCharType="end"/>
      </w:r>
      <w:r w:rsidRPr="007D3A3E">
        <w:t>.</w:t>
      </w:r>
    </w:p>
    <w:p w14:paraId="0FE07425" w14:textId="77777777" w:rsidR="00D70396" w:rsidRPr="007D3A3E" w:rsidRDefault="00D70396">
      <w:pPr>
        <w:rPr>
          <w:u w:val="single"/>
        </w:rPr>
      </w:pPr>
    </w:p>
    <w:p w14:paraId="30D460AC" w14:textId="28CADACD" w:rsidR="00D70396" w:rsidRPr="007D3A3E" w:rsidRDefault="00CB13CA">
      <w:r w:rsidRPr="007D3A3E">
        <w:rPr>
          <w:u w:val="single"/>
        </w:rPr>
        <w:t>Forecasted changes:</w:t>
      </w:r>
      <w:r w:rsidRPr="007D3A3E">
        <w:t xml:space="preserve"> Net global catch potential is not expected to change considerably under climate change (though see RCP 8.5 results below), but strong regional impacts are expected to result in pronounced equatorial “losers” and poleward “winners”. For example, </w:t>
      </w:r>
      <w:r w:rsidR="00435DD2">
        <w:fldChar w:fldCharType="begin"/>
      </w:r>
      <w:r w:rsidR="00A17298">
        <w:instrText xml:space="preserve"> ADDIN ZOTERO_ITEM CSL_CITATION {"citationID":"GYwolJ6N","properties":{"formattedCitation":"(Cheung et al. 2010)","plainCitation":"(Cheung et al. 2010)","dontUpdate":true,"noteIndex":0},"citationItems":[{"id":38,"uris":["http://zotero.org/groups/2324269/items/AXA4L5IY"],"uri":["http://zotero.org/groups/2324269/items/AXA4L5IY"],"itemData":{"id":38,"type":"article-journal","title":"Large-scale redistribution of maximum fisheries catch potential in the global ocean under climate change: CLIMATE CHANGE IMPACTS ON CATCH POTENTIAL","container-title":"Global Change Biology","page":"24-35","volume":"16","issue":"1","source":"DOI.org (Crossref)","abstract":"Previous projection of climate change impacts on global food supply focuses solely on production from terrestrial biomes, ignoring the large contribution of animal protein from marine capture ﬁsheries. Here, we project changes in global catch potential for 1066 species of exploited marine ﬁsh and invertebrates from 2005 to 2055 under climate change scenarios. We show that climate change may lead to large-scale redistribution of global catch potential, with an average of 30–70% increase in high-latitude regions and a drop of up to 40% in the tropics. Moreover, maximum catch potential declines considerably in the southward margins of semienclosed seas while it increases in poleward tips of continental shelf margins. Such changes are most apparent in the Paciﬁc Ocean. Among the 20 most important ﬁshing Exclusive Economic Zone (EEZ) regions in terms of their total landings, EEZ regions with the highest increase in catch potential by 2055 include Norway, Greenland, the United States (Alaska) and Russia (Asia). On the contrary, EEZ regions with the biggest loss in maximum catch potential include Indonesia, the United States (excluding Alaska and Hawaii), Chile and China. Many highly impacted regions, particularly those in the tropics, are socioeconomically vulnerable to these changes. Thus, our results indicate the need to develop adaptation policy that could minimize climate change impacts through ﬁsheries. The study also provides information that may be useful to evaluate ﬁsheries management options under climate change.","DOI":"10.1111/j.1365-2486.2009.01995.x","ISSN":"13541013, 13652486","title-short":"Large-scale redistribution of maximum fisheries catch potential in the global ocean under climate change","language":"en","author":[{"family":"Cheung","given":"William W. L."},{"family":"Lam","given":"Vicky W. Y."},{"family":"Sarmiento","given":"Jorge L."},{"family":"Kearney","given":"Kelly"},{"family":"Watson","given":"Reg"},{"family":"Zeller","given":"Dirk"},{"family":"Pauly","given":"Daniel"}],"issued":{"date-parts":[["2010",1]]}}}],"schema":"https://github.com/citation-style-language/schema/raw/master/csl-citation.json"} </w:instrText>
      </w:r>
      <w:r w:rsidR="00435DD2">
        <w:fldChar w:fldCharType="separate"/>
      </w:r>
      <w:r w:rsidR="00CE0648">
        <w:rPr>
          <w:noProof/>
        </w:rPr>
        <w:t>Cheung et al. (2010)</w:t>
      </w:r>
      <w:r w:rsidR="00435DD2">
        <w:fldChar w:fldCharType="end"/>
      </w:r>
      <w:r w:rsidRPr="007D3A3E">
        <w:t xml:space="preserve"> project modest changes in global catch potential of +1% and -1% from 2005-2055 under low and high emissions scenarios, respectively. </w:t>
      </w:r>
      <w:r w:rsidR="00435DD2">
        <w:fldChar w:fldCharType="begin"/>
      </w:r>
      <w:r w:rsidR="00E64B95">
        <w:instrText xml:space="preserve"> ADDIN ZOTERO_ITEM CSL_CITATION {"citationID":"piepE1kx","properties":{"formattedCitation":"(Gaines et al. 2018)","plainCitation":"(Gaines et al. 2018)","dontUpdate":true,"noteIndex":0},"citationItems":[{"id":75,"uris":["http://zotero.org/groups/2324269/items/NZKT8IFW"],"uri":["http://zotero.org/groups/2324269/items/NZKT8IFW"],"itemData":{"id":75,"type":"article-journal","title":"Improved fisheries management could offset many negative effects of climate change","container-title":"Science Advances","page":"eaao1378","volume":"4","issue":"8","source":"DOI.org (Crossref)","DOI":"10.1126/sciadv.aao1378","ISSN":"2375-2548","journalAbbreviation":"Sci. Adv.","language":"en","author":[{"family":"Gaines","given":"Steven D."},{"family":"Costello","given":"Christopher"},{"family":"Owashi","given":"Brandon"},{"family":"Mangin","given":"Tracey"},{"family":"Bone","given":"Jennifer"},{"family":"Molinos","given":"Jorge García"},{"family":"Burden","given":"Merrick"},{"family":"Dennis","given":"Heather"},{"family":"Halpern","given":"Benjamin S."},{"family":"Kappel","given":"Carrie V."},{"family":"Kleisner","given":"Kristin M."},{"family":"Ovando","given":"Daniel"}],"issued":{"date-parts":[["2018",8]]}}}],"schema":"https://github.com/citation-style-language/schema/raw/master/csl-citation.json"} </w:instrText>
      </w:r>
      <w:r w:rsidR="00435DD2">
        <w:fldChar w:fldCharType="separate"/>
      </w:r>
      <w:r w:rsidR="00435DD2">
        <w:rPr>
          <w:noProof/>
        </w:rPr>
        <w:t>Gaines et al. (2018)</w:t>
      </w:r>
      <w:r w:rsidR="00435DD2">
        <w:fldChar w:fldCharType="end"/>
      </w:r>
      <w:r w:rsidRPr="007D3A3E">
        <w:t xml:space="preserve"> project modest changes in global MSY of +1%, -1%, and -5% from 2012-2100 under RCPs 2.6, 4.5, and 6.0, but forecast a considerable decline of -25% under RCP 8.5. </w:t>
      </w:r>
      <w:r w:rsidR="00435DD2">
        <w:fldChar w:fldCharType="begin"/>
      </w:r>
      <w:r w:rsidR="00A17298">
        <w:instrText xml:space="preserve"> ADDIN ZOTERO_ITEM CSL_CITATION {"citationID":"OcDm2hiA","properties":{"formattedCitation":"(Cheung et al. 2010)","plainCitation":"(Cheung et al. 2010)","dontUpdate":true,"noteIndex":0},"citationItems":[{"id":38,"uris":["http://zotero.org/groups/2324269/items/AXA4L5IY"],"uri":["http://zotero.org/groups/2324269/items/AXA4L5IY"],"itemData":{"id":38,"type":"article-journal","title":"Large-scale redistribution of maximum fisheries catch potential in the global ocean under climate change: CLIMATE CHANGE IMPACTS ON CATCH POTENTIAL","container-title":"Global Change Biology","page":"24-35","volume":"16","issue":"1","source":"DOI.org (Crossref)","abstract":"Previous projection of climate change impacts on global food supply focuses solely on production from terrestrial biomes, ignoring the large contribution of animal protein from marine capture ﬁsheries. Here, we project changes in global catch potential for 1066 species of exploited marine ﬁsh and invertebrates from 2005 to 2055 under climate change scenarios. We show that climate change may lead to large-scale redistribution of global catch potential, with an average of 30–70% increase in high-latitude regions and a drop of up to 40% in the tropics. Moreover, maximum catch potential declines considerably in the southward margins of semienclosed seas while it increases in poleward tips of continental shelf margins. Such changes are most apparent in the Paciﬁc Ocean. Among the 20 most important ﬁshing Exclusive Economic Zone (EEZ) regions in terms of their total landings, EEZ regions with the highest increase in catch potential by 2055 include Norway, Greenland, the United States (Alaska) and Russia (Asia). On the contrary, EEZ regions with the biggest loss in maximum catch potential include Indonesia, the United States (excluding Alaska and Hawaii), Chile and China. Many highly impacted regions, particularly those in the tropics, are socioeconomically vulnerable to these changes. Thus, our results indicate the need to develop adaptation policy that could minimize climate change impacts through ﬁsheries. The study also provides information that may be useful to evaluate ﬁsheries management options under climate change.","DOI":"10.1111/j.1365-2486.2009.01995.x","ISSN":"13541013, 13652486","title-short":"Large-scale redistribution of maximum fisheries catch potential in the global ocean under climate change","language":"en","author":[{"family":"Cheung","given":"William W. L."},{"family":"Lam","given":"Vicky W. Y."},{"family":"Sarmiento","given":"Jorge L."},{"family":"Kearney","given":"Kelly"},{"family":"Watson","given":"Reg"},{"family":"Zeller","given":"Dirk"},{"family":"Pauly","given":"Daniel"}],"issued":{"date-parts":[["2010",1]]}}}],"schema":"https://github.com/citation-style-language/schema/raw/master/csl-citation.json"} </w:instrText>
      </w:r>
      <w:r w:rsidR="00435DD2">
        <w:fldChar w:fldCharType="separate"/>
      </w:r>
      <w:r w:rsidR="00CE0648">
        <w:rPr>
          <w:noProof/>
        </w:rPr>
        <w:t>Cheung et al. (2010)</w:t>
      </w:r>
      <w:r w:rsidR="00435DD2">
        <w:fldChar w:fldCharType="end"/>
      </w:r>
      <w:r w:rsidR="00435DD2">
        <w:t xml:space="preserve"> </w:t>
      </w:r>
      <w:r w:rsidRPr="007D3A3E">
        <w:t>predict 30-70% increases in catch potential in poleward regions and 40% decreases in equatorial regions, with similar patterns predicted by</w:t>
      </w:r>
      <w:r w:rsidR="00435DD2">
        <w:t xml:space="preserve"> </w:t>
      </w:r>
      <w:r w:rsidR="00435DD2">
        <w:fldChar w:fldCharType="begin"/>
      </w:r>
      <w:r w:rsidR="00E64B95">
        <w:instrText xml:space="preserve"> ADDIN ZOTERO_ITEM CSL_CITATION {"citationID":"nBUg1zev","properties":{"formattedCitation":"(Gaines et al. 2018)","plainCitation":"(Gaines et al. 2018)","dontUpdate":true,"noteIndex":0},"citationItems":[{"id":75,"uris":["http://zotero.org/groups/2324269/items/NZKT8IFW"],"uri":["http://zotero.org/groups/2324269/items/NZKT8IFW"],"itemData":{"id":75,"type":"article-journal","title":"Improved fisheries management could offset many negative effects of climate change","container-title":"Science Advances","page":"eaao1378","volume":"4","issue":"8","source":"DOI.org (Crossref)","DOI":"10.1126/sciadv.aao1378","ISSN":"2375-2548","journalAbbreviation":"Sci. Adv.","language":"en","author":[{"family":"Gaines","given":"Steven D."},{"family":"Costello","given":"Christopher"},{"family":"Owashi","given":"Brandon"},{"family":"Mangin","given":"Tracey"},{"family":"Bone","given":"Jennifer"},{"family":"Molinos","given":"Jorge García"},{"family":"Burden","given":"Merrick"},{"family":"Dennis","given":"Heather"},{"family":"Halpern","given":"Benjamin S."},{"family":"Kappel","given":"Carrie V."},{"family":"Kleisner","given":"Kristin M."},{"family":"Ovando","given":"Daniel"}],"issued":{"date-parts":[["2018",8]]}}}],"schema":"https://github.com/citation-style-language/schema/raw/master/csl-citation.json"} </w:instrText>
      </w:r>
      <w:r w:rsidR="00435DD2">
        <w:fldChar w:fldCharType="separate"/>
      </w:r>
      <w:r w:rsidR="00435DD2">
        <w:rPr>
          <w:noProof/>
        </w:rPr>
        <w:t>Gaines et al. (2018)</w:t>
      </w:r>
      <w:r w:rsidR="00435DD2">
        <w:fldChar w:fldCharType="end"/>
      </w:r>
      <w:r w:rsidRPr="007D3A3E">
        <w:t>. The redistribution of catch potential will drive a concomitant redistribution of revenues</w:t>
      </w:r>
      <w:r w:rsidR="00435DD2">
        <w:t xml:space="preserve"> </w:t>
      </w:r>
      <w:r w:rsidR="00435DD2">
        <w:fldChar w:fldCharType="begin"/>
      </w:r>
      <w:r w:rsidR="00435DD2">
        <w:instrText xml:space="preserve"> ADDIN ZOTERO_ITEM CSL_CITATION {"citationID":"DdMcej7O","properties":{"formattedCitation":"(Lam et al. 2016)","plainCitation":"(Lam et al. 2016)","noteIndex":0},"citationItems":[{"id":270,"uris":["http://zotero.org/groups/2324269/items/F5DC9D78"],"uri":["http://zotero.org/groups/2324269/items/F5DC9D78"],"itemData":{"id":270,"type":"article-journal","title":"Projected change in global fisheries revenues under climate change","container-title":"Scientific Reports","page":"32607","volume":"6","source":"www.nature.com","abstract":"Previous studies highlight the winners and losers in fisheries under climate change based on shifts in biomass, species composition and potential catches. Understanding how climate change is likely to alter the fisheries revenues of maritime countries is a crucial next step towards the development of effective socio-economic policy and food sustainability strategies to mitigate and adapt to climate change. Particularly, fish prices and cross-oceans connections through distant water fishing operations may largely modify the projected climate change impacts on fisheries revenues. However, these factors have not formally been considered in global studies. Here, using climate-living marine resources simulation models, we show that global fisheries revenues could drop by 35% more than the projected decrease in catches by the 2050 s under high CO2 emission scenarios. Regionally, the projected increases in fish catch in high latitudes may not translate into increases in revenues because of the increasing dominance of low value fish, and the decrease in catches by these countries’ vessels operating in more severely impacted distant waters. Also, we find that developing countries with high fisheries dependency are negatively impacted. Our results suggest the need to conduct full-fledged economic analyses of the potential economic effects of climate change on global marine fisheries.","DOI":"10.1038/srep32607","ISSN":"2045-2322","language":"en","author":[{"family":"Lam","given":"Vicky W. Y."},{"family":"Cheung","given":"William W. L."},{"family":"Reygondeau","given":"Gabriel"},{"family":"Sumaila","given":"U. Rashid"}],"issued":{"date-parts":[["2016",9,7]]}}}],"schema":"https://github.com/citation-style-language/schema/raw/master/csl-citation.json"} </w:instrText>
      </w:r>
      <w:r w:rsidR="00435DD2">
        <w:fldChar w:fldCharType="separate"/>
      </w:r>
      <w:r w:rsidR="00435DD2">
        <w:rPr>
          <w:noProof/>
        </w:rPr>
        <w:t>(Lam et al. 2016)</w:t>
      </w:r>
      <w:r w:rsidR="00435DD2">
        <w:fldChar w:fldCharType="end"/>
      </w:r>
      <w:r w:rsidRPr="007D3A3E">
        <w:t xml:space="preserve"> and nutrition</w:t>
      </w:r>
      <w:r w:rsidR="00435DD2">
        <w:t xml:space="preserve"> </w:t>
      </w:r>
      <w:r w:rsidR="00435DD2">
        <w:fldChar w:fldCharType="begin"/>
      </w:r>
      <w:r w:rsidR="00435DD2">
        <w:instrText xml:space="preserve"> ADDIN ZOTERO_ITEM CSL_CITATION {"citationID":"h1sFgEN3","properties":{"formattedCitation":"(Golden et al. 2016)","plainCitation":"(Golden et al. 2016)","noteIndex":0},"citationItems":[{"id":266,"uris":["http://zotero.org/groups/2324269/items/EQ5MYGSD"],"uri":["http://zotero.org/groups/2324269/items/EQ5MYGSD"],"itemData":{"id":266,"type":"article-journal","title":"Nutrition: Fall in fish catch threatens human health","container-title":"Nature","page":"317-320","volume":"534","issue":"7607","source":"DOI.org (Crossref)","DOI":"10.1038/534317a","ISSN":"0028-0836, 1476-4687","title-short":"Nutrition","journalAbbreviation":"Nature","language":"en","author":[{"family":"Golden","given":"Christopher D."},{"family":"Allison","given":"Edward H."},{"family":"Cheung","given":"William W. L."},{"family":"Dey","given":"Madan M."},{"family":"Halpern","given":"Benjamin S."},{"family":"McCauley","given":"Douglas J."},{"family":"Smith","given":"Matthew"},{"family":"Vaitla","given":"Bapu"},{"family":"Zeller","given":"Dirk"},{"family":"Myers","given":"Samuel S."}],"issued":{"date-parts":[["2016",6]]}}}],"schema":"https://github.com/citation-style-language/schema/raw/master/csl-citation.json"} </w:instrText>
      </w:r>
      <w:r w:rsidR="00435DD2">
        <w:fldChar w:fldCharType="separate"/>
      </w:r>
      <w:r w:rsidR="00435DD2">
        <w:rPr>
          <w:noProof/>
        </w:rPr>
        <w:t>(Golden et al. 2016)</w:t>
      </w:r>
      <w:r w:rsidR="00435DD2">
        <w:fldChar w:fldCharType="end"/>
      </w:r>
      <w:r w:rsidR="00435DD2">
        <w:t>.</w:t>
      </w:r>
    </w:p>
    <w:p w14:paraId="5E8D66EC" w14:textId="77777777" w:rsidR="00D70396" w:rsidRPr="007D3A3E" w:rsidRDefault="00D70396"/>
    <w:p w14:paraId="71B24DAA" w14:textId="356E8265" w:rsidR="00D70396" w:rsidRPr="007D3A3E" w:rsidRDefault="00CB13CA">
      <w:r w:rsidRPr="007D3A3E">
        <w:rPr>
          <w:u w:val="single"/>
        </w:rPr>
        <w:t>Implications for adaptation:</w:t>
      </w:r>
      <w:r w:rsidRPr="007D3A3E">
        <w:t xml:space="preserve"> First and foremost, in both low and high capacity fisheries systems, implementing general fisheries reforms will enhance resilience to climate change as well-managed fisheries are the most ecologically</w:t>
      </w:r>
      <w:r w:rsidR="00943086">
        <w:t xml:space="preserve"> </w:t>
      </w:r>
      <w:r w:rsidR="00943086">
        <w:fldChar w:fldCharType="begin"/>
      </w:r>
      <w:r w:rsidR="00943086">
        <w:instrText xml:space="preserve"> ADDIN ZOTERO_ITEM CSL_CITATION {"citationID":"iCRNGw2R","properties":{"formattedCitation":"(Free et al. 2019)","plainCitation":"(Free et al. 2019)","noteIndex":0},"citationItems":[{"id":29,"uris":["http://zotero.org/groups/2324269/items/YUG33NWF"],"uri":["http://zotero.org/groups/2324269/items/YUG33NWF"],"itemData":{"id":29,"type":"article-journal","title":"Impacts of historical warming on marine fisheries production","container-title":"Science","page":"979-983","volume":"363","issue":"6430","source":"DOI.org (Crossref)","abstract":"Climate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n\n              = 9 populations) and others responded significantly negatively (\n              n\n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ocean.","DOI":"10.1126/science.aau1758","ISSN":"0036-8075, 1095-9203","journalAbbreviation":"Science","language":"en","author":[{"family":"Free","given":"Christopher M."},{"family":"Thorson","given":"James T."},{"family":"Pinsky","given":"Malin L."},{"family":"Oken","given":"Kiva L."},{"family":"Wiedenmann","given":"John"},{"family":"Jensen","given":"Olaf P."}],"issued":{"date-parts":[["2019",3,1]]}}}],"schema":"https://github.com/citation-style-language/schema/raw/master/csl-citation.json"} </w:instrText>
      </w:r>
      <w:r w:rsidR="00943086">
        <w:fldChar w:fldCharType="separate"/>
      </w:r>
      <w:r w:rsidR="00943086">
        <w:rPr>
          <w:noProof/>
        </w:rPr>
        <w:t>(Free et al. 2019)</w:t>
      </w:r>
      <w:r w:rsidR="00943086">
        <w:fldChar w:fldCharType="end"/>
      </w:r>
      <w:r w:rsidRPr="007D3A3E">
        <w:t xml:space="preserve"> and socioeconomically resilient to climate change. In low capacity fisheries systems, this can be achieved through “primary fisheries management” as detailed in</w:t>
      </w:r>
      <w:r w:rsidR="00943086">
        <w:t xml:space="preserve"> </w:t>
      </w:r>
      <w:r w:rsidR="00943086">
        <w:fldChar w:fldCharType="begin"/>
      </w:r>
      <w:r w:rsidR="00E64B95">
        <w:instrText xml:space="preserve"> ADDIN ZOTERO_ITEM CSL_CITATION {"citationID":"sSfNyJjI","properties":{"formattedCitation":"(Cochrane, Andrew, and Parma 2011)","plainCitation":"(Cochrane, Andrew, and Parma 2011)","dontUpdate":true,"noteIndex":0},"citationItems":[{"id":467,"uris":["http://zotero.org/groups/2324269/items/4H5ADD6V"],"uri":["http://zotero.org/groups/2324269/items/4H5ADD6V"],"itemData":{"id":467,"type":"article-journal","title":"Primary fisheries management: a minimum requirement for provision of sustainable human benefits in small-scale fisheries: Primary management of small-scale fisheries","container-title":"Fish and Fisheries","page":"275-288","volume":"12","issue":"3","source":"DOI.org (Crossref)","abstract":"The social and economic importance of small-scale ﬁsheries is frequently undervalued, and they are rarely effectively managed. There is now growing consensus on how these ﬁsheries could be managed for sustainability and to minimize the risks of crossing undesirable thresholds. Using a concept developed in health care, these approaches have been referred to as primary ﬁsheries management. By encouraging the use of best-available information in a precautionary way, the approaches will facilitate sustainable use and should therefore be encouraged, but they accept high scientiﬁc and implementation uncertainties as unavoidable because of limited management and enforcement resources and capacity. It is important to recognize that this limitation will result in social costs, because application of a precautionary approach in the face of high uncertainties will require forgoing potential sustainable beneﬁts. Acceptance of primary ﬁsheries management as a ﬁnal and sufﬁcient goal could therefore add a further constraint on the possibility of ﬁshing communities escaping the poverty trap. Primary ﬁsheries management should be seen as a ﬁrst and minimum target for ﬁsheries where there is currently no or inadequate management, but the longer-term goal should still be well informed and adaptive management that strives for optimal beneﬁts, referred to here as tertiary management.","DOI":"10.1111/j.1467-2979.2010.00392.x","ISSN":"14672960","title-short":"Primary fisheries management","language":"en","author":[{"family":"Cochrane","given":"Kevern L"},{"family":"Andrew","given":"Neil L"},{"family":"Parma","given":"Ana M"}],"issued":{"date-parts":[["2011",9]]}}}],"schema":"https://github.com/citation-style-language/schema/raw/master/csl-citation.json"} </w:instrText>
      </w:r>
      <w:r w:rsidR="00943086">
        <w:fldChar w:fldCharType="separate"/>
      </w:r>
      <w:r w:rsidR="00943086">
        <w:rPr>
          <w:noProof/>
        </w:rPr>
        <w:t>Cochrane</w:t>
      </w:r>
      <w:r w:rsidR="00E24F34">
        <w:rPr>
          <w:noProof/>
        </w:rPr>
        <w:t xml:space="preserve"> et al. </w:t>
      </w:r>
      <w:r w:rsidR="00943086">
        <w:rPr>
          <w:noProof/>
        </w:rPr>
        <w:t>2011</w:t>
      </w:r>
      <w:r w:rsidR="00943086">
        <w:fldChar w:fldCharType="end"/>
      </w:r>
      <w:r w:rsidRPr="007D3A3E">
        <w:t>. In high capacity fisheries systems, this will involve accounting for shifting productivity in fisheries stock assessments and management procedures. This will involve one of many strategies</w:t>
      </w:r>
      <w:r w:rsidR="00943086">
        <w:t xml:space="preserve"> </w:t>
      </w:r>
      <w:r w:rsidR="00943086">
        <w:fldChar w:fldCharType="begin"/>
      </w:r>
      <w:r w:rsidR="00E64B95">
        <w:instrText xml:space="preserve"> ADDIN ZOTERO_ITEM CSL_CITATION {"citationID":"u8KDKMhd","properties":{"formattedCitation":"(M. Pinsky and Mantua 2014)","plainCitation":"(M. Pinsky and Mantua 2014)","dontUpdate":true,"noteIndex":0},"citationItems":[{"id":55,"uris":["http://zotero.org/groups/2324269/items/L7AYIWP7"],"uri":["http://zotero.org/groups/2324269/items/L7AYIWP7"],"itemData":{"id":55,"type":"article-journal","title":"Emerging Adaptation Approaches for Climate-Ready Fisheries Management","container-title":"Oceanography","page":"146-159","volume":"27","issue":"4","source":"DOI.org (Crossref)","DOI":"10.5670/oceanog.2014.93","ISSN":"10428275","language":"en","author":[{"family":"Pinsky","given":"Malin"},{"family":"Mantua","given":"Nathan"}],"issued":{"date-parts":[["2014",12,1]]}}}],"schema":"https://github.com/citation-style-language/schema/raw/master/csl-citation.json"} </w:instrText>
      </w:r>
      <w:r w:rsidR="00943086">
        <w:fldChar w:fldCharType="separate"/>
      </w:r>
      <w:r w:rsidR="00B90283">
        <w:rPr>
          <w:noProof/>
        </w:rPr>
        <w:t>(Pinsky and Mantua 2014)</w:t>
      </w:r>
      <w:r w:rsidR="00943086">
        <w:fldChar w:fldCharType="end"/>
      </w:r>
      <w:r w:rsidRPr="007D3A3E">
        <w:t xml:space="preserve"> including: (1) using assessments with time-varying productivity; (2) using climate-adaptive harvest control rules and more precautionary buffers; and (3) targeting age- and genetically-diverse populations that are more resilient to climate change</w:t>
      </w:r>
      <w:r w:rsidR="00957A54">
        <w:t xml:space="preserve"> </w:t>
      </w:r>
      <w:r w:rsidR="00957A54">
        <w:fldChar w:fldCharType="begin"/>
      </w:r>
      <w:r w:rsidR="00957A54">
        <w:instrText xml:space="preserve"> ADDIN ZOTERO_ITEM CSL_CITATION {"citationID":"0PMzd9yC","properties":{"formattedCitation":"(Ojea et al. 2017)","plainCitation":"(Ojea et al. 2017)","noteIndex":0},"citationItems":[{"id":492,"uris":["http://zotero.org/groups/2324269/items/HTY34WGD"],"uri":["http://zotero.org/groups/2324269/items/HTY34WGD"],"itemData":{"id":492,"type":"article-journal","title":"Fisheries regulatory regimes and resilience to climate change","container-title":"Ambio","page":"399-412","volume":"46","issue":"4","source":"DOI.org (Crossref)","abstract":"Climate change is already producing ecological, social, and economic impacts on ﬁsheries, and these effects are expected to increase in frequency and magnitude in the future. Fisheries governance and regulations can alter socio-ecological resilience to climate change impacts via harvest control rules and incentives driving ﬁsher behavior, yet there are no syntheses or conceptual frameworks for examining how institutions and their regulatory approaches can alter ﬁsheries resilience to climate change. We identify nine key climate resilience criteria for ﬁsheries socioecological systems (SES), deﬁning resilience as the ability of the coupled system of interacting social and ecological components (i.e., the SES) to absorb change while avoiding transformation into a different undesirable state. We then evaluate the capacity of four ﬁsheries regulatory systems that vary in their degree of property rights, including open access, limited entry, and two types of rights-based management, to increase or inhibit resilience. Our exploratory assessment of evidence in the literature suggests that these regulatory regimes vary widely in their ability to promote resilient ﬁsheries, with rights-based approaches appearing to offer more resilience beneﬁts in many cases, but detailed characteristics of the regulatory instruments are fundamental.","DOI":"10.1007/s13280-016-0850-1","ISSN":"0044-7447, 1654-7209","journalAbbreviation":"Ambio","language":"en","author":[{"family":"Ojea","given":"Elena"},{"family":"Pearlman","given":"Isaac"},{"family":"Gaines","given":"Steven D."},{"family":"Lester","given":"Sarah E."}],"issued":{"date-parts":[["2017",5]]}}}],"schema":"https://github.com/citation-style-language/schema/raw/master/csl-citation.json"} </w:instrText>
      </w:r>
      <w:r w:rsidR="00957A54">
        <w:fldChar w:fldCharType="separate"/>
      </w:r>
      <w:r w:rsidR="00957A54">
        <w:rPr>
          <w:noProof/>
        </w:rPr>
        <w:t>(Ojea et al. 2017)</w:t>
      </w:r>
      <w:r w:rsidR="00957A54">
        <w:fldChar w:fldCharType="end"/>
      </w:r>
      <w:r w:rsidR="00957A54">
        <w:t>.</w:t>
      </w:r>
    </w:p>
    <w:p w14:paraId="605A5C1B" w14:textId="77777777" w:rsidR="00D70396" w:rsidRPr="007D3A3E" w:rsidRDefault="00D70396">
      <w:pPr>
        <w:rPr>
          <w:b/>
        </w:rPr>
      </w:pPr>
    </w:p>
    <w:p w14:paraId="058C60A3" w14:textId="77777777" w:rsidR="00D70396" w:rsidRPr="007D3A3E" w:rsidRDefault="00CB13CA">
      <w:pPr>
        <w:rPr>
          <w:b/>
        </w:rPr>
      </w:pPr>
      <w:r w:rsidRPr="007D3A3E">
        <w:rPr>
          <w:b/>
        </w:rPr>
        <w:t>3. Marine fish and invertebrates are shifting distributions to track their preferred temperatures. International agreements will be necessary to ensure that management remains sustainable as species shift in and out of new management jurisdictions.</w:t>
      </w:r>
    </w:p>
    <w:p w14:paraId="7564051C" w14:textId="77777777" w:rsidR="00D70396" w:rsidRPr="007D3A3E" w:rsidRDefault="00D70396">
      <w:pPr>
        <w:rPr>
          <w:b/>
        </w:rPr>
      </w:pPr>
    </w:p>
    <w:p w14:paraId="1924F058" w14:textId="66F67961" w:rsidR="00D70396" w:rsidRPr="007D3A3E" w:rsidRDefault="00CB13CA">
      <w:r w:rsidRPr="007D3A3E">
        <w:rPr>
          <w:u w:val="single"/>
        </w:rPr>
        <w:t>Observed changes:</w:t>
      </w:r>
      <w:r w:rsidRPr="007D3A3E">
        <w:t xml:space="preserve"> As the oceans have warmed, marine fish and invertebrates have shifted their distributions to track their preferred temperatures</w:t>
      </w:r>
      <w:r w:rsidR="00B90283">
        <w:t xml:space="preserve"> </w:t>
      </w:r>
      <w:commentRangeStart w:id="25"/>
      <w:r w:rsidR="00B90283">
        <w:fldChar w:fldCharType="begin"/>
      </w:r>
      <w:r w:rsidR="00E64B95">
        <w:instrText xml:space="preserve"> ADDIN ZOTERO_ITEM CSL_CITATION {"citationID":"d4eVJgZj","properties":{"formattedCitation":"(Perry et al. 2005; Dulvy et al. 2008; Poloczanska et al. 2013; M. L. Pinsky et al. 2013)","plainCitation":"(Perry et al. 2005; Dulvy et al. 2008; Poloczanska et al. 2013; M. L. Pinsky et al. 2013)","dontUpdate":true,"noteIndex":0},"citationItems":[{"id":289,"uris":["http://zotero.org/groups/2324269/items/MMX7FGCP"],"uri":["http://zotero.org/groups/2324269/items/MMX7FGCP"],"itemData":{"id":289,"type":"article-journal","title":"Climate Change and Distribution Shifts in Marine Fishes","container-title":"Science","page":"1912-1915","volume":"308","issue":"5730","source":"science.sciencemag.org","abstract":"We show that the distributions of both exploited and nonexploited North Sea fishes have responded markedly to recent increases in sea temperature, with nearly two-thirds of species shifting in mean latitude or depth or both over 25 years. For species with northerly or southerly range margins in the North Sea, half have shown boundary shifts with warming, and all but one shifted northward. Species with shifting distributions have faster life cycles and smaller body sizes than nonshifting species. Further temperature rises are likely to have profound impacts on commercial fisheries through continued shifts in distribution and alterations in community interactions.\nFish populations have shifted northward by 50 to 800 km as the North Sea has warmed over the past 25 years.\nFish populations have shifted northward by 50 to 800 km as the North Sea has warmed over the past 25 years.","DOI":"10.1126/science.1111322","ISSN":"0036-8075, 1095-9203","note":"PMID: 15890845","language":"en","author":[{"family":"Perry","given":"Allison L."},{"family":"Low","given":"Paula J."},{"family":"Ellis","given":"Jim R."},{"family":"Reynolds","given":"John D."}],"issued":{"date-parts":[["2005",6,24]]}}},{"id":253,"uris":["http://zotero.org/groups/2324269/items/KU8CJLLN"],"uri":["http://zotero.org/groups/2324269/items/KU8CJLLN"],"itemData":{"id":253,"type":"article-journal","title":"Climate change and deepening of the North Sea fish assemblage: a biotic indicator of warming seas","container-title":"Journal of Applied Ecology","page":"1029-1039","source":"Wiley Online Library","abstract":"1 Climate change impacts have been observed on individual species and species subsets; however, it remains to be seen whether there are systematic, coherent assemblage-wide responses to climate change that could be used as a representative indicator of changing biological state. 2 European shelf seas are warming faster than the adjacent land masses and faster than the global average. We explore the year-by-year distributional response of North Sea bottom-dwelling (demersal) fishes to temperature change over the 25 years from 1980 to 2004. The centres of latitudinal and depth distributions of 28 fishes were estimated from species-abundance–location data collected on an annual fish monitoring survey. 3 Individual species responses were aggregated into 19 assemblages reflecting physiology (thermal preference and range), ecology (body size and abundance-occupancy patterns), biogeography (northern, southern and presence of range boundaries), and susceptibility to human impact (fishery target, bycatch and non-target species). 4 North Sea winter bottom temperature has increased by 1·6 °C over 25 years, with a 1 °C increase in 1988–1989 alone. During this period, the whole demersal fish assemblage deepened by 3·6 m decade−1 and the deepening was coherent for most assemblages. 5 The latitudinal response to warming was heterogeneous, and reflects (i) a northward shift in the mean latitude of abundant, widespread thermal specialists, and (ii) the southward shift of relatively small, abundant southerly species with limited occupancy and a northern range boundary in the North Sea. 6 Synthesis and applications. The deepening of North Sea bottom-dwelling fishes in response to climate change is the marine analogue of the upward movement of terrestrial species to higher altitudes. The assemblage-level depth responses, and both latitudinal responses, covary with temperature and environmental variability in a manner diagnostic of a climate change impact. The deepening of the demersal fish assemblage in response to temperature could be used as a biotic indicator of the effects of climate change in the North Sea and other semi-enclosed seas.","DOI":"10.1111/j.1365-2664.2008.01488.x@10.1111/(ISSN)1365-2664.CLIMATE_JPE","ISSN":"1365-2664","title-short":"Climate change and deepening of the North Sea fish assemblage","language":"en","author":[{"family":"Dulvy","given":"Nicholas K."},{"family":"Rogers","given":"Stuart I."},{"family":"Jennings","given":"Simon"},{"family":"Stelzenmüller","given":"Vanessa"},{"family":"Dye","given":"Stephen R."},{"family":"Skjoldal","given":"Hein R."}],"issued":{"date-parts":[["2008"]]}}},{"id":304,"uris":["http://zotero.org/groups/2324269/items/3DN924YC"],"uri":["http://zotero.org/groups/2324269/items/3DN924YC"],"itemData":{"id":304,"type":"article-journal","title":"Global imprint of climate change on marine life","container-title":"Nature Climate Change","page":"919-925","volume":"3","issue":"10","source":"DOI.org (Crossref)","DOI":"10.1038/nclimate1958","ISSN":"1758-678X, 1758-6798","journalAbbreviation":"Nature Clim Change","language":"en","author":[{"family":"Poloczanska","given":"Elvira S."},{"family":"Brown","given":"Christopher J."},{"family":"Sydeman","given":"William J."},{"family":"Kiessling","given":"Wolfgang"},{"family":"Schoeman","given":"David S."},{"family":"Moore","given":"Pippa J."},{"family":"Brander","given":"Keith"},{"family":"Bruno","given":"John F."},{"family":"Buckley","given":"Lauren B."},{"family":"Burrows","given":"Michael T."},{"family":"Duarte","given":"Carlos M."},{"family":"Halpern","given":"Benjamin S."},{"family":"Holding","given":"Johnna"},{"family":"Kappel","given":"Carrie V."},{"family":"O’Connor","given":"Mary I."},{"family":"Pandolfi","given":"John M."},{"family":"Parmesan","given":"Camille"},{"family":"Schwing","given":"Franklin"},{"family":"Thompson","given":"Sarah Ann"},{"family":"Richardson","given":"Anthony J."}],"issued":{"date-parts":[["2013",10]]}}},{"id":299,"uris":["http://zotero.org/groups/2324269/items/YKJZ4F6J"],"uri":["http://zotero.org/groups/2324269/items/YKJZ4F6J"],"itemData":{"id":299,"type":"article-journal","title":"Marine Taxa Track Local Climate Velocities","container-title":"Science","page":"1239-1242","volume":"341","issue":"6151","source":"science.sciencemag.org","abstract":"Local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change.","DOI":"10.1126/science.1239352","ISSN":"0036-8075, 1095-9203","note":"PMID: 24031017","language":"en","author":[{"family":"Pinsky","given":"Malin L."},{"family":"Worm","given":"Boris"},{"family":"Fogarty","given":"Michael J."},{"family":"Sarmiento","given":"Jorge L."},{"family":"Levin","given":"Simon A."}],"issued":{"date-parts":[["2013",9,13]]}}}],"schema":"https://github.com/citation-style-language/schema/raw/master/csl-citation.json"} </w:instrText>
      </w:r>
      <w:r w:rsidR="00B90283">
        <w:fldChar w:fldCharType="separate"/>
      </w:r>
      <w:r w:rsidR="00B90283">
        <w:rPr>
          <w:noProof/>
        </w:rPr>
        <w:t>(Perry et al. 2005; Dulvy et al. 2008; Poloczanska et al. 2013; Pinsky et al. 2013)</w:t>
      </w:r>
      <w:r w:rsidR="00B90283">
        <w:fldChar w:fldCharType="end"/>
      </w:r>
      <w:commentRangeEnd w:id="25"/>
      <w:r w:rsidR="00D47D33">
        <w:rPr>
          <w:rStyle w:val="CommentReference"/>
        </w:rPr>
        <w:commentReference w:id="25"/>
      </w:r>
      <w:r w:rsidR="00B90283">
        <w:fldChar w:fldCharType="begin"/>
      </w:r>
      <w:r w:rsidR="00E64B95">
        <w:instrText xml:space="preserve"> ADDIN ZOTERO_ITEM CSL_CITATION {"citationID":"5aeF5KqP","properties":{"formattedCitation":"(Free et al. 2019)","plainCitation":"(Free et al. 2019)","dontUpdate":true,"noteIndex":0},"citationItems":[{"id":29,"uris":["http://zotero.org/groups/2324269/items/YUG33NWF"],"uri":["http://zotero.org/groups/2324269/items/YUG33NWF"],"itemData":{"id":29,"type":"article-journal","title":"Impacts of historical warming on marine fisheries production","container-title":"Science","page":"979-983","volume":"363","issue":"6430","source":"DOI.org (Crossref)","abstract":"Climate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n\n              = 9 populations) and others responded significantly negatively (\n              n\n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ocean.","DOI":"10.1126/science.aau1758","ISSN":"0036-8075, 1095-9203","journalAbbreviation":"Science","language":"en","author":[{"family":"Free","given":"Christopher M."},{"family":"Thorson","given":"James T."},{"family":"Pinsky","given":"Malin L."},{"family":"Oken","given":"Kiva L."},{"family":"Wiedenmann","given":"John"},{"family":"Jensen","given":"Olaf P."}],"issued":{"date-parts":[["2019",3,1]]}}}],"schema":"https://github.com/citation-style-language/schema/raw/master/csl-citation.json"} </w:instrText>
      </w:r>
      <w:r w:rsidR="00B90283">
        <w:fldChar w:fldCharType="end"/>
      </w:r>
      <w:r w:rsidRPr="007D3A3E">
        <w:t>. In general, this has resulted in shifts poleward and into deeper waters. At a mean rate of 72 km per decade, marine species have been shifting an order of magnitude faster than terrestrial species</w:t>
      </w:r>
      <w:r w:rsidR="00B90283">
        <w:t xml:space="preserve"> </w:t>
      </w:r>
      <w:r w:rsidR="00B90283">
        <w:fldChar w:fldCharType="begin"/>
      </w:r>
      <w:r w:rsidR="00B90283">
        <w:instrText xml:space="preserve"> ADDIN ZOTERO_ITEM CSL_CITATION {"citationID":"aMcIb6M7","properties":{"formattedCitation":"(Poloczanska et al. 2013)","plainCitation":"(Poloczanska et al. 2013)","noteIndex":0},"citationItems":[{"id":304,"uris":["http://zotero.org/groups/2324269/items/3DN924YC"],"uri":["http://zotero.org/groups/2324269/items/3DN924YC"],"itemData":{"id":304,"type":"article-journal","title":"Global imprint of climate change on marine life","container-title":"Nature Climate Change","page":"919-925","volume":"3","issue":"10","source":"DOI.org (Crossref)","DOI":"10.1038/nclimate1958","ISSN":"1758-678X, 1758-6798","journalAbbreviation":"Nature Clim Change","language":"en","author":[{"family":"Poloczanska","given":"Elvira S."},{"family":"Brown","given":"Christopher J."},{"family":"Sydeman","given":"William J."},{"family":"Kiessling","given":"Wolfgang"},{"family":"Schoeman","given":"David S."},{"family":"Moore","given":"Pippa J."},{"family":"Brander","given":"Keith"},{"family":"Bruno","given":"John F."},{"family":"Buckley","given":"Lauren B."},{"family":"Burrows","given":"Michael T."},{"family":"Duarte","given":"Carlos M."},{"family":"Halpern","given":"Benjamin S."},{"family":"Holding","given":"Johnna"},{"family":"Kappel","given":"Carrie V."},{"family":"O’Connor","given":"Mary I."},{"family":"Pandolfi","given":"John M."},{"family":"Parmesan","given":"Camille"},{"family":"Schwing","given":"Franklin"},{"family":"Thompson","given":"Sarah Ann"},{"family":"Richardson","given":"Anthony J."}],"issued":{"date-parts":[["2013",10]]}}}],"schema":"https://github.com/citation-style-language/schema/raw/master/csl-citation.json"} </w:instrText>
      </w:r>
      <w:r w:rsidR="00B90283">
        <w:fldChar w:fldCharType="separate"/>
      </w:r>
      <w:r w:rsidR="00B90283">
        <w:rPr>
          <w:noProof/>
        </w:rPr>
        <w:t>(Poloczanska et al. 2013)</w:t>
      </w:r>
      <w:r w:rsidR="00B90283">
        <w:fldChar w:fldCharType="end"/>
      </w:r>
      <w:r w:rsidRPr="007D3A3E">
        <w:t>. These distribution shifts are already generating management challenges</w:t>
      </w:r>
      <w:r w:rsidR="00B90283">
        <w:t xml:space="preserve"> </w:t>
      </w:r>
      <w:r w:rsidR="00B90283">
        <w:fldChar w:fldCharType="begin"/>
      </w:r>
      <w:r w:rsidR="00E64B95">
        <w:instrText xml:space="preserve"> ADDIN ZOTERO_ITEM CSL_CITATION {"citationID":"1kv5ppto","properties":{"formattedCitation":"(M. L. Pinsky et al. 2018)","plainCitation":"(M. L. Pinsky et al. 2018)","dontUpdate":true,"noteIndex":0},"citationItems":[{"id":295,"uris":["http://zotero.org/groups/2324269/items/354A7GGI"],"uri":["http://zotero.org/groups/2324269/items/354A7GGI"],"itemData":{"id":295,"type":"article-journal","title":"Preparing ocean governance for species on the move","container-title":"Science","page":"1189-1191","volume":"360","issue":"6394","source":"science.sciencemag.org","abstract":"Policy must anticipate conflict over geographic shifts\nPolicy must anticipate conflict over geographic shifts","DOI":"10.1126/science.aat2360","ISSN":"0036-8075, 1095-9203","note":"PMID: 29903965","language":"en","author":[{"family":"Pinsky","given":"Malin L."},{"family":"Reygondeau","given":"Gabriel"},{"family":"Caddell","given":"Richard"},{"family":"Palacios-Abrantes","given":"Juliano"},{"family":"Spijkers","given":"Jessica"},{"family":"Cheung","given":"William W. L."}],"issued":{"date-parts":[["2018",6,15]]}}}],"schema":"https://github.com/citation-style-language/schema/raw/master/csl-citation.json"} </w:instrText>
      </w:r>
      <w:r w:rsidR="00B90283">
        <w:fldChar w:fldCharType="separate"/>
      </w:r>
      <w:r w:rsidR="00B90283">
        <w:rPr>
          <w:noProof/>
        </w:rPr>
        <w:t>(Pinsky et al. 2018)</w:t>
      </w:r>
      <w:r w:rsidR="00B90283">
        <w:fldChar w:fldCharType="end"/>
      </w:r>
      <w:r w:rsidRPr="007D3A3E">
        <w:t>. For example, a “mackerel war” erupted in 2007 when the northeast Atlantic mackerel stock shifted from waters managed by the European Union, Norway, and Faroe Islands into Icelandic and Greenland waters. Disagreements over the drivers of the shift, the expected duration of the shift, and appropriate catch reallocations resulted in the stock becoming increasingly overfished</w:t>
      </w:r>
      <w:r w:rsidR="00B90283">
        <w:t xml:space="preserve"> </w:t>
      </w:r>
      <w:r w:rsidR="00B90283">
        <w:fldChar w:fldCharType="begin"/>
      </w:r>
      <w:r w:rsidR="00B90283">
        <w:instrText xml:space="preserve"> ADDIN ZOTERO_ITEM CSL_CITATION {"citationID":"zOx3EBWj","properties":{"formattedCitation":"(Spijkers and Boonstra 2017)","plainCitation":"(Spijkers and Boonstra 2017)","noteIndex":0},"citationItems":[{"id":310,"uris":["http://zotero.org/groups/2324269/items/XTQLB8IT"],"uri":["http://zotero.org/groups/2324269/items/XTQLB8IT"],"itemData":{"id":310,"type":"article-journal","title":"Environmental change and social conflict: the northeast Atlantic mackerel dispute","container-title":"Regional Environmental Change","page":"1835-1851","volume":"17","issue":"6","source":"Springer Link","abstract":"A recurrent critique of the proposition of a causal relation between environmental change and social conflict is that it fails to account for the complexities and dynamics of processes of social-ecological change. In this article, we open the black box of contextual factors that influence the causal pathway from environmental change to social conflict. Firstly, we argue for the consideration of three social factors that influence that pathway: (a) institutions, (b) power, and (c) knowledge. Taking a deductive approach, we ascertain their causal importance in the case of the “mackerel dispute,” an interstate conflict that unfolded after the abrupt and rapid change in distribution of the northeast Atlantic mackerel stock after 2007. We analyze the historical development of the mackerel dispute through process tracing and demonstrate the importance and causal role of the three factors. Secondly, based on our assessment, we argue to increase the diversity of the scope conditions relevant for the environmental change-social conflict nexus. We propose to consider a wider variety of conflicts as outcome of environmental change, high-income regions as an arena for those conflicts, and a wider variety of environmental change, such as alterations in abundance in the context of climate change. Lastly, we discuss how future research on this topic can handle the wider scope conditions and greater case variability.","DOI":"10.1007/s10113-017-1150-4","ISSN":"1436-378X","title-short":"Environmental change and social conflict","journalAbbreviation":"Reg Environ Change","language":"en","author":[{"family":"Spijkers","given":"Jessica"},{"family":"Boonstra","given":"Wiebren J."}],"issued":{"date-parts":[["2017",8,1]]}}}],"schema":"https://github.com/citation-style-language/schema/raw/master/csl-citation.json"} </w:instrText>
      </w:r>
      <w:r w:rsidR="00B90283">
        <w:fldChar w:fldCharType="separate"/>
      </w:r>
      <w:r w:rsidR="00B90283">
        <w:rPr>
          <w:noProof/>
        </w:rPr>
        <w:t>(Spijkers and Boonstra 2017)</w:t>
      </w:r>
      <w:r w:rsidR="00B90283">
        <w:fldChar w:fldCharType="end"/>
      </w:r>
      <w:r w:rsidRPr="007D3A3E">
        <w:t>.</w:t>
      </w:r>
    </w:p>
    <w:p w14:paraId="39252C79" w14:textId="77777777" w:rsidR="00D70396" w:rsidRPr="007D3A3E" w:rsidRDefault="00D70396"/>
    <w:p w14:paraId="6227E2E4" w14:textId="42B359AB" w:rsidR="00D70396" w:rsidRPr="007D3A3E" w:rsidRDefault="00CB13CA">
      <w:pPr>
        <w:rPr>
          <w:u w:val="single"/>
        </w:rPr>
      </w:pPr>
      <w:r w:rsidRPr="007D3A3E">
        <w:rPr>
          <w:u w:val="single"/>
        </w:rPr>
        <w:t>Forecasted changes:</w:t>
      </w:r>
      <w:r w:rsidRPr="007D3A3E">
        <w:t xml:space="preserve"> The rate of distribution shifts and associated management conflicts are anticipated to increase under climate change. All studies forecast generally poleward shifts in species distribution and productivity under continued warming</w:t>
      </w:r>
      <w:r w:rsidR="00CE0648">
        <w:t xml:space="preserve"> </w:t>
      </w:r>
      <w:r w:rsidR="00A17298">
        <w:fldChar w:fldCharType="begin"/>
      </w:r>
      <w:r w:rsidR="00E64B95">
        <w:instrText xml:space="preserve"> ADDIN ZOTERO_ITEM CSL_CITATION {"citationID":"q4DqdWPI","properties":{"formattedCitation":"(W. Cheung et al. 2008; W. W. L. Cheung et al. 2010; Blanchard et al. 2012)","plainCitation":"(W. Cheung et al. 2008; W. W. L. Cheung et al. 2010; Blanchard et al. 2012)","dontUpdate":true,"noteIndex":0},"citationItems":[{"id":237,"uris":["http://zotero.org/groups/2324269/items/VQPJHD6M"],"uri":["http://zotero.org/groups/2324269/items/VQPJHD6M"],"itemData":{"id":237,"type":"article-journal","title":"Application of macroecological theory to predict effects of climate change on global fisheries potential","container-title":"Marine Ecology Progress Series","page":"187-197","volume":"365","source":"DOI.org (Crossref)","abstract":"Global changes are shaping the ecology and biogeography of marine species and their fisheries. Macroecology theory, which deals with large scale relationships between ecology and biogeography, can be used to develop models to predict the effects of global changes on marine species that in turn affect their fisheries. First, based on theories linking trophic energetics and allometric scaling of metabolism, we developed a theoretical model that relates maximum catch potential from a species to its trophic level, geographic range, and mean primary production within the species’ exploited range. Then, using this theoretical model and data from 1000 species of exploited marine fishes and invertebrates, we analyzed the empirical relationship between species’ approximated maximum catch potential, their ecology, and biogeography variables. Additional variables are included in the empirical model to correct for biases resulting from the uncertainty inherent in the original catch data. The empirical model has high explanatory power and agrees with theoretical expectations. In the future, this empirical model can be combined with a bioclimate envelope model to predict the socio-economic impacts of climate change on global marine fisheries. Such potential application is illustrated here with an example pertaining to the small yellow croaker Larimichthys polyactis (Sciaenidae) from the East China Sea.","DOI":"10.3354/meps07414","ISSN":"0171-8630, 1616-1599","journalAbbreviation":"Mar. Ecol. Prog. Ser.","language":"en","author":[{"family":"Cheung","given":"Wwl"},{"family":"Close","given":"C"},{"family":"Lam","given":"V"},{"family":"Watson","given":"R"},{"family":"Pauly","given":"D"}],"issued":{"date-parts":[["2008",8,18]]}}},{"id":38,"uris":["http://zotero.org/groups/2324269/items/AXA4L5IY"],"uri":["http://zotero.org/groups/2324269/items/AXA4L5IY"],"itemData":{"id":38,"type":"article-journal","title":"Large-scale redistribution of maximum fisheries catch potential in the global ocean under climate change: CLIMATE CHANGE IMPACTS ON CATCH POTENTIAL","container-title":"Global Change Biology","page":"24-35","volume":"16","issue":"1","source":"DOI.org (Crossref)","abstract":"Previous projection of climate change impacts on global food supply focuses solely on production from terrestrial biomes, ignoring the large contribution of animal protein from marine capture ﬁsheries. Here, we project changes in global catch potential for 1066 species of exploited marine ﬁsh and invertebrates from 2005 to 2055 under climate change scenarios. We show that climate change may lead to large-scale redistribution of global catch potential, with an average of 30–70% increase in high-latitude regions and a drop of up to 40% in the tropics. Moreover, maximum catch potential declines considerably in the southward margins of semienclosed seas while it increases in poleward tips of continental shelf margins. Such changes are most apparent in the Paciﬁc Ocean. Among the 20 most important ﬁshing Exclusive Economic Zone (EEZ) regions in terms of their total landings, EEZ regions with the highest increase in catch potential by 2055 include Norway, Greenland, the United States (Alaska) and Russia (Asia). On the contrary, EEZ regions with the biggest loss in maximum catch potential include Indonesia, the United States (excluding Alaska and Hawaii), Chile and China. Many highly impacted regions, particularly those in the tropics, are socioeconomically vulnerable to these changes. Thus, our results indicate the need to develop adaptation policy that could minimize climate change impacts through ﬁsheries. The study also provides information that may be useful to evaluate ﬁsheries management options under climate change.","DOI":"10.1111/j.1365-2486.2009.01995.x","ISSN":"13541013, 13652486","title-short":"Large-scale redistribution of maximum fisheries catch potential in the global ocean under climate change","language":"en","author":[{"family":"Cheung","given":"William W. L."},{"family":"Lam","given":"Vicky W. Y."},{"family":"Sarmiento","given":"Jorge L."},{"family":"Kearney","given":"Kelly"},{"family":"Watson","given":"Reg"},{"family":"Zeller","given":"Dirk"},{"family":"Pauly","given":"Daniel"}],"issued":{"date-parts":[["2010",1]]}}},{"id":228,"uris":["http://zotero.org/groups/2324269/items/QUD88PEE"],"uri":["http://zotero.org/groups/2324269/items/QUD88PEE"],"itemData":{"id":228,"type":"article-journal","title":"Potential consequences of climate change for primary production and fish production in large marine ecosystems","container-title":"Philosophical Transactions of the Royal Society B: Biological Sciences","page":"2979-2989","volume":"367","issue":"1605","source":"DOI.org (Crossref)","DOI":"10.1098/rstb.2012.0231","ISSN":"0962-8436, 1471-2970","journalAbbreviation":"Philosophical Transactions of the Royal Society B: Biological Sciences","language":"en","author":[{"family":"Blanchard","given":"J. L."},{"family":"Jennings","given":"S."},{"family":"Holmes","given":"R."},{"family":"Harle","given":"J."},{"family":"Merino","given":"G."},{"family":"Allen","given":"J. I."},{"family":"Holt","given":"J."},{"family":"Dulvy","given":"N. K."},{"family":"Barange","given":"M."}],"issued":{"date-parts":[["2012",11,5]]}}}],"schema":"https://github.com/citation-style-language/schema/raw/master/csl-citation.json"} </w:instrText>
      </w:r>
      <w:r w:rsidR="00A17298">
        <w:fldChar w:fldCharType="separate"/>
      </w:r>
      <w:r w:rsidR="00A17298">
        <w:rPr>
          <w:noProof/>
        </w:rPr>
        <w:t>(Cheung et al. 2008</w:t>
      </w:r>
      <w:r w:rsidR="00E24F34">
        <w:rPr>
          <w:noProof/>
        </w:rPr>
        <w:t xml:space="preserve">, </w:t>
      </w:r>
      <w:r w:rsidR="00A17298">
        <w:rPr>
          <w:noProof/>
        </w:rPr>
        <w:t>2010; Blanchard et al. 2012)</w:t>
      </w:r>
      <w:r w:rsidR="00A17298">
        <w:fldChar w:fldCharType="end"/>
      </w:r>
      <w:r w:rsidRPr="007D3A3E">
        <w:t>, often with a decrease of species diversity in equatorial regions, an increase in diversity in poleward regions, and the subsequent formation of novel marine communities</w:t>
      </w:r>
      <w:r w:rsidR="00A17298">
        <w:t xml:space="preserve"> </w:t>
      </w:r>
      <w:commentRangeStart w:id="26"/>
      <w:r w:rsidR="00A17298">
        <w:fldChar w:fldCharType="begin"/>
      </w:r>
      <w:r w:rsidR="00E64B95">
        <w:instrText xml:space="preserve"> ADDIN ZOTERO_ITEM CSL_CITATION {"citationID":"N0B1RYvO","properties":{"formattedCitation":"(Garc\\uc0\\u237{}a\\uc0\\u160{}Molinos et al. 2016; W. W. L. Cheung, Reygondeau, and Fr\\uc0\\u246{}licher 2016)","plainCitation":"(García Molinos et al. 2016; W. W. L. Cheung, Reygondeau, and Frölicher 2016)","dontUpdate":true,"noteIndex":0},"citationItems":[{"id":264,"uris":["http://zotero.org/groups/2324269/items/YGLLW8IP"],"uri":["http://zotero.org/groups/2324269/items/YGLLW8IP"],"itemData":{"id":264,"type":"article-journal","title":"Climate velocity and the future global redistribution of marine biodiversity","container-title":"Nature Climate Change","page":"83-88","volume":"6","issue":"1","source":"DOI.org (Crossref)","DOI":"10.1038/nclimate2769","ISSN":"1758-678X, 1758-6798","journalAbbreviation":"Nature Clim Change","language":"en","author":[{"family":"García Molinos","given":"Jorge"},{"family":"Halpern","given":"Benjamin S."},{"family":"Schoeman","given":"David S."},{"family":"Brown","given":"Christopher J."},{"family":"Kiessling","given":"Wolfgang"},{"family":"Moore","given":"Pippa J."},{"family":"Pandolfi","given":"John M."},{"family":"Poloczanska","given":"Elvira S."},{"family":"Richardson","given":"Anthony J."},{"family":"Burrows","given":"Michael T."}],"issued":{"date-parts":[["2016",1]]}}},{"id":240,"uris":["http://zotero.org/groups/2324269/items/WRN56WM2"],"uri":["http://zotero.org/groups/2324269/items/WRN56WM2"],"itemData":{"id":240,"type":"article-journal","title":"Large benefits to marine fisheries of meeting the 1.5°C global warming target","container-title":"Science","page":"1591-1594","volume":"354","issue":"6319","source":"science.sciencemag.org","abstract":"Marine benefits of the Paris Agreement\nKeeping recent global agreements to limit temperature increases to 1.5° to 2°C above preindustrial levels will have benefits across terrestrial ecosystems. But what about marine ecosystems? Cheung et al. modeled the influence of temperature increases on two key measures of fishery sustainability, catch and species turnover (see the Perspective by Fulton). Limiting temperature increases to 1.5°C substantially improved catch potential and decreased turnover of harvested species. These results provide further support for meeting this important goal.\nScience, this issue p. 1591; see also p. 1530\nTranslating the Paris Agreement to limit global warming to 1.5°C above preindustrial level into impact-related targets facilitates communication of the benefits of mitigating climate change to policy-makers and stakeholders. Developing ecologically relevant impact-related targets for marine ecosystem services, such as fisheries, is an important step. Here, we use maximum catch potential and species turnover as climate-risk indicators for fisheries. We project that potential catches will decrease by more than 3 million metric tons per degree Celsius of warming. Species turnover is more than halved when warming is lowered from 3.5° to 1.5°C above the preindustrial level. Regionally, changes in maximum catch potential and species turnover vary across ecosystems, with the biggest risk reduction in the Indo-Pacific and Arctic regions when the Paris Agreement target is achieved.\nMeeting the goal of limiting climate warming should improve fisheries across the globe.\nMeeting the goal of limiting climate warming should improve fisheries across the globe.","DOI":"10.1126/science.aag2331","ISSN":"0036-8075, 1095-9203","note":"PMID: 28008069","language":"en","author":[{"family":"Cheung","given":"William W. L."},{"family":"Reygondeau","given":"Gabriel"},{"family":"Frölicher","given":"Thomas L."}],"issued":{"date-parts":[["2016",12,23]]}}}],"schema":"https://github.com/citation-style-language/schema/raw/master/csl-citation.json"} </w:instrText>
      </w:r>
      <w:r w:rsidR="00A17298">
        <w:fldChar w:fldCharType="separate"/>
      </w:r>
      <w:r w:rsidR="00A17298" w:rsidRPr="00A17298">
        <w:t>(García Molinos et al. 2016; Cheung</w:t>
      </w:r>
      <w:r w:rsidR="00E24F34">
        <w:t xml:space="preserve"> et al.</w:t>
      </w:r>
      <w:r w:rsidR="00A17298" w:rsidRPr="00A17298">
        <w:t xml:space="preserve"> 2016)</w:t>
      </w:r>
      <w:r w:rsidR="00A17298">
        <w:fldChar w:fldCharType="end"/>
      </w:r>
      <w:commentRangeEnd w:id="26"/>
      <w:r w:rsidR="00D47D33">
        <w:rPr>
          <w:rStyle w:val="CommentReference"/>
        </w:rPr>
        <w:commentReference w:id="26"/>
      </w:r>
      <w:r w:rsidRPr="007D3A3E">
        <w:t>. These shifts are likely to increase the risk of management conflicts over transboundary stocks. For example, 23% to 35% of exclusive economic zones (EEZs) are expected to receive a new stock by 2100 under strong greenhouse gas mitigation (RCP 2.6) to business-as-usual mitigation (RCP 8.5) scenarios, respectively</w:t>
      </w:r>
      <w:r w:rsidR="00A17298">
        <w:t xml:space="preserve"> </w:t>
      </w:r>
      <w:r w:rsidR="00A17298">
        <w:fldChar w:fldCharType="begin"/>
      </w:r>
      <w:r w:rsidR="00E64B95">
        <w:instrText xml:space="preserve"> ADDIN ZOTERO_ITEM CSL_CITATION {"citationID":"NgXYDqJL","properties":{"formattedCitation":"(M. L. Pinsky et al. 2018)","plainCitation":"(M. L. Pinsky et al. 2018)","dontUpdate":true,"noteIndex":0},"citationItems":[{"id":295,"uris":["http://zotero.org/groups/2324269/items/354A7GGI"],"uri":["http://zotero.org/groups/2324269/items/354A7GGI"],"itemData":{"id":295,"type":"article-journal","title":"Preparing ocean governance for species on the move","container-title":"Science","page":"1189-1191","volume":"360","issue":"6394","source":"science.sciencemag.org","abstract":"Policy must anticipate conflict over geographic shifts\nPolicy must anticipate conflict over geographic shifts","DOI":"10.1126/science.aat2360","ISSN":"0036-8075, 1095-9203","note":"PMID: 29903965","language":"en","author":[{"family":"Pinsky","given":"Malin L."},{"family":"Reygondeau","given":"Gabriel"},{"family":"Caddell","given":"Richard"},{"family":"Palacios-Abrantes","given":"Juliano"},{"family":"Spijkers","given":"Jessica"},{"family":"Cheung","given":"William W. L."}],"issued":{"date-parts":[["2018",6,15]]}}}],"schema":"https://github.com/citation-style-language/schema/raw/master/csl-citation.json"} </w:instrText>
      </w:r>
      <w:r w:rsidR="00A17298">
        <w:fldChar w:fldCharType="separate"/>
      </w:r>
      <w:r w:rsidR="00A17298">
        <w:rPr>
          <w:noProof/>
        </w:rPr>
        <w:t>(Pinsky et al. 2018)</w:t>
      </w:r>
      <w:r w:rsidR="00A17298">
        <w:fldChar w:fldCharType="end"/>
      </w:r>
      <w:r w:rsidR="00A17298">
        <w:t>.</w:t>
      </w:r>
    </w:p>
    <w:p w14:paraId="2F3822DD" w14:textId="77777777" w:rsidR="00D70396" w:rsidRPr="007D3A3E" w:rsidRDefault="00D70396">
      <w:pPr>
        <w:rPr>
          <w:u w:val="single"/>
        </w:rPr>
      </w:pPr>
    </w:p>
    <w:p w14:paraId="179E508E" w14:textId="420A4EF3" w:rsidR="00D70396" w:rsidRPr="007D3A3E" w:rsidRDefault="00CB13CA">
      <w:r w:rsidRPr="007D3A3E">
        <w:rPr>
          <w:u w:val="single"/>
        </w:rPr>
        <w:t>Implications for adaptation:</w:t>
      </w:r>
      <w:r w:rsidRPr="007D3A3E">
        <w:t xml:space="preserve"> Establish and strengthen international institutions and agreements to better manage stocks shifting in and out of jurisdictions. </w:t>
      </w:r>
      <w:r w:rsidR="00E24F34">
        <w:fldChar w:fldCharType="begin"/>
      </w:r>
      <w:r w:rsidR="00E64B95">
        <w:instrText xml:space="preserve"> ADDIN ZOTERO_ITEM CSL_CITATION {"citationID":"xu7E4x93","properties":{"formattedCitation":"(M. L. Pinsky et al. 2018)","plainCitation":"(M. L. Pinsky et al. 2018)","dontUpdate":true,"noteIndex":0},"citationItems":[{"id":295,"uris":["http://zotero.org/groups/2324269/items/354A7GGI"],"uri":["http://zotero.org/groups/2324269/items/354A7GGI"],"itemData":{"id":295,"type":"article-journal","title":"Preparing ocean governance for species on the move","container-title":"Science","page":"1189-1191","volume":"360","issue":"6394","source":"science.sciencemag.org","abstract":"Policy must anticipate conflict over geographic shifts\nPolicy must anticipate conflict over geographic shifts","DOI":"10.1126/science.aat2360","ISSN":"0036-8075, 1095-9203","note":"PMID: 29903965","language":"en","author":[{"family":"Pinsky","given":"Malin L."},{"family":"Reygondeau","given":"Gabriel"},{"family":"Caddell","given":"Richard"},{"family":"Palacios-Abrantes","given":"Juliano"},{"family":"Spijkers","given":"Jessica"},{"family":"Cheung","given":"William W. L."}],"issued":{"date-parts":[["2018",6,15]]}}}],"schema":"https://github.com/citation-style-language/schema/raw/master/csl-citation.json"} </w:instrText>
      </w:r>
      <w:r w:rsidR="00E24F34">
        <w:fldChar w:fldCharType="separate"/>
      </w:r>
      <w:r w:rsidR="00E24F34">
        <w:rPr>
          <w:noProof/>
        </w:rPr>
        <w:t>Pinsky et al. (2018)</w:t>
      </w:r>
      <w:r w:rsidR="00E24F34">
        <w:fldChar w:fldCharType="end"/>
      </w:r>
      <w:r w:rsidRPr="007D3A3E">
        <w:t xml:space="preserve"> make the following recommendations: (1) promote data sharing to foster the identification of shifting stocks; (2) use pooled data to inform collaborative management; (3) use side payments to incentivize cooperation and prevent asymmetry in winners and losers; and (4) develop permits that are </w:t>
      </w:r>
      <w:del w:id="27" w:author="Patricia González" w:date="2019-09-12T08:41:00Z">
        <w:r w:rsidRPr="007D3A3E" w:rsidDel="00D47D33">
          <w:delText>tradeable</w:delText>
        </w:r>
      </w:del>
      <w:ins w:id="28" w:author="Patricia González" w:date="2019-09-12T08:41:00Z">
        <w:r w:rsidR="00D47D33" w:rsidRPr="007D3A3E">
          <w:t>tradable</w:t>
        </w:r>
      </w:ins>
      <w:r w:rsidRPr="007D3A3E">
        <w:t xml:space="preserve"> across political boundaries to foster dynamic catch allocations.</w:t>
      </w:r>
    </w:p>
    <w:p w14:paraId="2F850A04" w14:textId="77777777" w:rsidR="00D70396" w:rsidRPr="007D3A3E" w:rsidRDefault="00D70396"/>
    <w:p w14:paraId="1DDDF84C" w14:textId="77777777" w:rsidR="00D70396" w:rsidRPr="007D3A3E" w:rsidRDefault="00CB13CA">
      <w:pPr>
        <w:pStyle w:val="Heading4"/>
      </w:pPr>
      <w:bookmarkStart w:id="29" w:name="_4vmh4z8lmj6w" w:colFirst="0" w:colLast="0"/>
      <w:bookmarkEnd w:id="29"/>
      <w:r w:rsidRPr="007D3A3E">
        <w:t>4.1.3 Ability for management to mitigate the impacts of climate change</w:t>
      </w:r>
    </w:p>
    <w:p w14:paraId="678B41F7" w14:textId="3EE48D17" w:rsidR="00D70396" w:rsidRPr="007D3A3E" w:rsidRDefault="00CB13CA">
      <w:r w:rsidRPr="007D3A3E">
        <w:t>Most forecasts of the impacts of climate change on fisheries compare the maximum biological potential for food production today with that in the future</w:t>
      </w:r>
      <w:r w:rsidR="00A17298">
        <w:t xml:space="preserve"> </w:t>
      </w:r>
      <w:r w:rsidR="00A17298">
        <w:fldChar w:fldCharType="begin"/>
      </w:r>
      <w:r w:rsidR="00E64B95">
        <w:instrText xml:space="preserve"> ADDIN ZOTERO_ITEM CSL_CITATION {"citationID":"rYDq9xZY","properties":{"formattedCitation":"(W. W. L. Cheung et al. 2010; Lam et al. 2016)","plainCitation":"(W. W. L. Cheung et al. 2010; Lam et al. 2016)","dontUpdate":true,"noteIndex":0},"citationItems":[{"id":38,"uris":["http://zotero.org/groups/2324269/items/AXA4L5IY"],"uri":["http://zotero.org/groups/2324269/items/AXA4L5IY"],"itemData":{"id":38,"type":"article-journal","title":"Large-scale redistribution of maximum fisheries catch potential in the global ocean under climate change: CLIMATE CHANGE IMPACTS ON CATCH POTENTIAL","container-title":"Global Change Biology","page":"24-35","volume":"16","issue":"1","source":"DOI.org (Crossref)","abstract":"Previous projection of climate change impacts on global food supply focuses solely on production from terrestrial biomes, ignoring the large contribution of animal protein from marine capture ﬁsheries. Here, we project changes in global catch potential for 1066 species of exploited marine ﬁsh and invertebrates from 2005 to 2055 under climate change scenarios. We show that climate change may lead to large-scale redistribution of global catch potential, with an average of 30–70% increase in high-latitude regions and a drop of up to 40% in the tropics. Moreover, maximum catch potential declines considerably in the southward margins of semienclosed seas while it increases in poleward tips of continental shelf margins. Such changes are most apparent in the Paciﬁc Ocean. Among the 20 most important ﬁshing Exclusive Economic Zone (EEZ) regions in terms of their total landings, EEZ regions with the highest increase in catch potential by 2055 include Norway, Greenland, the United States (Alaska) and Russia (Asia). On the contrary, EEZ regions with the biggest loss in maximum catch potential include Indonesia, the United States (excluding Alaska and Hawaii), Chile and China. Many highly impacted regions, particularly those in the tropics, are socioeconomically vulnerable to these changes. Thus, our results indicate the need to develop adaptation policy that could minimize climate change impacts through ﬁsheries. The study also provides information that may be useful to evaluate ﬁsheries management options under climate change.","DOI":"10.1111/j.1365-2486.2009.01995.x","ISSN":"13541013, 13652486","title-short":"Large-scale redistribution of maximum fisheries catch potential in the global ocean under climate change","language":"en","author":[{"family":"Cheung","given":"William W. L."},{"family":"Lam","given":"Vicky W. Y."},{"family":"Sarmiento","given":"Jorge L."},{"family":"Kearney","given":"Kelly"},{"family":"Watson","given":"Reg"},{"family":"Zeller","given":"Dirk"},{"family":"Pauly","given":"Daniel"}],"issued":{"date-parts":[["2010",1]]}}},{"id":270,"uris":["http://zotero.org/groups/2324269/items/F5DC9D78"],"uri":["http://zotero.org/groups/2324269/items/F5DC9D78"],"itemData":{"id":270,"type":"article-journal","title":"Projected change in global fisheries revenues under climate change","container-title":"Scientific Reports","page":"32607","volume":"6","source":"www.nature.com","abstract":"Previous studies highlight the winners and losers in fisheries under climate change based on shifts in biomass, species composition and potential catches. Understanding how climate change is likely to alter the fisheries revenues of maritime countries is a crucial next step towards the development of effective socio-economic policy and food sustainability strategies to mitigate and adapt to climate change. Particularly, fish prices and cross-oceans connections through distant water fishing operations may largely modify the projected climate change impacts on fisheries revenues. However, these factors have not formally been considered in global studies. Here, using climate-living marine resources simulation models, we show that global fisheries revenues could drop by 35% more than the projected decrease in catches by the 2050 s under high CO2 emission scenarios. Regionally, the projected increases in fish catch in high latitudes may not translate into increases in revenues because of the increasing dominance of low value fish, and the decrease in catches by these countries’ vessels operating in more severely impacted distant waters. Also, we find that developing countries with high fisheries dependency are negatively impacted. Our results suggest the need to conduct full-fledged economic analyses of the potential economic effects of climate change on global marine fisheries.","DOI":"10.1038/srep32607","ISSN":"2045-2322","language":"en","author":[{"family":"Lam","given":"Vicky W. Y."},{"family":"Cheung","given":"William W. L."},{"family":"Reygondeau","given":"Gabriel"},{"family":"Sumaila","given":"U. Rashid"}],"issued":{"date-parts":[["2016",9,7]]}}}],"schema":"https://github.com/citation-style-language/schema/raw/master/csl-citation.json"} </w:instrText>
      </w:r>
      <w:r w:rsidR="00A17298">
        <w:fldChar w:fldCharType="separate"/>
      </w:r>
      <w:r w:rsidR="00A17298">
        <w:rPr>
          <w:noProof/>
        </w:rPr>
        <w:t>(Cheung et al. 2010; Lam et al. 2016)</w:t>
      </w:r>
      <w:r w:rsidR="00A17298">
        <w:fldChar w:fldCharType="end"/>
      </w:r>
      <w:r w:rsidRPr="007D3A3E">
        <w:t>. While this is useful for understanding the biological limits of the ocean under change, it fails to consider the effects of alternative human responses</w:t>
      </w:r>
      <w:r w:rsidR="008C6916">
        <w:t xml:space="preserve"> </w:t>
      </w:r>
      <w:r w:rsidR="008C6916">
        <w:fldChar w:fldCharType="begin"/>
      </w:r>
      <w:r w:rsidR="008C6916">
        <w:instrText xml:space="preserve"> ADDIN ZOTERO_ITEM CSL_CITATION {"citationID":"FRmV2TUL","properties":{"formattedCitation":"(Barange 2019)","plainCitation":"(Barange 2019)","noteIndex":0},"citationItems":[{"id":220,"uris":["http://zotero.org/groups/2324269/items/PD4SMWFQ"],"uri":["http://zotero.org/groups/2324269/items/PD4SMWFQ"],"itemData":{"id":220,"type":"article-journal","title":"Avoiding misinterpretation of climate change projections of fish catches","container-title":"ICES Journal of Marine Science","source":"academic.oup.com","abstract":"Abstract.  It is common to assume that climate change impacts on future fish catches, relative to current levels of catch, are directly proportional to changes","URL":"https://academic.oup.com/icesjms/advance-article/doi/10.1093/icesjms/fsz061/5475453","DOI":"10.1093/icesjms/fsz061","journalAbbreviation":"ICES J Mar Sci","language":"en","author":[{"family":"Barange","given":"Manuel"}],"issued":{"date-parts":[["2019"]]},"accessed":{"date-parts":[["2019",7,10]]}}}],"schema":"https://github.com/citation-style-language/schema/raw/master/csl-citation.json"} </w:instrText>
      </w:r>
      <w:r w:rsidR="008C6916">
        <w:fldChar w:fldCharType="separate"/>
      </w:r>
      <w:r w:rsidR="008C6916">
        <w:rPr>
          <w:noProof/>
        </w:rPr>
        <w:t>(Barange 2019)</w:t>
      </w:r>
      <w:r w:rsidR="008C6916">
        <w:fldChar w:fldCharType="end"/>
      </w:r>
      <w:r w:rsidRPr="007D3A3E">
        <w:t>, which could either limit or exacerbate the impacts of climate change on society. The actions of fishers, management institutions, and markets all influence the benefits derived from fisheries</w:t>
      </w:r>
      <w:r w:rsidR="008C6916">
        <w:t xml:space="preserve"> </w:t>
      </w:r>
      <w:r w:rsidR="008C6916">
        <w:fldChar w:fldCharType="begin"/>
      </w:r>
      <w:r w:rsidR="008C6916">
        <w:instrText xml:space="preserve"> ADDIN ZOTERO_ITEM CSL_CITATION {"citationID":"VvwWT5vB","properties":{"formattedCitation":"(Costello et al. 2016)","plainCitation":"(Costello et al. 2016)","noteIndex":0},"citationItems":[{"id":249,"uris":["http://zotero.org/groups/2324269/items/LSW686RN"],"uri":["http://zotero.org/groups/2324269/items/LSW686RN"],"itemData":{"id":249,"type":"article-journal","title":"Global fishery prospects under contrasting management regimes","container-title":"Proceedings of the National Academy of Sciences","page":"5125-5129","volume":"113","issue":"18","source":"DOI.org (Crossref)","DOI":"10.1073/pnas.1520420113","ISSN":"0027-8424, 1091-6490","journalAbbreviation":"Proc Natl Acad Sci USA","language":"en","author":[{"family":"Costello","given":"Christopher"},{"family":"Ovando","given":"Daniel"},{"family":"Clavelle","given":"Tyler"},{"family":"Strauss","given":"C. Kent"},{"family":"Hilborn","given":"Ray"},{"family":"Melnychuk","given":"Michael C."},{"family":"Branch","given":"Trevor A."},{"family":"Gaines","given":"Steven D."},{"family":"Szuwalski","given":"Cody S."},{"family":"Cabral","given":"Reniel B."},{"family":"Rader","given":"Douglas N."},{"family":"Leland","given":"Amanda"}],"issued":{"date-parts":[["2016",5,3]]}}}],"schema":"https://github.com/citation-style-language/schema/raw/master/csl-citation.json"} </w:instrText>
      </w:r>
      <w:r w:rsidR="008C6916">
        <w:fldChar w:fldCharType="separate"/>
      </w:r>
      <w:r w:rsidR="008C6916">
        <w:rPr>
          <w:noProof/>
        </w:rPr>
        <w:t>(Costello et al. 2016)</w:t>
      </w:r>
      <w:r w:rsidR="008C6916">
        <w:fldChar w:fldCharType="end"/>
      </w:r>
      <w:r w:rsidRPr="007D3A3E">
        <w:t xml:space="preserve"> and could mitigate many of the negative impacts of climate change</w:t>
      </w:r>
      <w:r w:rsidR="008C6916">
        <w:t xml:space="preserve"> </w:t>
      </w:r>
      <w:r w:rsidR="008C6916">
        <w:fldChar w:fldCharType="begin"/>
      </w:r>
      <w:r w:rsidR="008C6916">
        <w:instrText xml:space="preserve"> ADDIN ZOTERO_ITEM CSL_CITATION {"citationID":"Iisd4aEw","properties":{"formattedCitation":"(Gaines et al. 2018)","plainCitation":"(Gaines et al. 2018)","noteIndex":0},"citationItems":[{"id":75,"uris":["http://zotero.org/groups/2324269/items/NZKT8IFW"],"uri":["http://zotero.org/groups/2324269/items/NZKT8IFW"],"itemData":{"id":75,"type":"article-journal","title":"Improved fisheries management could offset many negative effects of climate change","container-title":"Science Advances","page":"eaao1378","volume":"4","issue":"8","source":"DOI.org (Crossref)","DOI":"10.1126/sciadv.aao1378","ISSN":"2375-2548","journalAbbreviation":"Sci. Adv.","language":"en","author":[{"family":"Gaines","given":"Steven D."},{"family":"Costello","given":"Christopher"},{"family":"Owashi","given":"Brandon"},{"family":"Mangin","given":"Tracey"},{"family":"Bone","given":"Jennifer"},{"family":"Molinos","given":"Jorge García"},{"family":"Burden","given":"Merrick"},{"family":"Dennis","given":"Heather"},{"family":"Halpern","given":"Benjamin S."},{"family":"Kappel","given":"Carrie V."},{"family":"Kleisner","given":"Kristin M."},{"family":"Ovando","given":"Daniel"}],"issued":{"date-parts":[["2018",8]]}}}],"schema":"https://github.com/citation-style-language/schema/raw/master/csl-citation.json"} </w:instrText>
      </w:r>
      <w:r w:rsidR="008C6916">
        <w:fldChar w:fldCharType="separate"/>
      </w:r>
      <w:r w:rsidR="008C6916">
        <w:rPr>
          <w:noProof/>
        </w:rPr>
        <w:t>(Gaines et al. 2018)</w:t>
      </w:r>
      <w:r w:rsidR="008C6916">
        <w:fldChar w:fldCharType="end"/>
      </w:r>
      <w:r w:rsidRPr="007D3A3E">
        <w:t xml:space="preserve">. </w:t>
      </w:r>
      <w:r w:rsidRPr="007D3A3E">
        <w:rPr>
          <w:b/>
        </w:rPr>
        <w:t xml:space="preserve">Thus, </w:t>
      </w:r>
      <w:r w:rsidRPr="007D3A3E">
        <w:rPr>
          <w:b/>
          <w:i/>
        </w:rPr>
        <w:t>we present a new analysis (Free et al. in prep) that documents the benefits countries stand to gain by implementing climate-adaptive fisheries management reforms that address both changes in species productivity and distribution due to climate change.</w:t>
      </w:r>
    </w:p>
    <w:p w14:paraId="646E9012" w14:textId="77777777" w:rsidR="00D70396" w:rsidRPr="007D3A3E" w:rsidRDefault="00D70396"/>
    <w:p w14:paraId="0099FF99" w14:textId="77777777" w:rsidR="00D70396" w:rsidRPr="007D3A3E" w:rsidRDefault="00CB13CA">
      <w:r w:rsidRPr="007D3A3E">
        <w:rPr>
          <w:u w:val="single"/>
        </w:rPr>
        <w:t>Methods:</w:t>
      </w:r>
      <w:r w:rsidRPr="007D3A3E">
        <w:t xml:space="preserve"> We forecasted the distribution and productivity of 779 harvested marine species out to 2100 under two greenhouse gas emissions scenarios (RCPs 6.0 and 8.5</w:t>
      </w:r>
      <w:proofErr w:type="gramStart"/>
      <w:r w:rsidRPr="007D3A3E">
        <w:t>), and</w:t>
      </w:r>
      <w:proofErr w:type="gramEnd"/>
      <w:r w:rsidRPr="007D3A3E">
        <w:t xml:space="preserve"> compared the status of these fisheries and the amount of catch and profits derived from them under climate-adaptive management and business-as-usual management (Free et al. in prep). Under climate-adaptive management, fisheries stock assessments and management procedures account for shifts in productivity, and transboundary institutions maintain management performance as shifts in distribution move stocks into new management jurisdictions. Under business-as-usual management, current (rather than economically optimal) harvest rates are initially applied and are gradually transitioned to open-access as stocks shift into new management jurisdictions. We then measured the extent to which climate-adaptive management would (1) maintain catch and profits into the future and (2) generate catch and profits relative to a business-as-usual management.</w:t>
      </w:r>
    </w:p>
    <w:p w14:paraId="2EEF4A21" w14:textId="77777777" w:rsidR="00D70396" w:rsidRPr="007D3A3E" w:rsidRDefault="00D70396"/>
    <w:p w14:paraId="13C4EC91" w14:textId="77777777" w:rsidR="008C6916" w:rsidRPr="008C6916" w:rsidRDefault="00CB13CA" w:rsidP="008C6916">
      <w:pPr>
        <w:rPr>
          <w:rFonts w:eastAsia="Times New Roman"/>
          <w:lang w:val="en-US"/>
        </w:rPr>
      </w:pPr>
      <w:r w:rsidRPr="007D3A3E">
        <w:rPr>
          <w:u w:val="single"/>
        </w:rPr>
        <w:t>Results:</w:t>
      </w:r>
      <w:r w:rsidRPr="007D3A3E">
        <w:t xml:space="preserve"> Even countries experiencing declines in fisheries productivity and catch potential would derive more catch and profits through climate-adaptive management than through business-as-usual management (</w:t>
      </w:r>
      <w:r w:rsidRPr="007D3A3E">
        <w:rPr>
          <w:b/>
        </w:rPr>
        <w:t>Figure 1</w:t>
      </w:r>
      <w:r w:rsidRPr="007D3A3E">
        <w:t xml:space="preserve">). Furthermore, in many countries, adaptive management would not only reduce the impacts of climate </w:t>
      </w:r>
      <w:proofErr w:type="gramStart"/>
      <w:r w:rsidRPr="007D3A3E">
        <w:t>change, but</w:t>
      </w:r>
      <w:proofErr w:type="gramEnd"/>
      <w:r w:rsidRPr="007D3A3E">
        <w:t xml:space="preserve"> would actually increase catch and profits relative to today (</w:t>
      </w:r>
      <w:r w:rsidRPr="007D3A3E">
        <w:rPr>
          <w:b/>
        </w:rPr>
        <w:t>Figure 1</w:t>
      </w:r>
      <w:r w:rsidRPr="007D3A3E">
        <w:t xml:space="preserve">). Climate-adaptive fisheries management results in greater cumulative profits than business-as-usual management for 99% of countries under RCPs 6.0 and 8.5. It results in greater cumulative catches than business-as-usual management in 98% and 67% of countries in RCPs 6.0 and 8.5, respectively. Furthermore, under adaptive management, 71% and 45% of countries derive more catch and profits from fisheries in 2100 relative to today under RCPs 6.0 and 8.5, respectively. The impacts of climate change on fisheries and the opportunities and benefits of climate-adaptive fisheries management reforms can be explored for specific countries in this interactive web application: </w:t>
      </w:r>
      <w:hyperlink r:id="rId14" w:history="1">
        <w:r w:rsidR="008C6916" w:rsidRPr="008C6916">
          <w:rPr>
            <w:rFonts w:eastAsia="Times New Roman"/>
            <w:color w:val="0000FF"/>
            <w:u w:val="single"/>
            <w:lang w:val="en-US"/>
          </w:rPr>
          <w:t>https://sfg-ucsb.shinyapps.io/fishcast2/</w:t>
        </w:r>
      </w:hyperlink>
    </w:p>
    <w:p w14:paraId="2CFB9AA6" w14:textId="316312A4" w:rsidR="00D70396" w:rsidRPr="007D3A3E" w:rsidRDefault="00D70396"/>
    <w:p w14:paraId="4B689C4C" w14:textId="77777777" w:rsidR="00D70396" w:rsidRPr="007D3A3E" w:rsidRDefault="00CB13CA">
      <w:pPr>
        <w:pStyle w:val="Heading3"/>
        <w:rPr>
          <w:sz w:val="22"/>
          <w:szCs w:val="22"/>
        </w:rPr>
      </w:pPr>
      <w:bookmarkStart w:id="30" w:name="_2bn6wsx" w:colFirst="0" w:colLast="0"/>
      <w:bookmarkEnd w:id="30"/>
      <w:r w:rsidRPr="007D3A3E">
        <w:rPr>
          <w:sz w:val="22"/>
          <w:szCs w:val="22"/>
          <w:u w:val="single"/>
        </w:rPr>
        <w:t>Implications for adaptation:</w:t>
      </w:r>
      <w:r w:rsidRPr="007D3A3E">
        <w:rPr>
          <w:sz w:val="22"/>
          <w:szCs w:val="22"/>
        </w:rPr>
        <w:t xml:space="preserve"> Fisheries management that accounts for shifts in species distributions and productivity due to climate change will generate better outcomes than business-as-usual management in all countries, even </w:t>
      </w:r>
      <w:proofErr w:type="gramStart"/>
      <w:r w:rsidRPr="007D3A3E">
        <w:rPr>
          <w:sz w:val="22"/>
          <w:szCs w:val="22"/>
        </w:rPr>
        <w:t>those hardest hit</w:t>
      </w:r>
      <w:proofErr w:type="gramEnd"/>
      <w:r w:rsidRPr="007D3A3E">
        <w:rPr>
          <w:sz w:val="22"/>
          <w:szCs w:val="22"/>
        </w:rPr>
        <w:t xml:space="preserve"> by climate change. In the section below, we detail four key recommendations for implementing such reforms.</w:t>
      </w:r>
      <w:r w:rsidRPr="007D3A3E">
        <w:br w:type="page"/>
      </w:r>
    </w:p>
    <w:p w14:paraId="0740E478" w14:textId="77777777" w:rsidR="00D70396" w:rsidRPr="007D3A3E" w:rsidRDefault="00CB13CA">
      <w:pPr>
        <w:pStyle w:val="Heading3"/>
        <w:rPr>
          <w:sz w:val="22"/>
          <w:szCs w:val="22"/>
          <w:u w:val="single"/>
        </w:rPr>
      </w:pPr>
      <w:bookmarkStart w:id="31" w:name="_tnez9ime1cff" w:colFirst="0" w:colLast="0"/>
      <w:bookmarkEnd w:id="31"/>
      <w:r w:rsidRPr="007D3A3E">
        <w:rPr>
          <w:noProof/>
          <w:sz w:val="22"/>
          <w:szCs w:val="22"/>
          <w:u w:val="single"/>
          <w:lang w:val="es-ES" w:eastAsia="es-ES"/>
        </w:rPr>
        <w:drawing>
          <wp:inline distT="114300" distB="114300" distL="114300" distR="114300" wp14:anchorId="37FD1D60" wp14:editId="045CC02C">
            <wp:extent cx="4991997" cy="65293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991997" cy="6529388"/>
                    </a:xfrm>
                    <a:prstGeom prst="rect">
                      <a:avLst/>
                    </a:prstGeom>
                    <a:ln/>
                  </pic:spPr>
                </pic:pic>
              </a:graphicData>
            </a:graphic>
          </wp:inline>
        </w:drawing>
      </w:r>
    </w:p>
    <w:p w14:paraId="5F898B16" w14:textId="77777777" w:rsidR="00D70396" w:rsidRPr="007D3A3E" w:rsidRDefault="00CB13CA">
      <w:pPr>
        <w:pStyle w:val="Heading3"/>
        <w:spacing w:after="0"/>
        <w:rPr>
          <w:sz w:val="22"/>
          <w:szCs w:val="22"/>
        </w:rPr>
      </w:pPr>
      <w:bookmarkStart w:id="32" w:name="_frskbblyvanp" w:colFirst="0" w:colLast="0"/>
      <w:bookmarkEnd w:id="32"/>
      <w:r w:rsidRPr="007D3A3E">
        <w:rPr>
          <w:b/>
          <w:sz w:val="22"/>
          <w:szCs w:val="22"/>
        </w:rPr>
        <w:t xml:space="preserve">Figure 1. </w:t>
      </w:r>
      <w:r w:rsidRPr="007D3A3E">
        <w:rPr>
          <w:sz w:val="22"/>
          <w:szCs w:val="22"/>
        </w:rPr>
        <w:t xml:space="preserve">Panel </w:t>
      </w:r>
      <w:r w:rsidRPr="007D3A3E">
        <w:rPr>
          <w:b/>
          <w:sz w:val="22"/>
          <w:szCs w:val="22"/>
        </w:rPr>
        <w:t>(A)</w:t>
      </w:r>
      <w:r w:rsidRPr="007D3A3E">
        <w:rPr>
          <w:sz w:val="22"/>
          <w:szCs w:val="22"/>
        </w:rPr>
        <w:t xml:space="preserve"> shows that maximum sustainable yield (MSY) is forecast to decrease in equatorial exclusive economic zones (EEZs) and increase in poleward EEZs through 2100. Panel </w:t>
      </w:r>
      <w:r w:rsidRPr="007D3A3E">
        <w:rPr>
          <w:b/>
          <w:sz w:val="22"/>
          <w:szCs w:val="22"/>
        </w:rPr>
        <w:t>(B)</w:t>
      </w:r>
      <w:r w:rsidRPr="007D3A3E">
        <w:rPr>
          <w:sz w:val="22"/>
          <w:szCs w:val="22"/>
        </w:rPr>
        <w:t xml:space="preserve"> shows that adaptive management results in higher catch and profits in 2100 relative to today for many, but not all, EEZs despite climate change. Panel (</w:t>
      </w:r>
      <w:r w:rsidRPr="007D3A3E">
        <w:rPr>
          <w:b/>
          <w:sz w:val="22"/>
          <w:szCs w:val="22"/>
        </w:rPr>
        <w:t>C)</w:t>
      </w:r>
      <w:r w:rsidRPr="007D3A3E">
        <w:rPr>
          <w:sz w:val="22"/>
          <w:szCs w:val="22"/>
        </w:rPr>
        <w:t xml:space="preserve"> shows that adaptive management nearly always yields more cumulative profits than business-as-usual management and frequently yields more cumulative catches than business-as-usual management.</w:t>
      </w:r>
      <w:r w:rsidRPr="007D3A3E">
        <w:br w:type="page"/>
      </w:r>
    </w:p>
    <w:p w14:paraId="3AA9AD60" w14:textId="77777777" w:rsidR="00D70396" w:rsidRPr="007D3A3E" w:rsidRDefault="00CB13CA">
      <w:pPr>
        <w:pStyle w:val="Heading4"/>
        <w:spacing w:after="0"/>
      </w:pPr>
      <w:bookmarkStart w:id="33" w:name="_oct51ma6uw4z" w:colFirst="0" w:colLast="0"/>
      <w:bookmarkEnd w:id="33"/>
      <w:r w:rsidRPr="007D3A3E">
        <w:t>4.1.4 Recommendations and key conclusions</w:t>
      </w:r>
    </w:p>
    <w:p w14:paraId="1A6D024F" w14:textId="77777777" w:rsidR="00D70396" w:rsidRPr="007D3A3E" w:rsidRDefault="00CB13CA">
      <w:r w:rsidRPr="007D3A3E">
        <w:t>Building a socio-ecological system that is resilient to climate change is key to ensuring healthy, productive fisheries in the future. Below are four overarching, high priority recommendations for designing fishery management approaches in the context of a changing climate:</w:t>
      </w:r>
    </w:p>
    <w:p w14:paraId="62FE60A5" w14:textId="77777777" w:rsidR="00D70396" w:rsidRPr="007D3A3E" w:rsidRDefault="00CB13CA">
      <w:pPr>
        <w:ind w:left="720" w:hanging="360"/>
      </w:pPr>
      <w:r w:rsidRPr="007D3A3E">
        <w:t xml:space="preserve"> </w:t>
      </w:r>
    </w:p>
    <w:p w14:paraId="53CE92E0" w14:textId="49D6D40A" w:rsidR="00D70396" w:rsidRPr="007D3A3E" w:rsidRDefault="00CB13CA">
      <w:pPr>
        <w:numPr>
          <w:ilvl w:val="0"/>
          <w:numId w:val="1"/>
        </w:numPr>
      </w:pPr>
      <w:r w:rsidRPr="007D3A3E">
        <w:rPr>
          <w:b/>
        </w:rPr>
        <w:t>Implement best practices in fisheries management:</w:t>
      </w:r>
      <w:r w:rsidRPr="007D3A3E">
        <w:t xml:space="preserve"> Implementing fisheries reforms and reaping their benefits depends on strong user rights. Thus, building resilience will first and foremost require the engagement and empowerment of fishing communities. Best practices in fisheries management -- such as science-based harvest control rules, user rights with effective accountability measures, and the protection of essential habitat -- will foster climate resilience through two mechanisms: (1) well-managed fisheries are the most resilient to the negative effects of climate change</w:t>
      </w:r>
      <w:r w:rsidR="00E30C48">
        <w:t xml:space="preserve"> </w:t>
      </w:r>
      <w:r w:rsidR="00E30C48">
        <w:fldChar w:fldCharType="begin"/>
      </w:r>
      <w:r w:rsidR="00E30C48">
        <w:instrText xml:space="preserve"> ADDIN ZOTERO_ITEM CSL_CITATION {"citationID":"BVoV9a1L","properties":{"formattedCitation":"(Free et al. 2019)","plainCitation":"(Free et al. 2019)","noteIndex":0},"citationItems":[{"id":29,"uris":["http://zotero.org/groups/2324269/items/YUG33NWF"],"uri":["http://zotero.org/groups/2324269/items/YUG33NWF"],"itemData":{"id":29,"type":"article-journal","title":"Impacts of historical warming on marine fisheries production","container-title":"Science","page":"979-983","volume":"363","issue":"6430","source":"DOI.org (Crossref)","abstract":"Climate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n\n              = 9 populations) and others responded significantly negatively (\n              n\n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ocean.","DOI":"10.1126/science.aau1758","ISSN":"0036-8075, 1095-9203","journalAbbreviation":"Science","language":"en","author":[{"family":"Free","given":"Christopher M."},{"family":"Thorson","given":"James T."},{"family":"Pinsky","given":"Malin L."},{"family":"Oken","given":"Kiva L."},{"family":"Wiedenmann","given":"John"},{"family":"Jensen","given":"Olaf P."}],"issued":{"date-parts":[["2019",3,1]]}}}],"schema":"https://github.com/citation-style-language/schema/raw/master/csl-citation.json"} </w:instrText>
      </w:r>
      <w:r w:rsidR="00E30C48">
        <w:fldChar w:fldCharType="separate"/>
      </w:r>
      <w:r w:rsidR="00E30C48">
        <w:rPr>
          <w:noProof/>
        </w:rPr>
        <w:t>(Free et al. 2019)</w:t>
      </w:r>
      <w:r w:rsidR="00E30C48">
        <w:fldChar w:fldCharType="end"/>
      </w:r>
      <w:r w:rsidRPr="007D3A3E">
        <w:t xml:space="preserve"> and (2) a portfolio of well-managed fisheries buffers fishers against declines in a subset of targeted stocks.</w:t>
      </w:r>
    </w:p>
    <w:p w14:paraId="36E57BA9" w14:textId="77777777" w:rsidR="00D70396" w:rsidRPr="007D3A3E" w:rsidRDefault="00CB13CA">
      <w:pPr>
        <w:numPr>
          <w:ilvl w:val="0"/>
          <w:numId w:val="1"/>
        </w:numPr>
      </w:pPr>
      <w:r w:rsidRPr="007D3A3E">
        <w:rPr>
          <w:b/>
        </w:rPr>
        <w:t xml:space="preserve">Implement forward-looking adaptive science and management: </w:t>
      </w:r>
      <w:r w:rsidRPr="007D3A3E">
        <w:t>Management targets and reference points must be revised to be realistic relative to expected future conditions, as historic baselines will no longer be appropriate. Where possible, managers should engage in forecasting, scenario planning, tradeoff evaluation, and other similar exercises to define desired outcomes towards which to manage. In data- and resource-limited settings, primary fisheries management techniques that are combined with stakeholder participation and polycentric governance can be used to address uncertainty and foster adaptation.</w:t>
      </w:r>
    </w:p>
    <w:p w14:paraId="1CC5C588" w14:textId="4FE80227" w:rsidR="00D70396" w:rsidRPr="007D3A3E" w:rsidRDefault="00CB13CA">
      <w:pPr>
        <w:numPr>
          <w:ilvl w:val="0"/>
          <w:numId w:val="1"/>
        </w:numPr>
      </w:pPr>
      <w:r w:rsidRPr="007D3A3E">
        <w:rPr>
          <w:b/>
        </w:rPr>
        <w:t xml:space="preserve">Establish and strengthen international institutions and agreements to better manage stocks shifting in and out of jurisdictions: </w:t>
      </w:r>
      <w:r w:rsidRPr="007D3A3E">
        <w:t xml:space="preserve">Better international cooperation will be necessary due to shifting stocks. </w:t>
      </w:r>
      <w:r w:rsidR="00E24F34">
        <w:fldChar w:fldCharType="begin"/>
      </w:r>
      <w:r w:rsidR="00E64B95">
        <w:instrText xml:space="preserve"> ADDIN ZOTERO_ITEM CSL_CITATION {"citationID":"pD94LSwI","properties":{"formattedCitation":"(M. L. Pinsky et al. 2018)","plainCitation":"(M. L. Pinsky et al. 2018)","dontUpdate":true,"noteIndex":0},"citationItems":[{"id":295,"uris":["http://zotero.org/groups/2324269/items/354A7GGI"],"uri":["http://zotero.org/groups/2324269/items/354A7GGI"],"itemData":{"id":295,"type":"article-journal","title":"Preparing ocean governance for species on the move","container-title":"Science","page":"1189-1191","volume":"360","issue":"6394","source":"science.sciencemag.org","abstract":"Policy must anticipate conflict over geographic shifts\nPolicy must anticipate conflict over geographic shifts","DOI":"10.1126/science.aat2360","ISSN":"0036-8075, 1095-9203","note":"PMID: 29903965","language":"en","author":[{"family":"Pinsky","given":"Malin L."},{"family":"Reygondeau","given":"Gabriel"},{"family":"Caddell","given":"Richard"},{"family":"Palacios-Abrantes","given":"Juliano"},{"family":"Spijkers","given":"Jessica"},{"family":"Cheung","given":"William W. L."}],"issued":{"date-parts":[["2018",6,15]]}}}],"schema":"https://github.com/citation-style-language/schema/raw/master/csl-citation.json"} </w:instrText>
      </w:r>
      <w:r w:rsidR="00E24F34">
        <w:fldChar w:fldCharType="separate"/>
      </w:r>
      <w:r w:rsidR="00E24F34">
        <w:rPr>
          <w:noProof/>
        </w:rPr>
        <w:t>Pinsky et al. (2018)</w:t>
      </w:r>
      <w:r w:rsidR="00E24F34">
        <w:fldChar w:fldCharType="end"/>
      </w:r>
      <w:r w:rsidRPr="007D3A3E">
        <w:t xml:space="preserve"> make the following recommendations: (1) promote data sharing to foster the identification of shifting stocks; (2) use pooled data to inform collaborative management; (3) use side payments to incentivize cooperation and prevent asymmetry in winners and losers; and (4) develop permits that are </w:t>
      </w:r>
      <w:del w:id="34" w:author="Patricia González" w:date="2019-09-12T08:57:00Z">
        <w:r w:rsidRPr="007D3A3E" w:rsidDel="005B4159">
          <w:delText>tradeable</w:delText>
        </w:r>
      </w:del>
      <w:ins w:id="35" w:author="Patricia González" w:date="2019-09-12T08:57:00Z">
        <w:r w:rsidR="005B4159" w:rsidRPr="007D3A3E">
          <w:t>tradable</w:t>
        </w:r>
      </w:ins>
      <w:r w:rsidRPr="007D3A3E">
        <w:t xml:space="preserve"> across political boundaries to foster dynamic catch allocations. In cases where establishing international cooperation proves difficult, the use of marine protected areas (MPAs) along country borders may provide more time for policy makers to come to agreement while stocks are moving.</w:t>
      </w:r>
    </w:p>
    <w:p w14:paraId="6A37C2A7" w14:textId="51915860" w:rsidR="00D70396" w:rsidRPr="007D3A3E" w:rsidRDefault="00CB13CA">
      <w:pPr>
        <w:numPr>
          <w:ilvl w:val="0"/>
          <w:numId w:val="1"/>
        </w:numPr>
      </w:pPr>
      <w:r w:rsidRPr="007D3A3E">
        <w:rPr>
          <w:b/>
        </w:rPr>
        <w:t xml:space="preserve">Use principles of fairness and equity to drive policy decisions: </w:t>
      </w:r>
      <w:r w:rsidRPr="007D3A3E">
        <w:t xml:space="preserve">Challenges of fairness and equity are likely to be created or amplified by climate change. For example, on a regional level, we expect to see greater impacts in the equatorial region which could exacerbate existing patterns of food insecurity and poverty. At a more local level, climate change can change the distribution of resources, thereby changing the impact on human populations from past patterns. Without adequate response, these impacts could lead to inequalities, unrest and severe social disruption. Addressing inequities created by climate change is valuable </w:t>
      </w:r>
      <w:proofErr w:type="gramStart"/>
      <w:r w:rsidRPr="007D3A3E">
        <w:t>in its own right in</w:t>
      </w:r>
      <w:proofErr w:type="gramEnd"/>
      <w:r w:rsidRPr="007D3A3E">
        <w:t xml:space="preserve"> order to stem these potential negative consequences and deliver increased social resilience and stability. At the same time, using fairness and equity to guide policies can also help foster important buy in to policies necessary for addressing climate change effects so that adoption is swifter and more complete.</w:t>
      </w:r>
    </w:p>
    <w:p w14:paraId="78336F1C" w14:textId="77777777" w:rsidR="00D70396" w:rsidRPr="007D3A3E" w:rsidRDefault="00CB13CA">
      <w:pPr>
        <w:pStyle w:val="Heading3"/>
        <w:rPr>
          <w:b/>
        </w:rPr>
      </w:pPr>
      <w:bookmarkStart w:id="36" w:name="_qsh70q" w:colFirst="0" w:colLast="0"/>
      <w:bookmarkEnd w:id="36"/>
      <w:r w:rsidRPr="007D3A3E">
        <w:t>4.2 Aquaculture</w:t>
      </w:r>
    </w:p>
    <w:p w14:paraId="683A7B55" w14:textId="77777777" w:rsidR="00D70396" w:rsidRPr="007D3A3E" w:rsidRDefault="00CB13CA">
      <w:pPr>
        <w:pStyle w:val="Heading4"/>
        <w:rPr>
          <w:b/>
        </w:rPr>
      </w:pPr>
      <w:bookmarkStart w:id="37" w:name="_n74rzmgllyh1" w:colFirst="0" w:colLast="0"/>
      <w:bookmarkEnd w:id="37"/>
      <w:r w:rsidRPr="007D3A3E">
        <w:t>4.2.1 Importance of aquaculture to the ocean economy</w:t>
      </w:r>
    </w:p>
    <w:p w14:paraId="269A56F4" w14:textId="008E3E0D" w:rsidR="00D70396" w:rsidRPr="007D3A3E" w:rsidRDefault="00CB13CA">
      <w:r w:rsidRPr="007D3A3E">
        <w:t>Aquaculture, the cultivation of aquatic animals and plants, is one of the fastest growing industries in the world</w:t>
      </w:r>
      <w:r w:rsidR="00E30C48">
        <w:t xml:space="preserve"> </w:t>
      </w:r>
      <w:r w:rsidR="00E30C48">
        <w:fldChar w:fldCharType="begin"/>
      </w:r>
      <w:r w:rsidR="00E30C48">
        <w:instrText xml:space="preserve"> ADDIN ZOTERO_ITEM CSL_CITATION {"citationID":"dRdS08z3","properties":{"formattedCitation":"(Bostock et al. 2010)","plainCitation":"(Bostock et al. 2010)","noteIndex":0},"citationItems":[{"id":325,"uris":["http://zotero.org/groups/2324269/items/BBQHNUA7"],"uri":["http://zotero.org/groups/2324269/items/BBQHNUA7"],"itemData":{"id":325,"type":"article-journal","title":"Aquaculture: global status and trends","container-title":"Philosophical Transactions of the Royal Society B: Biological Sciences","page":"2897-2912","volume":"365","issue":"1554","source":"DOI.org (Crossref)","DOI":"10.1098/rstb.2010.0170","ISSN":"0962-8436, 1471-2970","title-short":"Aquaculture","journalAbbreviation":"Phil. Trans. R. Soc. B","language":"en","author":[{"family":"Bostock","given":"John"},{"family":"McAndrew","given":"Brendan"},{"family":"Richards","given":"Randolph"},{"family":"Jauncey","given":"Kim"},{"family":"Telfer","given":"Trevor"},{"family":"Lorenzen","given":"Kai"},{"family":"Little","given":"David"},{"family":"Ross","given":"Lindsay"},{"family":"Handisyde","given":"Neil"},{"family":"Gatward","given":"Iain"},{"family":"Corner","given":"Richard"}],"issued":{"date-parts":[["2010",9,27]]}}}],"schema":"https://github.com/citation-style-language/schema/raw/master/csl-citation.json"} </w:instrText>
      </w:r>
      <w:r w:rsidR="00E30C48">
        <w:fldChar w:fldCharType="separate"/>
      </w:r>
      <w:r w:rsidR="00E30C48">
        <w:rPr>
          <w:noProof/>
        </w:rPr>
        <w:t>(Bostock et al. 2010)</w:t>
      </w:r>
      <w:r w:rsidR="00E30C48">
        <w:fldChar w:fldCharType="end"/>
      </w:r>
      <w:r w:rsidRPr="007D3A3E">
        <w:t xml:space="preserve"> and now produces more seafood than wild capture fisheries</w:t>
      </w:r>
      <w:r w:rsidR="00E30C48">
        <w:t xml:space="preserve"> </w:t>
      </w:r>
      <w:r w:rsidR="00E30C48">
        <w:fldChar w:fldCharType="begin"/>
      </w:r>
      <w:r w:rsidR="00E64B95">
        <w:instrText xml:space="preserve"> ADDIN ZOTERO_ITEM CSL_CITATION {"citationID":"ui0BFHkv","properties":{"formattedCitation":"(\\uc0\\u8220{}The State of World Fisheries and Aquaculture - Meeting the Sustainable Development Goals\\uc0\\u8221{} 2018)","plainCitation":"(“The State of World Fisheries and Aquaculture - Meeting the Sustainable Development Goals” 2018)","dontUpdate":true,"noteIndex":0},"citationItems":[{"id":37,"uris":["http://zotero.org/groups/2324269/items/RBSH386V"],"uri":["http://zotero.org/groups/2324269/items/RBSH386V"],"itemData":{"id":37,"type":"report","title":"The State of World Fisheries and Aquaculture - Meeting the sustainable development goals","publisher":"FAO","publisher-place":"Rome","source":"Gemeinsamer Bibliotheksverbund ISBN","event-place":"Rome","URL":"http://www.fao.org/fishery/sofia/en","number":"CC BY-NC-SA 3.0 IGO","language":"en","author":[{"literal":"FAO"}],"issued":{"date-parts":[["2018"]]}}}],"schema":"https://github.com/citation-style-language/schema/raw/master/csl-citation.json"} </w:instrText>
      </w:r>
      <w:r w:rsidR="00E30C48">
        <w:fldChar w:fldCharType="separate"/>
      </w:r>
      <w:r w:rsidR="00E30C48" w:rsidRPr="00E30C48">
        <w:t>(</w:t>
      </w:r>
      <w:r w:rsidR="00E30C48">
        <w:t xml:space="preserve">FAO </w:t>
      </w:r>
      <w:r w:rsidR="00E30C48" w:rsidRPr="00E30C48">
        <w:t>2018)</w:t>
      </w:r>
      <w:r w:rsidR="00E30C48">
        <w:fldChar w:fldCharType="end"/>
      </w:r>
      <w:r w:rsidRPr="007D3A3E">
        <w:t>. Although marine aquaculture, hereafter called “</w:t>
      </w:r>
      <w:proofErr w:type="spellStart"/>
      <w:r w:rsidRPr="007D3A3E">
        <w:t>mariculture</w:t>
      </w:r>
      <w:proofErr w:type="spellEnd"/>
      <w:r w:rsidRPr="007D3A3E">
        <w:t xml:space="preserve">”, currently represents only a third of total aquaculture (freshwater/inland aquaculture represents the remainder), this proportion is increasing. In 2016, </w:t>
      </w:r>
      <w:proofErr w:type="spellStart"/>
      <w:r w:rsidRPr="007D3A3E">
        <w:t>mariculture</w:t>
      </w:r>
      <w:proofErr w:type="spellEnd"/>
      <w:r w:rsidRPr="007D3A3E">
        <w:t xml:space="preserve"> produced 38.6 million metric tons (mt) of seafood worth US$67.4 billion. Over half of this production was shelled </w:t>
      </w:r>
      <w:proofErr w:type="spellStart"/>
      <w:r w:rsidRPr="007D3A3E">
        <w:t>molluscs</w:t>
      </w:r>
      <w:proofErr w:type="spellEnd"/>
      <w:r w:rsidRPr="007D3A3E">
        <w:t xml:space="preserve"> (58.8%), while finfish and crustaceans represented 23% and 17%, respectively</w:t>
      </w:r>
      <w:r w:rsidR="00E30C48">
        <w:t xml:space="preserve"> </w:t>
      </w:r>
      <w:r w:rsidR="00E30C48">
        <w:fldChar w:fldCharType="begin"/>
      </w:r>
      <w:r w:rsidR="00E64B95">
        <w:instrText xml:space="preserve"> ADDIN ZOTERO_ITEM CSL_CITATION {"citationID":"HItk5Ikx","properties":{"formattedCitation":"(\\uc0\\u8220{}The State of World Fisheries and Aquaculture - Meeting the Sustainable Development Goals\\uc0\\u8221{} 2018)","plainCitation":"(“The State of World Fisheries and Aquaculture - Meeting the Sustainable Development Goals” 2018)","dontUpdate":true,"noteIndex":0},"citationItems":[{"id":37,"uris":["http://zotero.org/groups/2324269/items/RBSH386V"],"uri":["http://zotero.org/groups/2324269/items/RBSH386V"],"itemData":{"id":37,"type":"report","title":"The State of World Fisheries and Aquaculture - Meeting the sustainable development goals","publisher":"FAO","publisher-place":"Rome","source":"Gemeinsamer Bibliotheksverbund ISBN","event-place":"Rome","URL":"http://www.fao.org/fishery/sofia/en","number":"CC BY-NC-SA 3.0 IGO","language":"en","author":[{"literal":"FAO"}],"issued":{"date-parts":[["2018"]]}}}],"schema":"https://github.com/citation-style-language/schema/raw/master/csl-citation.json"} </w:instrText>
      </w:r>
      <w:r w:rsidR="00E30C48">
        <w:fldChar w:fldCharType="separate"/>
      </w:r>
      <w:r w:rsidR="00E30C48" w:rsidRPr="00E30C48">
        <w:t>(</w:t>
      </w:r>
      <w:r w:rsidR="00E30C48">
        <w:t>FAO</w:t>
      </w:r>
      <w:r w:rsidR="00E30C48" w:rsidRPr="00E30C48">
        <w:t xml:space="preserve"> 2018)</w:t>
      </w:r>
      <w:r w:rsidR="00E30C48">
        <w:fldChar w:fldCharType="end"/>
      </w:r>
      <w:r w:rsidR="00E30C48">
        <w:t xml:space="preserve">. </w:t>
      </w:r>
      <w:r w:rsidRPr="007D3A3E">
        <w:t xml:space="preserve">However, when converted to edible food equivalents, finfish </w:t>
      </w:r>
      <w:proofErr w:type="spellStart"/>
      <w:r w:rsidRPr="007D3A3E">
        <w:t>mariculture</w:t>
      </w:r>
      <w:proofErr w:type="spellEnd"/>
      <w:r w:rsidRPr="007D3A3E">
        <w:t xml:space="preserve"> provides the most food by volume</w:t>
      </w:r>
      <w:r w:rsidR="00E30C48">
        <w:t xml:space="preserve"> </w:t>
      </w:r>
      <w:r w:rsidR="00E30C48">
        <w:fldChar w:fldCharType="begin"/>
      </w:r>
      <w:r w:rsidR="00E64B95">
        <w:instrText xml:space="preserve"> ADDIN ZOTERO_ITEM CSL_CITATION {"citationID":"tRiuXGTQ","properties":{"formattedCitation":"(P. Edwards et al. 2019)","plainCitation":"(P. Edwards et al. 2019)","dontUpdate":true,"noteIndex":0},"citationItems":[{"id":328,"uris":["http://zotero.org/groups/2324269/items/E7J4JA3E"],"uri":["http://zotero.org/groups/2324269/items/E7J4JA3E"],"itemData":{"id":328,"type":"article-journal","title":"Misunderstandings, myths and mantras in aquaculture: Its contribution to world food supplies has been systematically over reported","container-title":"Marine Policy","page":"103547","volume":"106","source":"ScienceDirect","abstract":"This paper re-evaluates the contributions to global food supplies of ‘aquatic animal-source food’ from aquaculture and capture fisheries, and ‘terrestrial animal-source food’ from livestock farming. Four common misunderstandings in the scientific and policy literature are addressed: (1) aquaculture was the fastest growing food production sector over the past three decades, (2) the growth of global aquaculture production is slowing down, (3) aquaculture has surpassed capture fisheries as the main source of fish for human consumption, and (4) production of aquatic animal-source foods has outstripped that of terrestrial animal-source food. These misunderstandings result partly from misuse of statistics: although possessing a relatively high annual growth rate in percentage terms, production of aquatic animal-source food increased from a much lower basal production level than the production of terrestrial animal-source food. Misunderstanding also arose partly from differences in the ways that aquatic and terrestrial animal-source food production are reported in global statistics. These differences systematically biased the reported gross weight of aquatic animal-source food produced globally upwards relative to that of terrestrial animal-source food. Comparing edible portions of aquatic and terrestrial animal-sources foods revealed the following four main points: first, although having a high annual growth rate in percentage terms, growth in the production of edible aquatic food has lagged far behind that of terrestrial meat by volume; second, aquaculture production has continued to increase despite a declining growth rate and is likely to do so in the future to meet the needs of an increasingly populous and affluent world; third, capture fisheries still produce more edible aquatic food than aquaculture, and fourth, global production of beef exceeds that of farmed aquatic meat. Poultry is the largest animal-source food producing sector and is growing faster than aquaculture by volume.","DOI":"10.1016/j.marpol.2019.103547","ISSN":"0308-597X","title-short":"Misunderstandings, myths and mantras in aquaculture","journalAbbreviation":"Marine Policy","author":[{"family":"Edwards","given":"Peter"},{"family":"Zhang","given":"Wenbo"},{"family":"Belton","given":"Ben"},{"family":"Little","given":"David C."}],"issued":{"date-parts":[["2019",8,1]]}}}],"schema":"https://github.com/citation-style-language/schema/raw/master/csl-citation.json"} </w:instrText>
      </w:r>
      <w:r w:rsidR="00E30C48">
        <w:fldChar w:fldCharType="separate"/>
      </w:r>
      <w:r w:rsidR="00E30C48">
        <w:rPr>
          <w:noProof/>
        </w:rPr>
        <w:t>(Edwards et al. 2019)</w:t>
      </w:r>
      <w:r w:rsidR="00E30C48">
        <w:fldChar w:fldCharType="end"/>
      </w:r>
      <w:r w:rsidRPr="007D3A3E">
        <w:t>. Additionally, fed aquaculture (including finfish and crustaceans), which requires feed inputs, is growing faster than non-fed bivalve aquaculture, due to increasing demand for these commodities</w:t>
      </w:r>
      <w:r w:rsidR="00A15ADF">
        <w:t xml:space="preserve"> </w:t>
      </w:r>
      <w:r w:rsidR="00A15ADF">
        <w:fldChar w:fldCharType="begin"/>
      </w:r>
      <w:r w:rsidR="00E64B95">
        <w:instrText xml:space="preserve"> ADDIN ZOTERO_ITEM CSL_CITATION {"citationID":"CH6xlvYx","properties":{"formattedCitation":"(Tacon, Hasan, and Metian 2011; Hasan 2017)","plainCitation":"(Tacon, Hasan, and Metian 2011; Hasan 2017)","dontUpdate":true,"noteIndex":0},"citationItems":[{"id":494,"uris":["http://zotero.org/groups/2324269/items/S9ZPD9WE"],"uri":["http://zotero.org/groups/2324269/items/S9ZPD9WE"],"itemData":{"id":494,"type":"report","title":"Demand and supply of feed ingredients for farmed fish and crustaceans: Trends and prospects","publisher":"FAO Fisheries and Aquaculture Technical Paper","publisher-place":"Rome","page":"95","source":"Zotero","event-place":"Rome","abstract":"The rise into global prominence and rapid growth of finfish and crustacean aquaculture has been due, in part, to the availability and on-farm provision of feed inputs within the major producing countries. More than 46 percent of the total global aquaculture production in 2008 was dependent upon the supply of external feed inputs. For the aquaculture sector to maintain its current average growth rate of 8 to 10 percent per year to 2025, the supply of nutrient and feed inputs will have to grow at a similar rate. This had been readily attainable when the industry was young. It may not be the case anymore as the sector has grown into a major consumer of and competitor for feed resources. This paper reviews the dietary feeding practices employed for the production of the major cultured fed species, the total global production and market availability of the major feed ingredient sources used and the major constraints to feed ingredient usage, and recommends approaches to feed ingredient selection and usage for the major species of cultivated fish and crustacean. Emphasis is placed on the need for major producing countries to maximize the use of locally available feed-grade ingredient sources, and, in particular, to select and use those nutritionally sound and safe feed ingredient sources whose production and growth can keep pace with the 8 to 10 percent annual average annual growth of the fed finfish and crustacean aquaculture sector.","language":"en","author":[{"family":"Tacon","given":"Albert"},{"family":"Hasan","given":"Mohammad"},{"family":"Metian","given":"Marc"}],"issued":{"date-parts":[["2011"]]}}},{"id":497,"uris":["http://zotero.org/groups/2324269/items/43B33JZ7"],"uri":["http://zotero.org/groups/2324269/items/43B33JZ7"],"itemData":{"id":497,"type":"report","title":"Feeding Global Aquaculture Growth","publisher":"FAO Aquaculture Newsletter","publisher-place":"Rome","event-place":"Rome","number":"56","author":[{"family":"Hasan","given":"Mohammad"}],"issued":{"date-parts":[["2017"]]}}}],"schema":"https://github.com/citation-style-language/schema/raw/master/csl-citation.json"} </w:instrText>
      </w:r>
      <w:r w:rsidR="00A15ADF">
        <w:fldChar w:fldCharType="separate"/>
      </w:r>
      <w:r w:rsidR="00A15ADF">
        <w:rPr>
          <w:noProof/>
        </w:rPr>
        <w:t>(Tacon</w:t>
      </w:r>
      <w:r w:rsidR="00E24F34">
        <w:rPr>
          <w:noProof/>
        </w:rPr>
        <w:t xml:space="preserve"> et al.</w:t>
      </w:r>
      <w:r w:rsidR="00A15ADF">
        <w:rPr>
          <w:noProof/>
        </w:rPr>
        <w:t xml:space="preserve"> 2011; Hasan 2017)</w:t>
      </w:r>
      <w:r w:rsidR="00A15ADF">
        <w:fldChar w:fldCharType="end"/>
      </w:r>
      <w:r w:rsidRPr="007D3A3E">
        <w:t>.</w:t>
      </w:r>
    </w:p>
    <w:p w14:paraId="0A0697C6" w14:textId="77777777" w:rsidR="00D70396" w:rsidRPr="007D3A3E" w:rsidRDefault="00CB13CA">
      <w:pPr>
        <w:pStyle w:val="Heading4"/>
        <w:rPr>
          <w:b/>
        </w:rPr>
      </w:pPr>
      <w:bookmarkStart w:id="38" w:name="_k9yqs7jtabav" w:colFirst="0" w:colLast="0"/>
      <w:bookmarkEnd w:id="38"/>
      <w:r w:rsidRPr="007D3A3E">
        <w:t>4.2.2 Impacts of climate change on ocean aquaculture</w:t>
      </w:r>
    </w:p>
    <w:p w14:paraId="39F94532" w14:textId="7885788C" w:rsidR="00D70396" w:rsidRPr="007D3A3E" w:rsidRDefault="00CB13CA">
      <w:r w:rsidRPr="007D3A3E">
        <w:t>Like wild marine species, cultivated marine species are impacted by changing environmental conditions</w:t>
      </w:r>
      <w:r w:rsidR="00905F33">
        <w:t xml:space="preserve"> </w:t>
      </w:r>
      <w:r w:rsidR="00905F33">
        <w:fldChar w:fldCharType="begin"/>
      </w:r>
      <w:r w:rsidR="00905F33">
        <w:instrText xml:space="preserve"> ADDIN ZOTERO_ITEM CSL_CITATION {"citationID":"GOWKsHuV","properties":{"formattedCitation":"(Weatherdon et al. 2016)","plainCitation":"(Weatherdon et al. 2016)","noteIndex":0},"citationItems":[{"id":385,"uris":["http://zotero.org/groups/2324269/items/R4ENIJQV"],"uri":["http://zotero.org/groups/2324269/items/R4ENIJQV"],"itemData":{"id":385,"type":"article-journal","title":"Observed and Projected Impacts of Climate Change on Marine Fisheries, Aquaculture, Coastal Tourism, and Human Health: An Update","container-title":"Frontiers in Marine Science","volume":"3","source":"Frontiers","abstract":"The Intergovernmental Panel on Climate Change (IPCC) Fifth Assessment Report (AR5) states that climate change and ocean acidification are altering the oceans at a rate that is unprecedented compared with the recent past, leading to multifaceted impacts on marine ecosystems, associated goods and services, and human societies. AR5 underlined key uncertainties that remain regarding how synergistic changes in the ocean are likely to affect human systems, and how humans are likely to respond to these events. As climate change research has accelerated rapidly following AR5, an updated synthesis of available knowledge is necessary to identify emerging evidence, and to thereby better inform policy discussions. This paper reviews the literature to capture corroborating, conflicting, and novel findings published following the cut-off date for contribution to AR5. Specifically, we highlight key scientific developments on the impacts of climate-induced changes in the ocean on key socioeconomic sectors, including fisheries, aquaculture and tourism. New evidence continues to support a climate-induced redistribution of benefits and losses at multiple scales and across coastal and marine socio-ecological systems, partly resulting from species and ecosystem range shifts and changes in primary productivity. New efforts have been made to characterize and value ecosystem services in the context of climate change, with specific relevance to ecosystem-based adaptation. Recent studies have also explored synergistic interactions between climatic drivers, and have found strong variability between impacts on species at different life stages. Although climate change may improve conditions for some types of freshwater aquaculture, potentially providing alternative opportunities to adapt to impacts on wild capture fisheries, ocean acidification poses a risk to shellfish fisheries and aquaculture. The risk of increased prevalence of disease under warmer temperatures is uncertain, and may detrimentally affect human health. Climate change may also induce changes in tourism flows, leading to substantial geospatial shifts in economic costs and benefits associated with tourism revenue and coastal infrastructure protection and repairs. While promising, ecosystem-based coastal adaptation approaches are still emerging, and require an improved understanding of key ecosystem services and values for coastal communities in order to assess risk, aid coastal development planning, and build decision support systems.","URL":"https://www.frontiersin.org/articles/10.3389/fmars.2016.00048/full","DOI":"10.3389/fmars.2016.00048","ISSN":"2296-7745","title-short":"Observed and Projected Impacts of Climate Change on Marine Fisheries, Aquaculture, Coastal Tourism, and Human Health","journalAbbreviation":"Front. Mar. Sci.","language":"English","author":[{"family":"Weatherdon","given":"Lauren V."},{"family":"Magnan","given":"Alexandre K."},{"family":"Rogers","given":"Alex D."},{"family":"Sumaila","given":"U. Rashid"},{"family":"Cheung","given":"William W. L."}],"issued":{"date-parts":[["2016"]]},"accessed":{"date-parts":[["2019",7,10]]}}}],"schema":"https://github.com/citation-style-language/schema/raw/master/csl-citation.json"} </w:instrText>
      </w:r>
      <w:r w:rsidR="00905F33">
        <w:fldChar w:fldCharType="separate"/>
      </w:r>
      <w:r w:rsidR="00905F33">
        <w:rPr>
          <w:noProof/>
        </w:rPr>
        <w:t>(Weatherdon et al. 2016)</w:t>
      </w:r>
      <w:r w:rsidR="00905F33">
        <w:fldChar w:fldCharType="end"/>
      </w:r>
      <w:r w:rsidRPr="007D3A3E">
        <w:t>, but unlike wild species, humans can induce accelerated adaptation in cultivated species through selective breeding</w:t>
      </w:r>
      <w:r w:rsidR="00905F33">
        <w:t xml:space="preserve"> </w:t>
      </w:r>
      <w:r w:rsidR="00905F33">
        <w:fldChar w:fldCharType="begin"/>
      </w:r>
      <w:r w:rsidR="00905F33">
        <w:instrText xml:space="preserve"> ADDIN ZOTERO_ITEM CSL_CITATION {"citationID":"CghY0tov","properties":{"formattedCitation":"(Sae-Lim et al. 2017)","plainCitation":"(Sae-Lim et al. 2017)","noteIndex":0},"citationItems":[{"id":382,"uris":["http://zotero.org/groups/2324269/items/NN5HLQ5R"],"uri":["http://zotero.org/groups/2324269/items/NN5HLQ5R"],"itemData":{"id":382,"type":"article-journal","title":"BREEDING AND GENETICS SYMPOSIUM: Climate change and selective breeding in aquaculture","container-title":"Journal of Animal Science","page":"1801-1812","volume":"95","issue":"4","source":"academic.oup.com","abstract":"ABSTRACT.  Aquaculture is the fastest growing food production sector and it contributes significantly to global food security. Based on Food and Agriculture Org","DOI":"10.2527/jas.2016.1066","ISSN":"0021-8812","title-short":"BREEDING AND GENETICS SYMPOSIUM","journalAbbreviation":"J Anim Sci","language":"en","author":[{"family":"Sae-Lim","given":"P."},{"family":"Kause","given":"A."},{"family":"Mulder","given":"H. A."},{"family":"Olesen","given":"I."}],"issued":{"date-parts":[["2017",4,1]]}}}],"schema":"https://github.com/citation-style-language/schema/raw/master/csl-citation.json"} </w:instrText>
      </w:r>
      <w:r w:rsidR="00905F33">
        <w:fldChar w:fldCharType="separate"/>
      </w:r>
      <w:r w:rsidR="00905F33">
        <w:rPr>
          <w:noProof/>
        </w:rPr>
        <w:t>(Sae-Lim et al. 2017)</w:t>
      </w:r>
      <w:r w:rsidR="00905F33">
        <w:fldChar w:fldCharType="end"/>
      </w:r>
      <w:r w:rsidRPr="007D3A3E">
        <w:t>. As with capture fisheries, the impacts of climate change on aquaculture are expected to vary by location, species, and method of production. Of these effects, the primary threats are as follows:</w:t>
      </w:r>
    </w:p>
    <w:p w14:paraId="2AE066D5" w14:textId="77777777" w:rsidR="00D70396" w:rsidRPr="007D3A3E" w:rsidRDefault="00CB13CA">
      <w:r w:rsidRPr="007D3A3E">
        <w:t xml:space="preserve"> </w:t>
      </w:r>
    </w:p>
    <w:p w14:paraId="7DD5C0C8" w14:textId="392A7279" w:rsidR="00D70396" w:rsidRPr="007D3A3E" w:rsidRDefault="00CB13CA">
      <w:pPr>
        <w:numPr>
          <w:ilvl w:val="0"/>
          <w:numId w:val="7"/>
        </w:numPr>
      </w:pPr>
      <w:r w:rsidRPr="007D3A3E">
        <w:rPr>
          <w:u w:val="single"/>
        </w:rPr>
        <w:t>Ocean warming</w:t>
      </w:r>
      <w:r w:rsidRPr="007D3A3E">
        <w:t xml:space="preserve"> is expected to raise mortality rates and lower productivity for higher trophic-level species</w:t>
      </w:r>
      <w:r w:rsidR="00905F33">
        <w:t xml:space="preserve"> </w:t>
      </w:r>
      <w:r w:rsidR="00905F33">
        <w:fldChar w:fldCharType="begin"/>
      </w:r>
      <w:r w:rsidR="00E64B95">
        <w:instrText xml:space="preserve"> ADDIN ZOTERO_ITEM CSL_CITATION {"citationID":"dlcWpwxf","properties":{"formattedCitation":"(Rosa, Marques, and Nunes 2014)","plainCitation":"(Rosa, Marques, and Nunes 2014)","dontUpdate":true,"noteIndex":0},"citationItems":[{"id":373,"uris":["http://zotero.org/groups/2324269/items/5WA43EF8"],"uri":["http://zotero.org/groups/2324269/items/5WA43EF8"],"itemData":{"id":373,"type":"article-journal","title":"Mediterranean Aquaculture in a Changing Climate","container-title":"The Mediterranean Sea","page":"605-616","source":"link.springer.com","abstract":"The semi-enclosed Mediterranean Sea is the biggest marginal sea of the Earth, and it is at the centre of the life of several millions of people. Seafood is widely consumed in this region, with an...","DOI":"10.1007/978-94-007-6704-1_37","language":"en","author":[{"family":"Rosa","given":"Rui"},{"family":"Marques","given":"António"},{"family":"Nunes","given":"Maria Leonor"}],"issued":{"date-parts":[["2014"]]}}}],"schema":"https://github.com/citation-style-language/schema/raw/master/csl-citation.json"} </w:instrText>
      </w:r>
      <w:r w:rsidR="00905F33">
        <w:fldChar w:fldCharType="separate"/>
      </w:r>
      <w:r w:rsidR="00905F33">
        <w:rPr>
          <w:noProof/>
        </w:rPr>
        <w:t>(Rosa</w:t>
      </w:r>
      <w:r w:rsidR="00E24F34">
        <w:rPr>
          <w:noProof/>
        </w:rPr>
        <w:t xml:space="preserve"> et al.</w:t>
      </w:r>
      <w:r w:rsidR="00905F33">
        <w:rPr>
          <w:noProof/>
        </w:rPr>
        <w:t xml:space="preserve"> 2014)</w:t>
      </w:r>
      <w:r w:rsidR="00905F33">
        <w:fldChar w:fldCharType="end"/>
      </w:r>
      <w:r w:rsidRPr="007D3A3E">
        <w:t>.</w:t>
      </w:r>
    </w:p>
    <w:p w14:paraId="0C51BCD5" w14:textId="4EEF2D01" w:rsidR="00D70396" w:rsidRPr="007D3A3E" w:rsidRDefault="00CB13CA">
      <w:pPr>
        <w:numPr>
          <w:ilvl w:val="0"/>
          <w:numId w:val="7"/>
        </w:numPr>
      </w:pPr>
      <w:r w:rsidRPr="007D3A3E">
        <w:rPr>
          <w:u w:val="single"/>
        </w:rPr>
        <w:t>Sea level rise</w:t>
      </w:r>
      <w:r w:rsidRPr="007D3A3E">
        <w:t xml:space="preserve"> will increase the intrusion of saline water into deltas and estuaries compromising brackish-water aquaculture</w:t>
      </w:r>
      <w:r w:rsidR="00E24F34">
        <w:t xml:space="preserve"> </w:t>
      </w:r>
      <w:r w:rsidR="00E24F34">
        <w:fldChar w:fldCharType="begin"/>
      </w:r>
      <w:r w:rsidR="00E24F34">
        <w:instrText xml:space="preserve"> ADDIN ZOTERO_ITEM CSL_CITATION {"citationID":"wqq0VqT0","properties":{"formattedCitation":"(De Silva 2012; Garai 2014)","plainCitation":"(De Silva 2012; Garai 2014)","noteIndex":0},"citationItems":[{"id":499,"uris":["http://zotero.org/groups/2324269/items/6PLRW97L"],"uri":["http://zotero.org/groups/2324269/items/6PLRW97L"],"itemData":{"id":499,"type":"article-journal","title":"Aquaculture: a newly emergent food production sector—and perspectives of its impacts on biodiversity and conservation","container-title":"Biodiversity and Conservation","page":"3187-3220","volume":"21","issue":"12","source":"DOI.org (Crossref)","abstract":"The ﬁsheries sector in the course of the last three decades have been transformed from a developed country to a developing country dominance. Aquaculture, the farming of waters, though a millennia old tradition during this period has become a signiﬁcant contributor to food ﬁsh production, currently accounting for nearly 50 % of global food ﬁsh consumption; in effect transforming our dependence from a hunted to a farmed supply as for all our staple food types. Aquaculture and indeed the ﬁsheries sector as a whole is predominated in the developing countries, and accordingly the development strategies adopted by the sector are inﬂuenced by this. Aquaculture also being a newly emerged food production sector has being subjected to an increased level of public scrutiny, and one of the most contentious aspects has been its impacts on biodiversity. In this synthesis an attempt is made to assess the impacts of aquaculture on biodiversity. Instances of major impacts on biodiversity conservation arising from aquaculture, such as land use, efﬂuent discharge, effects on wild populations, alien species among others are highlighted and critically examined. The inﬂuence of paradigm changes in development strategies and modern day market forces have begun to impact on aquaculture developments. Consequently, improvements in practices and adoption of more environmentally friendly approaches that have a decreasing negative inﬂuence on biodiversity conservation are highlighted. An attempt is also made to demonstrate direct and or indirect beneﬁts of aquaculture, such as through being a substitute to meet human needs for food, particularly over-exploited and vulnerable ﬁsh stocks, and for other purposes (e.g. medicinal ingredients), on biodiversity conservation, often a neglected entity.","DOI":"10.1007/s10531-012-0360-9","ISSN":"0960-3115, 1572-9710","title-short":"Aquaculture","journalAbbreviation":"Biodivers Conserv","language":"en","author":[{"family":"De Silva","given":"Sena S."}],"issued":{"date-parts":[["2012",11]]}}},{"id":501,"uris":["http://zotero.org/groups/2324269/items/YY7RV6I9"],"uri":["http://zotero.org/groups/2324269/items/YY7RV6I9"],"itemData":{"id":501,"type":"chapter","title":"The Impacts of Climate Change on the Livelihoods of Coastal People in Bangladesh: A Sociological Study","container-title":"International Perspectives on Climate Change: Latin America and Beyond","publisher":"Springer International Publishing","publisher-place":"Cham","page":"151-163","event-place":"Cham","abstract":"This paper is an attempt to assess the impacts of climate change on the livelihoods of coastal people in the south-western part of Bangladesh. This study has been conducted by using quantitative method with semi-structured interview questionnaire for data collection in purposive manner. The paper examines the impacts of climate change on agricultural productivities, food securities and institutional challenges that the coastal people face. This paper finds that the frequency and severity of natural disasters have increased in recent years, that threat on food securities by inundating low agriculture land, restricting economic activities, decreasing employment opportunities, expanding different health diseases, destructing houses, crops and other infrastructures in Bangladesh. The findings indicate that the most climate change induced vulnerable and risky people are women, children, elderly and disabled people as they cannot easily cope with the unfavorable environment during disasters. There has not been conducted much empirical research about the impacts of climate change, so policy makers can get comprehensive view about this concern by this study and implement policy for the survival of the climate change induced affected coastal people.","URL":"https://doi.org/10.1007/978-3-319-04489-7_11","ISBN":"978-3-319-04489-7","note":"DOI: 10.1007/978-3-319-04489-7_11","author":[{"family":"Garai","given":"Joydeb"}],"editor":[{"family":"Leal Filho","given":"Walter"},{"family":"Alves","given":"Fátima"},{"family":"Caeiro","given":"Sandra"},{"family":"Azeiteiro","given":"Ulisses M."}],"issued":{"date-parts":[["2014"]]}}}],"schema":"https://github.com/citation-style-language/schema/raw/master/csl-citation.json"} </w:instrText>
      </w:r>
      <w:r w:rsidR="00E24F34">
        <w:fldChar w:fldCharType="separate"/>
      </w:r>
      <w:r w:rsidR="00E24F34">
        <w:rPr>
          <w:noProof/>
        </w:rPr>
        <w:t>(De Silva 2012; Garai 2014)</w:t>
      </w:r>
      <w:r w:rsidR="00E24F34">
        <w:fldChar w:fldCharType="end"/>
      </w:r>
      <w:r w:rsidRPr="007D3A3E">
        <w:t>, and shifting shoreline morphology could reduce habitat availability.</w:t>
      </w:r>
    </w:p>
    <w:p w14:paraId="36C5FABE" w14:textId="0A083A7D" w:rsidR="00D70396" w:rsidRPr="007D3A3E" w:rsidRDefault="00CB13CA">
      <w:pPr>
        <w:numPr>
          <w:ilvl w:val="0"/>
          <w:numId w:val="7"/>
        </w:numPr>
      </w:pPr>
      <w:r w:rsidRPr="007D3A3E">
        <w:rPr>
          <w:u w:val="single"/>
        </w:rPr>
        <w:t>Increasing storm strength and frequency</w:t>
      </w:r>
      <w:r w:rsidRPr="007D3A3E">
        <w:t xml:space="preserve"> poses a risk to infrastructure</w:t>
      </w:r>
      <w:r w:rsidR="00905F33">
        <w:t xml:space="preserve"> </w:t>
      </w:r>
      <w:r w:rsidR="00905F33">
        <w:fldChar w:fldCharType="begin"/>
      </w:r>
      <w:r w:rsidR="00905F33">
        <w:instrText xml:space="preserve"> ADDIN ZOTERO_ITEM CSL_CITATION {"citationID":"mLtH1Csa","properties":{"formattedCitation":"(De Silva 2012)","plainCitation":"(De Silva 2012)","noteIndex":0},"citationItems":[{"id":499,"uris":["http://zotero.org/groups/2324269/items/6PLRW97L"],"uri":["http://zotero.org/groups/2324269/items/6PLRW97L"],"itemData":{"id":499,"type":"article-journal","title":"Aquaculture: a newly emergent food production sector—and perspectives of its impacts on biodiversity and conservation","container-title":"Biodiversity and Conservation","page":"3187-3220","volume":"21","issue":"12","source":"DOI.org (Crossref)","abstract":"The ﬁsheries sector in the course of the last three decades have been transformed from a developed country to a developing country dominance. Aquaculture, the farming of waters, though a millennia old tradition during this period has become a signiﬁcant contributor to food ﬁsh production, currently accounting for nearly 50 % of global food ﬁsh consumption; in effect transforming our dependence from a hunted to a farmed supply as for all our staple food types. Aquaculture and indeed the ﬁsheries sector as a whole is predominated in the developing countries, and accordingly the development strategies adopted by the sector are inﬂuenced by this. Aquaculture also being a newly emerged food production sector has being subjected to an increased level of public scrutiny, and one of the most contentious aspects has been its impacts on biodiversity. In this synthesis an attempt is made to assess the impacts of aquaculture on biodiversity. Instances of major impacts on biodiversity conservation arising from aquaculture, such as land use, efﬂuent discharge, effects on wild populations, alien species among others are highlighted and critically examined. The inﬂuence of paradigm changes in development strategies and modern day market forces have begun to impact on aquaculture developments. Consequently, improvements in practices and adoption of more environmentally friendly approaches that have a decreasing negative inﬂuence on biodiversity conservation are highlighted. An attempt is also made to demonstrate direct and or indirect beneﬁts of aquaculture, such as through being a substitute to meet human needs for food, particularly over-exploited and vulnerable ﬁsh stocks, and for other purposes (e.g. medicinal ingredients), on biodiversity conservation, often a neglected entity.","DOI":"10.1007/s10531-012-0360-9","ISSN":"0960-3115, 1572-9710","title-short":"Aquaculture","journalAbbreviation":"Biodivers Conserv","language":"en","author":[{"family":"De Silva","given":"Sena S."}],"issued":{"date-parts":[["2012",11]]}}}],"schema":"https://github.com/citation-style-language/schema/raw/master/csl-citation.json"} </w:instrText>
      </w:r>
      <w:r w:rsidR="00905F33">
        <w:fldChar w:fldCharType="separate"/>
      </w:r>
      <w:r w:rsidR="00905F33">
        <w:rPr>
          <w:noProof/>
        </w:rPr>
        <w:t>(De Silva 2012)</w:t>
      </w:r>
      <w:r w:rsidR="00905F33">
        <w:fldChar w:fldCharType="end"/>
      </w:r>
      <w:r w:rsidRPr="007D3A3E">
        <w:t>, and increased weather variability has been associated with lower profits</w:t>
      </w:r>
      <w:r w:rsidR="00E24F34">
        <w:t xml:space="preserve"> </w:t>
      </w:r>
      <w:r w:rsidR="00E24F34">
        <w:fldChar w:fldCharType="begin"/>
      </w:r>
      <w:r w:rsidR="00E24F34">
        <w:instrText xml:space="preserve"> ADDIN ZOTERO_ITEM CSL_CITATION {"citationID":"NeaQIEa9","properties":{"formattedCitation":"(Li et al. 2016)","plainCitation":"(Li et al. 2016)","noteIndex":0},"citationItems":[{"id":364,"uris":["http://zotero.org/groups/2324269/items/4NMAIMXH"],"uri":["http://zotero.org/groups/2324269/items/4NMAIMXH"],"itemData":{"id":364,"type":"article-journal","title":"Economic impacts of climate change: profitability of freshwater aquaculture in China","container-title":"Aquaculture Research","page":"1537-1548","volume":"47","issue":"5","source":"Wiley Online Library","abstract":"Aquaculture is threatened by the climate change which includes changes in temperature, precipitation, drought, storms and floods. The socio-economic impacts of climate change on aquaculture are difficult to assess due to the uncertainties regarding the extent and rate of predicted changes. By including bond indexes as climate change variables, this study constructed a provincial-level panel data set to estimate the profits and productivity of the Chinese aquaculture. Results indicate that aquaculture production has heterogeneous responses to climate change. However, the majority of climate variables, including extreme weather events and long-term climate changes, strongly affect aquaculture profits. Future research needs to focus on designing suitable adaptation measures in an interdisciplinary setting to address the challenges from natural risks and economic volatility.","DOI":"10.1111/are.12614","ISSN":"1365-2109","title-short":"Economic impacts of climate change","language":"en","author":[{"family":"Li","given":"Sheng"},{"family":"Yang","given":"Zhengyong"},{"family":"Nadolnyak","given":"Denis"},{"family":"Zhang","given":"Yaoqi"},{"family":"Luo","given":"Yuxi"}],"issued":{"date-parts":[["2016"]]}}}],"schema":"https://github.com/citation-style-language/schema/raw/master/csl-citation.json"} </w:instrText>
      </w:r>
      <w:r w:rsidR="00E24F34">
        <w:fldChar w:fldCharType="separate"/>
      </w:r>
      <w:r w:rsidR="00E24F34">
        <w:rPr>
          <w:noProof/>
        </w:rPr>
        <w:t>(Li et al. 2016)</w:t>
      </w:r>
      <w:r w:rsidR="00E24F34">
        <w:fldChar w:fldCharType="end"/>
      </w:r>
      <w:r w:rsidRPr="007D3A3E">
        <w:t>.</w:t>
      </w:r>
    </w:p>
    <w:p w14:paraId="643109D0" w14:textId="3F962FFB" w:rsidR="00D70396" w:rsidRPr="007D3A3E" w:rsidRDefault="00CB13CA">
      <w:pPr>
        <w:numPr>
          <w:ilvl w:val="0"/>
          <w:numId w:val="7"/>
        </w:numPr>
      </w:pPr>
      <w:r w:rsidRPr="007D3A3E">
        <w:rPr>
          <w:u w:val="single"/>
        </w:rPr>
        <w:t>Ocean acidification</w:t>
      </w:r>
      <w:r w:rsidRPr="007D3A3E">
        <w:t xml:space="preserve"> impedes the calcification of </w:t>
      </w:r>
      <w:del w:id="39" w:author="Patricia González" w:date="2019-09-12T09:02:00Z">
        <w:r w:rsidRPr="007D3A3E" w:rsidDel="005B4159">
          <w:delText>mollusc</w:delText>
        </w:r>
      </w:del>
      <w:ins w:id="40" w:author="Patricia González" w:date="2019-09-12T09:02:00Z">
        <w:r w:rsidR="005B4159" w:rsidRPr="007D3A3E">
          <w:t>mollusk</w:t>
        </w:r>
      </w:ins>
      <w:r w:rsidRPr="007D3A3E">
        <w:t xml:space="preserve"> shells</w:t>
      </w:r>
      <w:r w:rsidR="00905F33">
        <w:t xml:space="preserve"> </w:t>
      </w:r>
      <w:r w:rsidR="00E24F34">
        <w:fldChar w:fldCharType="begin"/>
      </w:r>
      <w:r w:rsidR="00E24F34">
        <w:instrText xml:space="preserve"> ADDIN ZOTERO_ITEM CSL_CITATION {"citationID":"wORXGIYO","properties":{"formattedCitation":"(Gazeau et al. 2013)","plainCitation":"(Gazeau et al. 2013)","noteIndex":0},"citationItems":[{"id":335,"uris":["http://zotero.org/groups/2324269/items/5TNDVWSL"],"uri":["http://zotero.org/groups/2324269/items/5TNDVWSL"],"itemData":{"id":335,"type":"article-journal","title":"Impacts of ocean acidification on marine shelled molluscs","container-title":"Marine Biology","page":"2207-2245","volume":"160","issue":"8","source":"Springer Link","abstract":"Over the next century, elevated quantities of atmospheric CO2 are expected to penetrate into the oceans, causing a reduction in pH (−0.3/−0.4 pH unit in the surface ocean) and in the concentration of carbonate ions (so-called ocean acidification). Of growing concern are the impacts that this will have on marine and estuarine organisms and ecosystems. Marine shelled molluscs, which colonized a large latitudinal gradient and can be found from intertidal to deep-sea habitats, are economically and ecologically important species providing essential ecosystem services including habitat structure for benthic organisms, water purification and a food source for other organisms. The effects of ocean acidification on the growth and shell production by juvenile and adult shelled molluscs are variable among species and even within the same species, precluding the drawing of a general picture. This is, however, not the case for pteropods, with all species tested so far, being negatively impacted by ocean acidification. The blood of shelled molluscs may exhibit lower pH with consequences for several physiological processes (e.g. respiration, excretion, etc.) and, in some cases, increased mortality in the long term. While fertilization may remain unaffected by elevated pCO2, embryonic and larval development will be highly sensitive with important reductions in size and decreased survival of larvae, increases in the number of abnormal larvae and an increase in the developmental time. There are big gaps in the current understanding of the biological consequences of an acidifying ocean on shelled molluscs. For instance, the natural variability of pH and the interactions of changes in the carbonate chemistry with changes in other environmental stressors such as increased temperature and changing salinity, the effects of species interactions, as well as the capacity of the organisms to acclimate and/or adapt to changing environmental conditions are poorly described.","DOI":"10.1007/s00227-013-2219-3","ISSN":"1432-1793","journalAbbreviation":"Mar Biol","language":"en","author":[{"family":"Gazeau","given":"Frédéric"},{"family":"Parker","given":"Laura M."},{"family":"Comeau","given":"Steeve"},{"family":"Gattuso","given":"Jean-Pierre"},{"family":"O’Connor","given":"Wayne A."},{"family":"Martin","given":"Sophie"},{"family":"Pörtner","given":"Hans-Otto"},{"family":"Ross","given":"Pauline M."}],"issued":{"date-parts":[["2013",8,1]]}}}],"schema":"https://github.com/citation-style-language/schema/raw/master/csl-citation.json"} </w:instrText>
      </w:r>
      <w:r w:rsidR="00E24F34">
        <w:fldChar w:fldCharType="separate"/>
      </w:r>
      <w:r w:rsidR="00E24F34">
        <w:rPr>
          <w:noProof/>
        </w:rPr>
        <w:t>(Gazeau et al. 2013)</w:t>
      </w:r>
      <w:r w:rsidR="00E24F34">
        <w:fldChar w:fldCharType="end"/>
      </w:r>
      <w:r w:rsidR="00905F33">
        <w:fldChar w:fldCharType="begin"/>
      </w:r>
      <w:r w:rsidR="00E64B95">
        <w:instrText xml:space="preserve"> ADDIN ZOTERO_ITEM CSL_CITATION {"citationID":"zkkAkOT5","properties":{"formattedCitation":"(Gazeau et al. 2013)","plainCitation":"(Gazeau et al. 2013)","dontUpdate":true,"noteIndex":0},"citationItems":[{"id":335,"uris":["http://zotero.org/groups/2324269/items/5TNDVWSL"],"uri":["http://zotero.org/groups/2324269/items/5TNDVWSL"],"itemData":{"id":335,"type":"article-journal","title":"Impacts of ocean acidification on marine shelled molluscs","container-title":"Marine Biology","page":"2207-2245","volume":"160","issue":"8","source":"Springer Link","abstract":"Over the next century, elevated quantities of atmospheric CO2 are expected to penetrate into the oceans, causing a reduction in pH (−0.3/−0.4 pH unit in the surface ocean) and in the concentration of carbonate ions (so-called ocean acidification). Of growing concern are the impacts that this will have on marine and estuarine organisms and ecosystems. Marine shelled molluscs, which colonized a large latitudinal gradient and can be found from intertidal to deep-sea habitats, are economically and ecologically important species providing essential ecosystem services including habitat structure for benthic organisms, water purification and a food source for other organisms. The effects of ocean acidification on the growth and shell production by juvenile and adult shelled molluscs are variable among species and even within the same species, precluding the drawing of a general picture. This is, however, not the case for pteropods, with all species tested so far, being negatively impacted by ocean acidification. The blood of shelled molluscs may exhibit lower pH with consequences for several physiological processes (e.g. respiration, excretion, etc.) and, in some cases, increased mortality in the long term. While fertilization may remain unaffected by elevated pCO2, embryonic and larval development will be highly sensitive with important reductions in size and decreased survival of larvae, increases in the number of abnormal larvae and an increase in the developmental time. There are big gaps in the current understanding of the biological consequences of an acidifying ocean on shelled molluscs. For instance, the natural variability of pH and the interactions of changes in the carbonate chemistry with changes in other environmental stressors such as increased temperature and changing salinity, the effects of species interactions, as well as the capacity of the organisms to acclimate and/or adapt to changing environmental conditions are poorly described.","DOI":"10.1007/s00227-013-2219-3","ISSN":"1432-1793","journalAbbreviation":"Mar Biol","language":"en","author":[{"family":"Gazeau","given":"Frédéric"},{"family":"Parker","given":"Laura M."},{"family":"Comeau","given":"Steeve"},{"family":"Gattuso","given":"Jean-Pierre"},{"family":"O’Connor","given":"Wayne A."},{"family":"Martin","given":"Sophie"},{"family":"Pörtner","given":"Hans-Otto"},{"family":"Ross","given":"Pauline M."}],"issued":{"date-parts":[["2013",8,1]]}}}],"schema":"https://github.com/citation-style-language/schema/raw/master/csl-citation.json"} </w:instrText>
      </w:r>
      <w:r w:rsidR="00905F33">
        <w:fldChar w:fldCharType="end"/>
      </w:r>
      <w:r w:rsidRPr="007D3A3E">
        <w:t xml:space="preserve"> resulting in reduced recruitment, higher morality</w:t>
      </w:r>
      <w:r w:rsidR="00905F33">
        <w:t xml:space="preserve"> </w:t>
      </w:r>
      <w:r w:rsidR="00905F33">
        <w:fldChar w:fldCharType="begin"/>
      </w:r>
      <w:r w:rsidR="00905F33">
        <w:instrText xml:space="preserve"> ADDIN ZOTERO_ITEM CSL_CITATION {"citationID":"uIENWz7U","properties":{"formattedCitation":"(Barton et al. 2012; Green et al. 2013)","plainCitation":"(Barton et al. 2012; Green et al. 2013)","noteIndex":0},"citationItems":[{"id":323,"uris":["http://zotero.org/groups/2324269/items/CTUMHLWK"],"uri":["http://zotero.org/groups/2324269/items/CTUMHLWK"],"itemData":{"id":323,"type":"article-journal","title":"The Pacific oyster, &lt;i&gt;Crassostrea gigas&lt;/i&gt; , shows negative correlation to naturally elevated carbon dioxide levels: Implications for near-term ocean acidification effects","container-title":"Limnology and Oceanography","page":"698-710","volume":"57","issue":"3","source":"DOI.org (Crossref)","abstract":"We report results from an oyster hatchery on the Oregon coast, where intake waters experienced variable carbonate chemistry (aragonite saturation state , 0.8 to . 3.2; pH , 7.6 to . 8.2) in the early summer of 2009. Both larval production and midstage growth (, 120 to , 150 mm) of the oyster Crassostrea gigas were significantly negatively correlated with the aragonite saturation state of waters in which larval oysters were spawned and reared for the first 48 h of life. The effects of the initial spawning conditions did not have a significant effect on early-stage growth (growth from D-hinge stage to , 120 mm), suggesting a delayed effect of water chemistry on larval development.","DOI":"10.4319/lo.2012.57.3.0698","ISSN":"00243590","title-short":"The Pacific oyster, &lt;i&gt;Crassostrea gigas&lt;/i&gt; , shows negative correlation to naturally elevated carbon dioxide levels","journalAbbreviation":"Limnol. Oceanogr.","language":"en","author":[{"family":"Barton","given":"Alan"},{"family":"Hales","given":"Burke"},{"family":"Waldbusser","given":"George G."},{"family":"Langdon","given":"Chris"},{"family":"Feely","given":"Richard A."}],"issued":{"date-parts":[["2012",5]]}}},{"id":345,"uris":["http://zotero.org/groups/2324269/items/XJ5RETFH"],"uri":["http://zotero.org/groups/2324269/items/XJ5RETFH"],"itemData":{"id":345,"type":"article-journal","title":"Carbonate Mineral Saturation State as the Recruitment Cue for Settling Bivalves in Marine Muds","container-title":"Estuaries and Coasts","page":"18-27","volume":"36","issue":"1","source":"Springer Link","abstract":"After a pelagic larval phase, infaunal bivalves undergo metamorphosis and transition to the underlying sediments to begin the benthic stage of their life history, where they explore and then either accept or reject sediments. Although the settlement cues used by juvenile infaunal bivalves are poorly understood, here we provide evidence that carbonate saturation state is a significant chemical cue in both direct observation laboratory studies and field manipulations. In the laboratory, plantigrade-stage Mercenaria mercenaria (200 μm shell height) showed a significant positive relationship between percent burrowed and Ωaragonite, with an increasing probability of settlement with increasing saturation state. In the field, we increased bivalve recruitment by a factor of three in a 30-day field study by raising the pH (</w:instrText>
      </w:r>
      <w:r w:rsidR="00905F33">
        <w:rPr>
          <w:rFonts w:ascii="Cambria Math" w:hAnsi="Cambria Math" w:cs="Cambria Math"/>
        </w:rPr>
        <w:instrText>∼</w:instrText>
      </w:r>
      <w:r w:rsidR="00905F33">
        <w:instrText xml:space="preserve">0.3) and saturation state of surface sediments by buffering sediments with crushed shell (CaCO3). The susceptibility of infaunal bivalves to dissolution mortality and the tight coupling of other sedimentary biogeochemical processes with carbonate dynamics suggest that mineral thermodynamics may be an overarching cue new settlers are responding to.","DOI":"10.1007/s12237-012-9549-0","ISSN":"1559-2731","journalAbbreviation":"Estuaries and Coasts","language":"en","author":[{"family":"Green","given":"Mark A."},{"family":"Waldbusser","given":"George G."},{"family":"Hubazc","given":"Lane"},{"family":"Cathcart","given":"Eric"},{"family":"Hall","given":"Joshua"}],"issued":{"date-parts":[["2013",1,1]]}}}],"schema":"https://github.com/citation-style-language/schema/raw/master/csl-citation.json"} </w:instrText>
      </w:r>
      <w:r w:rsidR="00905F33">
        <w:fldChar w:fldCharType="separate"/>
      </w:r>
      <w:r w:rsidR="00905F33">
        <w:rPr>
          <w:noProof/>
        </w:rPr>
        <w:t>(Barton et al. 2012; Green et al. 2013)</w:t>
      </w:r>
      <w:r w:rsidR="00905F33">
        <w:fldChar w:fldCharType="end"/>
      </w:r>
      <w:r w:rsidRPr="007D3A3E">
        <w:t xml:space="preserve"> and increased vulnerability to disease and parasites.</w:t>
      </w:r>
    </w:p>
    <w:p w14:paraId="485252A5" w14:textId="1C676F42" w:rsidR="00D70396" w:rsidRPr="007D3A3E" w:rsidRDefault="00CB13CA">
      <w:pPr>
        <w:numPr>
          <w:ilvl w:val="0"/>
          <w:numId w:val="7"/>
        </w:numPr>
      </w:pPr>
      <w:r w:rsidRPr="007D3A3E">
        <w:rPr>
          <w:u w:val="single"/>
        </w:rPr>
        <w:t>Increasing rainfall</w:t>
      </w:r>
      <w:r w:rsidRPr="007D3A3E">
        <w:t xml:space="preserve"> will increase the turbidity and nutrient loading of rivers, potentially causing more harmful algal blooms (HABs) that reduce production and threaten human health</w:t>
      </w:r>
      <w:r w:rsidR="00905F33">
        <w:t xml:space="preserve"> </w:t>
      </w:r>
      <w:r w:rsidR="00905F33">
        <w:fldChar w:fldCharType="begin"/>
      </w:r>
      <w:r w:rsidR="00E64B95">
        <w:instrText xml:space="preserve"> ADDIN ZOTERO_ITEM CSL_CITATION {"citationID":"4rVjzaif","properties":{"formattedCitation":"(Himes-Cornell et al. 2013; Rosa, Marques, and Nunes 2014)","plainCitation":"(Himes-Cornell et al. 2013; Rosa, Marques, and Nunes 2014)","dontUpdate":true,"noteIndex":0},"citationItems":[{"id":347,"uris":["http://zotero.org/groups/2324269/items/5VMVH77P"],"uri":["http://zotero.org/groups/2324269/items/5VMVH77P"],"itemData":{"id":347,"type":"chapter","title":"Impacts of Climate Change on Human uses of the Ocean and Ocean Services","container-title":"Oceans and Marine Resources in a Changing Climate: A Technical Input to the 2013 National Climate Assessment","collection-title":"NCA Regional Input Reports","publisher":"Island Press/Center for Resource Economics","publisher-place":"Washington, DC","page":"64-118","source":"Springer Link","event-place":"Washington, DC","abstract":"The biophysical impacts of climate change on oceans described in Sections 2 and 3 also affect humans and human systems that interact with the ocean. For example, fishing-dependent communities and the national economy are affected by climate-related impacts on populations of marine resources and understanding climate impacts to fish and shellfish stocks enables improved assessment of the impacts of those changes on fishing behaviors, industries, infrastructure, and communities. This leads to one of the limitations in our current ability to assess these socio-economic impacts: uncertainty regarding the rate and magnitude of change in biophysical aspects of marine resources attributable to climate change. The direction of these changes may be clear but the rate and extent, as well as synergistic, antagonistic, or cumulative impacts that result, are less clear.","URL":"https://doi.org/10.5822/978-1-61091-480-2_4","ISBN":"978-1-61091-480-2","note":"DOI: 10.5822/978-1-61091-480-2_4","language":"en","author":[{"family":"Himes-Cornell","given":"Amber"},{"family":"Allen","given":"Stewart"},{"family":"Auad","given":"Guillermo"},{"family":"Boatman","given":"Mary"},{"family":"Clay","given":"Patricia M."},{"family":"Herrick","given":"Sam"},{"family":"Kotowicz","given":"Dawn"},{"family":"Little","given":"Peter"},{"family":"Lopez","given":"Cary"},{"family":"Loring","given":"Phil"},{"family":"Niemeier","given":"Paul"},{"family":"Norman","given":"Karma"},{"family":"Pfeiffer","given":"Lisa"},{"family":"Plummer","given":"Mark"},{"family":"Rust","given":"Michael"},{"family":"Singer","given":"Merrill"},{"family":"Speirs","given":"Cameron"}],"editor":[{"family":"Griffis","given":"Roger"},{"family":"Howard","given":"Jennifer"}],"issued":{"date-parts":[["2013"]]},"accessed":{"date-parts":[["2019",7,10]]}}},{"id":373,"uris":["http://zotero.org/groups/2324269/items/5WA43EF8"],"uri":["http://zotero.org/groups/2324269/items/5WA43EF8"],"itemData":{"id":373,"type":"article-journal","title":"Mediterranean Aquaculture in a Changing Climate","container-title":"The Mediterranean Sea","page":"605-616","source":"link.springer.com","abstract":"The semi-enclosed Mediterranean Sea is the biggest marginal sea of the Earth, and it is at the centre of the life of several millions of people. Seafood is widely consumed in this region, with an...","DOI":"10.1007/978-94-007-6704-1_37","language":"en","author":[{"family":"Rosa","given":"Rui"},{"family":"Marques","given":"António"},{"family":"Nunes","given":"Maria Leonor"}],"issued":{"date-parts":[["2014"]]}}}],"schema":"https://github.com/citation-style-language/schema/raw/master/csl-citation.json"} </w:instrText>
      </w:r>
      <w:r w:rsidR="00905F33">
        <w:fldChar w:fldCharType="separate"/>
      </w:r>
      <w:r w:rsidR="00905F33">
        <w:rPr>
          <w:noProof/>
        </w:rPr>
        <w:t>(Himes-Cornell et al. 2013; Rosa</w:t>
      </w:r>
      <w:r w:rsidR="00E24F34">
        <w:rPr>
          <w:noProof/>
        </w:rPr>
        <w:t xml:space="preserve"> et al. </w:t>
      </w:r>
      <w:r w:rsidR="00905F33">
        <w:rPr>
          <w:noProof/>
        </w:rPr>
        <w:t>2014)</w:t>
      </w:r>
      <w:r w:rsidR="00905F33">
        <w:fldChar w:fldCharType="end"/>
      </w:r>
      <w:r w:rsidRPr="007D3A3E">
        <w:t>.</w:t>
      </w:r>
    </w:p>
    <w:p w14:paraId="193954DE" w14:textId="7A99DC67" w:rsidR="00D70396" w:rsidRPr="007D3A3E" w:rsidRDefault="00CB13CA">
      <w:pPr>
        <w:numPr>
          <w:ilvl w:val="0"/>
          <w:numId w:val="7"/>
        </w:numPr>
      </w:pPr>
      <w:r w:rsidRPr="007D3A3E">
        <w:rPr>
          <w:u w:val="single"/>
        </w:rPr>
        <w:t>The emergence, translocation, and virulence of disease, pathogens, and parasites</w:t>
      </w:r>
      <w:r w:rsidRPr="007D3A3E">
        <w:t xml:space="preserve"> are all impacted by climate change. For example, warming can increase susceptibility to disease, promote the influx of new pathogens</w:t>
      </w:r>
      <w:r w:rsidR="00905F33">
        <w:t xml:space="preserve"> </w:t>
      </w:r>
      <w:r w:rsidR="00905F33">
        <w:fldChar w:fldCharType="begin"/>
      </w:r>
      <w:r w:rsidR="00905F33">
        <w:instrText xml:space="preserve"> ADDIN ZOTERO_ITEM CSL_CITATION {"citationID":"3TlTC39v","properties":{"formattedCitation":"(Rowley et al. 2014)","plainCitation":"(Rowley et al. 2014)","noteIndex":0},"citationItems":[{"id":376,"uris":["http://zotero.org/groups/2324269/items/4PBH2T5K"],"uri":["http://zotero.org/groups/2324269/items/4PBH2T5K"],"itemData":{"id":376,"type":"article-journal","title":"The potential impact of climate change on the infectious diseases of commercially important shellfish populations in the Irish Sea—a review","container-title":"ICES Journal of Marine Science","page":"741-759","volume":"71","issue":"4","source":"academic.oup.com","abstract":"Abstract.  The Irish Sea and surrounding regions are a rich source of shellfish production as a result of captive fishing and aquaculture. Key species produced","DOI":"10.1093/icesjms/fst234","ISSN":"1054-3139","journalAbbreviation":"ICES J Mar Sci","language":"en","author":[{"family":"Rowley","given":"Andrew F."},{"family":"Cross","given":"Maud E."},{"family":"Culloty","given":"Sarah C."},{"family":"Lynch","given":"Sharon A."},{"family":"Mackenzie","given":"Clara L."},{"family":"Morgan","given":"Emer"},{"family":"O'Riordan","given":"Ruth M."},{"family":"Robins","given":"Peter E."},{"family":"Smith","given":"Amanda L."},{"family":"Thrupp","given":"Tara J."},{"family":"Vogan","given":"Claire L."},{"family":"Wootton","given":"Emma C."},{"family":"Malham","given":"Shelagh K."}],"issued":{"date-parts":[["2014",6,1]]}}}],"schema":"https://github.com/citation-style-language/schema/raw/master/csl-citation.json"} </w:instrText>
      </w:r>
      <w:r w:rsidR="00905F33">
        <w:fldChar w:fldCharType="separate"/>
      </w:r>
      <w:r w:rsidR="00905F33">
        <w:rPr>
          <w:noProof/>
        </w:rPr>
        <w:t>(Rowley et al. 2014)</w:t>
      </w:r>
      <w:r w:rsidR="00905F33">
        <w:fldChar w:fldCharType="end"/>
      </w:r>
      <w:r w:rsidRPr="007D3A3E">
        <w:t>, and increase the toxicity of common pollutants</w:t>
      </w:r>
      <w:r w:rsidR="00905F33">
        <w:t xml:space="preserve"> </w:t>
      </w:r>
      <w:r w:rsidR="00905F33">
        <w:fldChar w:fldCharType="begin"/>
      </w:r>
      <w:r w:rsidR="00905F33">
        <w:instrText xml:space="preserve"> ADDIN ZOTERO_ITEM CSL_CITATION {"citationID":"Rtymlyn5","properties":{"formattedCitation":"(Fabbri and Dinelli 2014)","plainCitation":"(Fabbri and Dinelli 2014)","noteIndex":0},"citationItems":[{"id":330,"uris":["http://zotero.org/groups/2324269/items/RFCWWR9H"],"uri":["http://zotero.org/groups/2324269/items/RFCWWR9H"],"itemData":{"id":330,"type":"chapter","title":"Physiological Responses of Marine Animals Towards Adaptation to Climate Changes","container-title":"The Mediterranean Sea: Its history and present challenges","publisher":"Springer Netherlands","publisher-place":"Dordrecht","page":"401-417","source":"Springer Link","event-place":"Dordrecht","abstract":"According to climatic models, the Mediterranean basin will be one of the regions most affected by the ongoing warming trend and increase in extreme events. The Mediterranean is already one of the most impacted seas in the world, where climate change interacts with many other stressors. Coastal lagoons, in particular, represent critical areas for their importance in terms of land use, economic relevance and anthropogenic pressure, and are the main objects of our analysis. A concept emerged in recent studies on climate changes, suggesting that the only environmental signals that matter to an organism are those that the organism experiences. Thus, animal responses may be very different from those expected at a large-scale, and the impacts of climate change can be different according to a number of local/organismal conditions. The present contribution is focused on the effects of climate change-driven factors on animal physiology, considering that physiology bridges the gap between mechanistic molecular understanding and the larger scale ecosystem responses. Indeed, adaptive responses to large-scale perturbations, such as climate change, affect all biological levels but they initially take place at the cellular and individual levels, and are then integrated and translated to upper levels of biological organization. The geochemical features that may influence animals responses are also addressed.","URL":"https://doi.org/10.1007/978-94-007-6704-1_23","ISBN":"978-94-007-6704-1","note":"DOI: 10.1007/978-94-007-6704-1_23","language":"en","author":[{"family":"Fabbri","given":"Elena"},{"family":"Dinelli","given":"Enrico"}],"editor":[{"family":"Goffredo","given":"Stefano"},{"family":"Dubinsky","given":"Zvy"}],"issued":{"date-parts":[["2014"]]},"accessed":{"date-parts":[["2019",7,10]]}}}],"schema":"https://github.com/citation-style-language/schema/raw/master/csl-citation.json"} </w:instrText>
      </w:r>
      <w:r w:rsidR="00905F33">
        <w:fldChar w:fldCharType="separate"/>
      </w:r>
      <w:r w:rsidR="00905F33">
        <w:rPr>
          <w:noProof/>
        </w:rPr>
        <w:t>(Fabbri and Dinelli 2014)</w:t>
      </w:r>
      <w:r w:rsidR="00905F33">
        <w:fldChar w:fldCharType="end"/>
      </w:r>
      <w:r w:rsidRPr="007D3A3E">
        <w:t>.</w:t>
      </w:r>
    </w:p>
    <w:p w14:paraId="477982B8" w14:textId="77777777" w:rsidR="00D70396" w:rsidRPr="007D3A3E" w:rsidRDefault="00D70396"/>
    <w:p w14:paraId="1B989DEB" w14:textId="77777777" w:rsidR="00D70396" w:rsidRPr="007D3A3E" w:rsidRDefault="00CB13CA">
      <w:pPr>
        <w:pStyle w:val="Heading4"/>
        <w:rPr>
          <w:color w:val="FF0000"/>
        </w:rPr>
      </w:pPr>
      <w:bookmarkStart w:id="41" w:name="_9m8i7m1boa9i" w:colFirst="0" w:colLast="0"/>
      <w:bookmarkEnd w:id="41"/>
      <w:r w:rsidRPr="007D3A3E">
        <w:t>4.2.3 Adaptation to climate change through selective breeding</w:t>
      </w:r>
    </w:p>
    <w:p w14:paraId="48EF0861" w14:textId="781365E5" w:rsidR="00D70396" w:rsidRPr="007D3A3E" w:rsidRDefault="00CB13CA">
      <w:r w:rsidRPr="007D3A3E">
        <w:t xml:space="preserve">Although selective breeding – the breeding of cultivated plants and animals to inherit specific traits – has historically been implemented less in aquaculture than in terrestrial farming </w:t>
      </w:r>
      <w:r w:rsidR="001B4A47">
        <w:fldChar w:fldCharType="begin"/>
      </w:r>
      <w:r w:rsidR="00E64B95">
        <w:instrText xml:space="preserve"> ADDIN ZOTERO_ITEM CSL_CITATION {"citationID":"inkgbgnS","properties":{"formattedCitation":"(Gjedrem, Robinson, and Rye 2012)","plainCitation":"(Gjedrem, Robinson, and Rye 2012)","dontUpdate":true,"noteIndex":0},"citationItems":[{"id":342,"uris":["http://zotero.org/groups/2324269/items/2FYXX6CL"],"uri":["http://zotero.org/groups/2324269/items/2FYXX6CL"],"itemData":{"id":342,"type":"article-journal","title":"The importance of selective breeding in aquaculture to meet future demands for animal protein: A review","container-title":"Aquaculture","page":"117-129","volume":"350-353","source":"ScienceDirect","abstract":"Aquaculture is the fastest growing food production industry, and the vast majority of aquaculture products are derived from Asia. The quantity of aquaculture products directly consumed is now greater than that resulting from conventional fisheries. The nutritional value of aquatic products compares favourably with meat from farm animals because they are rich in micronutrients and contain high levels of healthy omega-3 fatty acids. Compared with farm animals, fish are more efficient converters of energy and protein. If the aquaculture sector continues to expand at its current rate, production will reach 132million tonnes of fish and shellfish and 43million tonnes of seaweed in 2020. Future potential for marine aquaculture production can be estimated based on the length of coastline, and for freshwater aquaculture from available land area in different countries. The average marine production in 2005 was 103tonnes per km coastline, varying from 0 to 1721 (China). Freshwater aquaculture production in 2005 averaged 0.17tonnes/ha, varying from 0 to close to 6tonnes per ha (Bangladesh), also indicating potential to dramatically increase freshwater aquaculture output. Simple estimations indicate potential for a 20-fold increase in world aquaculture production. Limits imposed by the availability of feed resources would be lessened by growing more herbivorous species and by using more of genetically improved stocks. Aquaculture generally trails far behind plant and farm animal industries in utilizing selective breeding as a tool to improve the biological efficiency of production. It is estimated that at present less than 10% of aquaculture production is based on genetically improved stocks, despite the fact that annual genetic gains reported for aquatic species are substantially higher than that of farm animals. With an average genetic gain in growth rate of 12.5% per generation, production may be dramatically increased if genetically improved animals are used. Importantly, animals selected for faster growth have also been shown to have improved feed conversion and higher survival, implying that increased use of selectively bred stocks leads to better utilization of limited resources such as feed, labour, water, and available land and sea areas.","DOI":"10.1016/j.aquaculture.2012.04.008","ISSN":"0044-8486","title-short":"The importance of selective breeding in aquaculture to meet future demands for animal protein","journalAbbreviation":"Aquaculture","author":[{"family":"Gjedrem","given":"Trygve"},{"family":"Robinson","given":"Nick"},{"family":"Rye","given":"Morten"}],"issued":{"date-parts":[["2012",6,20]]}}}],"schema":"https://github.com/citation-style-language/schema/raw/master/csl-citation.json"} </w:instrText>
      </w:r>
      <w:r w:rsidR="001B4A47">
        <w:fldChar w:fldCharType="separate"/>
      </w:r>
      <w:r w:rsidR="001B4A47">
        <w:rPr>
          <w:noProof/>
        </w:rPr>
        <w:t>(Gjedrem</w:t>
      </w:r>
      <w:r w:rsidR="00E24F34">
        <w:rPr>
          <w:noProof/>
        </w:rPr>
        <w:t xml:space="preserve"> et al.</w:t>
      </w:r>
      <w:r w:rsidR="001B4A47">
        <w:rPr>
          <w:noProof/>
        </w:rPr>
        <w:t xml:space="preserve"> 2012)</w:t>
      </w:r>
      <w:r w:rsidR="001B4A47">
        <w:fldChar w:fldCharType="end"/>
      </w:r>
      <w:r w:rsidRPr="007D3A3E">
        <w:t>, aquaculture species are increasingly being bred to increase productivity and disease resistance</w:t>
      </w:r>
      <w:r w:rsidR="001B4A47">
        <w:t xml:space="preserve"> </w:t>
      </w:r>
      <w:r w:rsidR="001B4A47">
        <w:fldChar w:fldCharType="begin"/>
      </w:r>
      <w:r w:rsidR="001B4A47">
        <w:instrText xml:space="preserve"> ADDIN ZOTERO_ITEM CSL_CITATION {"citationID":"1Z2tLYXp","properties":{"formattedCitation":"(Gjedrem and Baranski 2009)","plainCitation":"(Gjedrem and Baranski 2009)","noteIndex":0},"citationItems":[{"id":340,"uris":["http://zotero.org/groups/2324269/items/NTE29SH7"],"uri":["http://zotero.org/groups/2324269/items/NTE29SH7"],"itemData":{"id":340,"type":"book","title":"Selective Breeding in Aquaculture: an Introduction","publisher":"Springer Science &amp; Business Media","number-of-pages":"221","source":"Google Books","abstract":"The foundation of quantitative genetics theory was developed during the last century and facilitated many successful breeding programs for cultivated plants and t- restrial livestock. The results have been almost universally impressive, and today nearly all agricultural production utilises genetically improved seed and animals. The aquaculture industry can learn a great deal from these experiences, because the basic theory behind selective breeding is the same for all species. The ?rst published selection experiments in aquaculture started in 1920 s to improve disease resistance in ?sh, but it was not before the 1970 s that the ?rst family based breeding program was initiated for Atlantic salmon in Norway by AKVAFORSK. Unfortunately, the subsequent implementation of selective breeding on a wider scale in aquaculture has been slow, and despite the dramatic gains that have been demonstrated in a number of species, less than 10% of world aquaculture production is currently based on improved stocks. For the long-term sustainability of aquaculture production, there is an urgent need to develop and implement e- cient breeding programs for all species under commercial production. The ability for aquaculture to successfully meet the demands of an ever increasing human p- ulation, will rely on genetically improved stocks that utilise feed, water and land resources in an ef?cient way. Technological advances like genome sequences of aquaculture species, and advanced molecular methods means that there are new and exciting prospects for building on these well-established methods into the future.","ISBN":"978-90-481-2773-3","note":"Google-Books-ID: 2ec7Txf3KZkC","title-short":"Selective Breeding in Aquaculture","language":"en","author":[{"family":"Gjedrem","given":"Trygve"},{"family":"Baranski","given":"Matthew"}],"issued":{"date-parts":[["2009"]]}}}],"schema":"https://github.com/citation-style-language/schema/raw/master/csl-citation.json"} </w:instrText>
      </w:r>
      <w:r w:rsidR="001B4A47">
        <w:fldChar w:fldCharType="separate"/>
      </w:r>
      <w:r w:rsidR="001B4A47">
        <w:rPr>
          <w:noProof/>
        </w:rPr>
        <w:t>(Gjedrem and Baranski 2009)</w:t>
      </w:r>
      <w:r w:rsidR="001B4A47">
        <w:fldChar w:fldCharType="end"/>
      </w:r>
      <w:r w:rsidRPr="007D3A3E">
        <w:t xml:space="preserve">. </w:t>
      </w:r>
      <w:proofErr w:type="gramStart"/>
      <w:r w:rsidRPr="007D3A3E">
        <w:t>The majority of</w:t>
      </w:r>
      <w:proofErr w:type="gramEnd"/>
      <w:r w:rsidRPr="007D3A3E">
        <w:t xml:space="preserve"> breeding programs have focused on increasing growth rates and maximizing productivity and have been met with success. For example, Atlantic salmon breeding programs have increased harvest weight by 12% per generation with cumulative genetic gains of ~200% over multiple generations </w:t>
      </w:r>
      <w:r w:rsidR="001B4A47">
        <w:fldChar w:fldCharType="begin"/>
      </w:r>
      <w:r w:rsidR="001B4A47">
        <w:instrText xml:space="preserve"> ADDIN ZOTERO_ITEM CSL_CITATION {"citationID":"vCiIBqrc","properties":{"formattedCitation":"(Janssen et al. 2016)","plainCitation":"(Janssen et al. 2016)","noteIndex":0},"citationItems":[{"id":352,"uris":["http://zotero.org/groups/2324269/items/54RIRARE"],"uri":["http://zotero.org/groups/2324269/items/54RIRARE"],"itemData":{"id":352,"type":"article-journal","title":"Impact of selective breeding on European aquaculture","container-title":"Aquaculture","collection-title":"International Symposium on Genetics in Aquaculture XII (ISGA XII)","page":"8-16","volume":"472","source":"ScienceDirect","abstract":"Objectives of this study were to determine the combined market share of breeding companies in aquaculture production in Europe, to describe the main characteristics of breeding companies and their programs, and to provide per species estimates on cumulative genetic gain in growth performance. Surveys were conducted among breeding companies of five major species cultured in Europe: Atlantic salmon, rainbow trout, European seabass, gilthead seabream, and turbot. The market share was estimated as the combined egg or juvenile production of breeding companies relative to the total egg or juvenile production in Europe for each species in 2012. Cumulative genetic gain was estimated from the number of selected generations in current breeding programs, combined with genetic trends, reported selection responses in literature, and phenotypic differences. The combined market share of breeding companies ranged from 43–56% for seabass to 100% for turbot. The total volume of fish production in Europe that originated from selective breeding was 1653–1706 thousand tonnes, corresponding to 80–83% of the total aquaculture production. Over species, there were 37 breeding programs of which the majority performed family selection. Growth performance was universally selected upon. Cumulative genetic gain in growth performance varied from +65% for turbot to +900% for trout in terms of harvest weight, and from +25% for turbot to +200% for trout in terms of thermal growth coefficient. It is concluded that selective breeding has a major impact on European aquaculture and will contribute to future growth of the sector.\nStatement of relevance\nThis manuscript helps to understand the impact of selective breeding on European aquaculture. It shows that the adoption of selective breeding is much higher in Europe than globally. It demonstrates that selective breeding has led to major improvements. Forecasts of industry trends are made and the importance of selective breeding to future growth of aquaculture production is illustrated.","DOI":"10.1016/j.aquaculture.2016.03.012","ISSN":"0044-8486","journalAbbreviation":"Aquaculture","author":[{"family":"Janssen","given":"K."},{"family":"Chavanne","given":"H."},{"family":"Berentsen","given":"P."},{"family":"Komen","given":"H."}],"issued":{"date-parts":[["2016"]]}}}],"schema":"https://github.com/citation-style-language/schema/raw/master/csl-citation.json"} </w:instrText>
      </w:r>
      <w:r w:rsidR="001B4A47">
        <w:fldChar w:fldCharType="separate"/>
      </w:r>
      <w:r w:rsidR="001B4A47">
        <w:rPr>
          <w:noProof/>
        </w:rPr>
        <w:t>(Janssen et al. 2016)</w:t>
      </w:r>
      <w:r w:rsidR="001B4A47">
        <w:fldChar w:fldCharType="end"/>
      </w:r>
      <w:r w:rsidRPr="007D3A3E">
        <w:t>. Similarly, seabream breeding programs have increased harvest weight by 10-15% per generation with cumulative genetic gains of ~100% over multiple generations</w:t>
      </w:r>
      <w:r w:rsidR="001B4A47">
        <w:t xml:space="preserve"> </w:t>
      </w:r>
      <w:r w:rsidR="001B4A47">
        <w:fldChar w:fldCharType="begin"/>
      </w:r>
      <w:r w:rsidR="001B4A47">
        <w:instrText xml:space="preserve"> ADDIN ZOTERO_ITEM CSL_CITATION {"citationID":"oaKtMHEb","properties":{"formattedCitation":"(Janssen et al. 2016)","plainCitation":"(Janssen et al. 2016)","noteIndex":0},"citationItems":[{"id":352,"uris":["http://zotero.org/groups/2324269/items/54RIRARE"],"uri":["http://zotero.org/groups/2324269/items/54RIRARE"],"itemData":{"id":352,"type":"article-journal","title":"Impact of selective breeding on European aquaculture","container-title":"Aquaculture","collection-title":"International Symposium on Genetics in Aquaculture XII (ISGA XII)","page":"8-16","volume":"472","source":"ScienceDirect","abstract":"Objectives of this study were to determine the combined market share of breeding companies in aquaculture production in Europe, to describe the main characteristics of breeding companies and their programs, and to provide per species estimates on cumulative genetic gain in growth performance. Surveys were conducted among breeding companies of five major species cultured in Europe: Atlantic salmon, rainbow trout, European seabass, gilthead seabream, and turbot. The market share was estimated as the combined egg or juvenile production of breeding companies relative to the total egg or juvenile production in Europe for each species in 2012. Cumulative genetic gain was estimated from the number of selected generations in current breeding programs, combined with genetic trends, reported selection responses in literature, and phenotypic differences. The combined market share of breeding companies ranged from 43–56% for seabass to 100% for turbot. The total volume of fish production in Europe that originated from selective breeding was 1653–1706 thousand tonnes, corresponding to 80–83% of the total aquaculture production. Over species, there were 37 breeding programs of which the majority performed family selection. Growth performance was universally selected upon. Cumulative genetic gain in growth performance varied from +65% for turbot to +900% for trout in terms of harvest weight, and from +25% for turbot to +200% for trout in terms of thermal growth coefficient. It is concluded that selective breeding has a major impact on European aquaculture and will contribute to future growth of the sector.\nStatement of relevance\nThis manuscript helps to understand the impact of selective breeding on European aquaculture. It shows that the adoption of selective breeding is much higher in Europe than globally. It demonstrates that selective breeding has led to major improvements. Forecasts of industry trends are made and the importance of selective breeding to future growth of aquaculture production is illustrated.","DOI":"10.1016/j.aquaculture.2016.03.012","ISSN":"0044-8486","journalAbbreviation":"Aquaculture","author":[{"family":"Janssen","given":"K."},{"family":"Chavanne","given":"H."},{"family":"Berentsen","given":"P."},{"family":"Komen","given":"H."}],"issued":{"date-parts":[["2016"]]}}}],"schema":"https://github.com/citation-style-language/schema/raw/master/csl-citation.json"} </w:instrText>
      </w:r>
      <w:r w:rsidR="001B4A47">
        <w:fldChar w:fldCharType="separate"/>
      </w:r>
      <w:r w:rsidR="001B4A47">
        <w:rPr>
          <w:noProof/>
        </w:rPr>
        <w:t>(Janssen et al. 2016)</w:t>
      </w:r>
      <w:r w:rsidR="001B4A47">
        <w:fldChar w:fldCharType="end"/>
      </w:r>
      <w:r w:rsidRPr="007D3A3E">
        <w:t xml:space="preserve">. These cumulative gains exceed the 25-41% total increase in annual growth rate thought to be necessary to offset the most extreme climate-induced decreases in </w:t>
      </w:r>
      <w:proofErr w:type="spellStart"/>
      <w:r w:rsidRPr="007D3A3E">
        <w:t>mariculture</w:t>
      </w:r>
      <w:proofErr w:type="spellEnd"/>
      <w:r w:rsidRPr="007D3A3E">
        <w:t xml:space="preserve"> productivity</w:t>
      </w:r>
      <w:r w:rsidR="001B4A47">
        <w:t xml:space="preserve"> </w:t>
      </w:r>
      <w:r w:rsidR="001B4A47">
        <w:fldChar w:fldCharType="begin"/>
      </w:r>
      <w:r w:rsidR="00E64B95">
        <w:instrText xml:space="preserve"> ADDIN ZOTERO_ITEM CSL_CITATION {"citationID":"JkI0xfus","properties":{"formattedCitation":"(Klinger Dane H., Levin Simon A., and Watson James R. 2017)","plainCitation":"(Klinger Dane H., Levin Simon A., and Watson James R. 2017)","dontUpdate":true,"noteIndex":0},"citationItems":[{"id":359,"uris":["http://zotero.org/groups/2324269/items/KMA7LQIG"],"uri":["http://zotero.org/groups/2324269/items/KMA7LQIG"],"itemData":{"id":359,"type":"article-journal","title":"The growth of finfish in global open-ocean aquaculture under climate change","container-title":"Proceedings of the Royal Society B: Biological Sciences","page":"20170834","volume":"284","issue":"1864","source":"royalsocietypublishing.org (Atypon)","abstract":"Aquaculture production is projected to expand from land-based operations to the open ocean as demand for seafood grows and competition increases for inputs to land-based aquaculture, such as freshwater and suitable land. In contrast to land-based production, open-ocean aquaculture is constrained by oceanographic factors, such as current speeds and seawater temperature, which are dynamic in time and space, and cannot easily be controlled. As such, the potential for offshore aquaculture to increase seafood production is tied to the physical state of the oceans. We employ a novel spatial model to estimate the potential of open-ocean finfish aquaculture globally, given physical, biological and technological constraints. Finfish growth potential for three common aquaculture species representing different thermal guilds—Atlantic salmon (Salmo salar), gilthead seabream (Sparus aurata) and cobia (Rachycentron canadum)—is compared across species and regions and with climate change, based on outputs of a high-resolution global climate model. Globally, there are ample areas that are physically suitable for fish growth and potential expansion of the nascent aquaculture industry. The effects of climate change are heterogeneous across species and regions, but areas with existing aquaculture industries are likely to see increases in growth rates. In areas where climate change results in reduced growth rates, adaptation measures, such as selective breeding, can probably offset potential production losses.","DOI":"10.1098/rspb.2017.0834","journalAbbreviation":"Proceedings of the Royal Society B: Biological Sciences","author":[{"literal":"Klinger Dane H."},{"literal":"Levin Simon A."},{"literal":"Watson James R."}],"issued":{"date-parts":[["2017",10,11]]}}}],"schema":"https://github.com/citation-style-language/schema/raw/master/csl-citation.json"} </w:instrText>
      </w:r>
      <w:r w:rsidR="001B4A47">
        <w:fldChar w:fldCharType="separate"/>
      </w:r>
      <w:r w:rsidR="001B4A47">
        <w:rPr>
          <w:noProof/>
        </w:rPr>
        <w:t>(Klinger</w:t>
      </w:r>
      <w:r w:rsidR="00E24F34">
        <w:rPr>
          <w:noProof/>
        </w:rPr>
        <w:t xml:space="preserve"> et al.</w:t>
      </w:r>
      <w:r w:rsidR="001B4A47">
        <w:rPr>
          <w:noProof/>
        </w:rPr>
        <w:t xml:space="preserve"> 2017)</w:t>
      </w:r>
      <w:r w:rsidR="001B4A47">
        <w:fldChar w:fldCharType="end"/>
      </w:r>
      <w:r w:rsidRPr="007D3A3E">
        <w:t xml:space="preserve">; thus, selective breeding for fast growth rates alone could be sufficient to offset many of the negative impacts of climate change on </w:t>
      </w:r>
      <w:proofErr w:type="spellStart"/>
      <w:r w:rsidRPr="007D3A3E">
        <w:t>mariculture</w:t>
      </w:r>
      <w:proofErr w:type="spellEnd"/>
      <w:r w:rsidRPr="007D3A3E">
        <w:t>.</w:t>
      </w:r>
    </w:p>
    <w:p w14:paraId="15213A12" w14:textId="77777777" w:rsidR="00D70396" w:rsidRPr="007D3A3E" w:rsidRDefault="00CB13CA">
      <w:r w:rsidRPr="007D3A3E">
        <w:t xml:space="preserve"> </w:t>
      </w:r>
    </w:p>
    <w:p w14:paraId="36BD8D4C" w14:textId="18941257" w:rsidR="00D70396" w:rsidRPr="007D3A3E" w:rsidRDefault="00CB13CA">
      <w:pPr>
        <w:rPr>
          <w:color w:val="FF0000"/>
        </w:rPr>
      </w:pPr>
      <w:r w:rsidRPr="007D3A3E">
        <w:t xml:space="preserve">Selective breeding for fast growth rates at elevated temperatures could further offset the impacts of climate change on </w:t>
      </w:r>
      <w:proofErr w:type="spellStart"/>
      <w:r w:rsidRPr="007D3A3E">
        <w:t>mariculture</w:t>
      </w:r>
      <w:proofErr w:type="spellEnd"/>
      <w:r w:rsidRPr="007D3A3E">
        <w:t xml:space="preserve"> but has yet to be widely implemented</w:t>
      </w:r>
      <w:r w:rsidR="001B4A47">
        <w:t xml:space="preserve"> </w:t>
      </w:r>
      <w:r w:rsidR="001B4A47">
        <w:fldChar w:fldCharType="begin"/>
      </w:r>
      <w:r w:rsidR="00E64B95">
        <w:instrText xml:space="preserve"> ADDIN ZOTERO_ITEM CSL_CITATION {"citationID":"QvujUoUi","properties":{"formattedCitation":"(Gjedrem, Robinson, and Rye 2012)","plainCitation":"(Gjedrem, Robinson, and Rye 2012)","dontUpdate":true,"noteIndex":0},"citationItems":[{"id":342,"uris":["http://zotero.org/groups/2324269/items/2FYXX6CL"],"uri":["http://zotero.org/groups/2324269/items/2FYXX6CL"],"itemData":{"id":342,"type":"article-journal","title":"The importance of selective breeding in aquaculture to meet future demands for animal protein: A review","container-title":"Aquaculture","page":"117-129","volume":"350-353","source":"ScienceDirect","abstract":"Aquaculture is the fastest growing food production industry, and the vast majority of aquaculture products are derived from Asia. The quantity of aquaculture products directly consumed is now greater than that resulting from conventional fisheries. The nutritional value of aquatic products compares favourably with meat from farm animals because they are rich in micronutrients and contain high levels of healthy omega-3 fatty acids. Compared with farm animals, fish are more efficient converters of energy and protein. If the aquaculture sector continues to expand at its current rate, production will reach 132million tonnes of fish and shellfish and 43million tonnes of seaweed in 2020. Future potential for marine aquaculture production can be estimated based on the length of coastline, and for freshwater aquaculture from available land area in different countries. The average marine production in 2005 was 103tonnes per km coastline, varying from 0 to 1721 (China). Freshwater aquaculture production in 2005 averaged 0.17tonnes/ha, varying from 0 to close to 6tonnes per ha (Bangladesh), also indicating potential to dramatically increase freshwater aquaculture output. Simple estimations indicate potential for a 20-fold increase in world aquaculture production. Limits imposed by the availability of feed resources would be lessened by growing more herbivorous species and by using more of genetically improved stocks. Aquaculture generally trails far behind plant and farm animal industries in utilizing selective breeding as a tool to improve the biological efficiency of production. It is estimated that at present less than 10% of aquaculture production is based on genetically improved stocks, despite the fact that annual genetic gains reported for aquatic species are substantially higher than that of farm animals. With an average genetic gain in growth rate of 12.5% per generation, production may be dramatically increased if genetically improved animals are used. Importantly, animals selected for faster growth have also been shown to have improved feed conversion and higher survival, implying that increased use of selectively bred stocks leads to better utilization of limited resources such as feed, labour, water, and available land and sea areas.","DOI":"10.1016/j.aquaculture.2012.04.008","ISSN":"0044-8486","title-short":"The importance of selective breeding in aquaculture to meet future demands for animal protein","journalAbbreviation":"Aquaculture","author":[{"family":"Gjedrem","given":"Trygve"},{"family":"Robinson","given":"Nick"},{"family":"Rye","given":"Morten"}],"issued":{"date-parts":[["2012",6,20]]}}}],"schema":"https://github.com/citation-style-language/schema/raw/master/csl-citation.json"} </w:instrText>
      </w:r>
      <w:r w:rsidR="001B4A47">
        <w:fldChar w:fldCharType="separate"/>
      </w:r>
      <w:r w:rsidR="001B4A47">
        <w:rPr>
          <w:noProof/>
        </w:rPr>
        <w:t>(Gjedrem</w:t>
      </w:r>
      <w:r w:rsidR="00E24F34">
        <w:rPr>
          <w:noProof/>
        </w:rPr>
        <w:t xml:space="preserve"> et al.</w:t>
      </w:r>
      <w:r w:rsidR="001B4A47">
        <w:rPr>
          <w:noProof/>
        </w:rPr>
        <w:t xml:space="preserve"> 2012)</w:t>
      </w:r>
      <w:r w:rsidR="001B4A47">
        <w:fldChar w:fldCharType="end"/>
      </w:r>
      <w:r w:rsidRPr="007D3A3E">
        <w:t xml:space="preserve"> and has been met with mixed success</w:t>
      </w:r>
      <w:r w:rsidR="001B4A47">
        <w:t xml:space="preserve"> </w:t>
      </w:r>
      <w:r w:rsidR="001B4A47">
        <w:fldChar w:fldCharType="begin"/>
      </w:r>
      <w:r w:rsidR="001B4A47">
        <w:instrText xml:space="preserve"> ADDIN ZOTERO_ITEM CSL_CITATION {"citationID":"F9wcigSA","properties":{"formattedCitation":"(Gjedrem and Baranski 2009; Sae-Lim et al. 2017)","plainCitation":"(Gjedrem and Baranski 2009; Sae-Lim et al. 2017)","noteIndex":0},"citationItems":[{"id":340,"uris":["http://zotero.org/groups/2324269/items/NTE29SH7"],"uri":["http://zotero.org/groups/2324269/items/NTE29SH7"],"itemData":{"id":340,"type":"book","title":"Selective Breeding in Aquaculture: an Introduction","publisher":"Springer Science &amp; Business Media","number-of-pages":"221","source":"Google Books","abstract":"The foundation of quantitative genetics theory was developed during the last century and facilitated many successful breeding programs for cultivated plants and t- restrial livestock. The results have been almost universally impressive, and today nearly all agricultural production utilises genetically improved seed and animals. The aquaculture industry can learn a great deal from these experiences, because the basic theory behind selective breeding is the same for all species. The ?rst published selection experiments in aquaculture started in 1920 s to improve disease resistance in ?sh, but it was not before the 1970 s that the ?rst family based breeding program was initiated for Atlantic salmon in Norway by AKVAFORSK. Unfortunately, the subsequent implementation of selective breeding on a wider scale in aquaculture has been slow, and despite the dramatic gains that have been demonstrated in a number of species, less than 10% of world aquaculture production is currently based on improved stocks. For the long-term sustainability of aquaculture production, there is an urgent need to develop and implement e- cient breeding programs for all species under commercial production. The ability for aquaculture to successfully meet the demands of an ever increasing human p- ulation, will rely on genetically improved stocks that utilise feed, water and land resources in an ef?cient way. Technological advances like genome sequences of aquaculture species, and advanced molecular methods means that there are new and exciting prospects for building on these well-established methods into the future.","ISBN":"978-90-481-2773-3","note":"Google-Books-ID: 2ec7Txf3KZkC","title-short":"Selective Breeding in Aquaculture","language":"en","author":[{"family":"Gjedrem","given":"Trygve"},{"family":"Baranski","given":"Matthew"}],"issued":{"date-parts":[["2009"]]}}},{"id":382,"uris":["http://zotero.org/groups/2324269/items/NN5HLQ5R"],"uri":["http://zotero.org/groups/2324269/items/NN5HLQ5R"],"itemData":{"id":382,"type":"article-journal","title":"BREEDING AND GENETICS SYMPOSIUM: Climate change and selective breeding in aquaculture","container-title":"Journal of Animal Science","page":"1801-1812","volume":"95","issue":"4","source":"academic.oup.com","abstract":"ABSTRACT.  Aquaculture is the fastest growing food production sector and it contributes significantly to global food security. Based on Food and Agriculture Org","DOI":"10.2527/jas.2016.1066","ISSN":"0021-8812","title-short":"BREEDING AND GENETICS SYMPOSIUM","journalAbbreviation":"J Anim Sci","language":"en","author":[{"family":"Sae-Lim","given":"P."},{"family":"Kause","given":"A."},{"family":"Mulder","given":"H. A."},{"family":"Olesen","given":"I."}],"issued":{"date-parts":[["2017",4,1]]}}}],"schema":"https://github.com/citation-style-language/schema/raw/master/csl-citation.json"} </w:instrText>
      </w:r>
      <w:r w:rsidR="001B4A47">
        <w:fldChar w:fldCharType="separate"/>
      </w:r>
      <w:r w:rsidR="001B4A47">
        <w:rPr>
          <w:noProof/>
        </w:rPr>
        <w:t>(Gjedrem and Baranski 2009; Sae-Lim et al. 2017)</w:t>
      </w:r>
      <w:r w:rsidR="001B4A47">
        <w:fldChar w:fldCharType="end"/>
      </w:r>
      <w:r w:rsidRPr="007D3A3E">
        <w:t>. Some selective breeding programs have successfully resulted in increased temperature tolerances</w:t>
      </w:r>
      <w:r w:rsidR="001B4A47">
        <w:t xml:space="preserve"> </w:t>
      </w:r>
      <w:r w:rsidR="001B4A47">
        <w:fldChar w:fldCharType="begin"/>
      </w:r>
      <w:r w:rsidR="001B4A47">
        <w:instrText xml:space="preserve"> ADDIN ZOTERO_ITEM CSL_CITATION {"citationID":"igXZRRLX","properties":{"formattedCitation":"(Sae-Lim et al. 2017)","plainCitation":"(Sae-Lim et al. 2017)","noteIndex":0},"citationItems":[{"id":382,"uris":["http://zotero.org/groups/2324269/items/NN5HLQ5R"],"uri":["http://zotero.org/groups/2324269/items/NN5HLQ5R"],"itemData":{"id":382,"type":"article-journal","title":"BREEDING AND GENETICS SYMPOSIUM: Climate change and selective breeding in aquaculture","container-title":"Journal of Animal Science","page":"1801-1812","volume":"95","issue":"4","source":"academic.oup.com","abstract":"ABSTRACT.  Aquaculture is the fastest growing food production sector and it contributes significantly to global food security. Based on Food and Agriculture Org","DOI":"10.2527/jas.2016.1066","ISSN":"0021-8812","title-short":"BREEDING AND GENETICS SYMPOSIUM","journalAbbreviation":"J Anim Sci","language":"en","author":[{"family":"Sae-Lim","given":"P."},{"family":"Kause","given":"A."},{"family":"Mulder","given":"H. A."},{"family":"Olesen","given":"I."}],"issued":{"date-parts":[["2017",4,1]]}}}],"schema":"https://github.com/citation-style-language/schema/raw/master/csl-citation.json"} </w:instrText>
      </w:r>
      <w:r w:rsidR="001B4A47">
        <w:fldChar w:fldCharType="separate"/>
      </w:r>
      <w:r w:rsidR="001B4A47">
        <w:rPr>
          <w:noProof/>
        </w:rPr>
        <w:t>(Sae-Lim et al. 2017)</w:t>
      </w:r>
      <w:r w:rsidR="001B4A47">
        <w:fldChar w:fldCharType="end"/>
      </w:r>
      <w:r w:rsidRPr="007D3A3E">
        <w:t>, but these breeding programs can be costly</w:t>
      </w:r>
      <w:r w:rsidR="001B4A47">
        <w:t xml:space="preserve"> </w:t>
      </w:r>
      <w:r w:rsidR="001B4A47">
        <w:fldChar w:fldCharType="begin"/>
      </w:r>
      <w:r w:rsidR="00E64B95">
        <w:instrText xml:space="preserve"> ADDIN ZOTERO_ITEM CSL_CITATION {"citationID":"QKPvhmez","properties":{"formattedCitation":"(Ponzoni et al. 2008; Gjedrem, Robinson, and Rye 2012)","plainCitation":"(Ponzoni et al. 2008; Gjedrem, Robinson, and Rye 2012)","dontUpdate":true,"noteIndex":0},"citationItems":[{"id":370,"uris":["http://zotero.org/groups/2324269/items/SSU6BVRM"],"uri":["http://zotero.org/groups/2324269/items/SSU6BVRM"],"itemData":{"id":370,"type":"article-journal","title":"Accounting for genotype by environment interaction in economic appraisal of genetic improvement programs in common carp Cyprinus carpio","container-title":"Aquaculture","page":"47-55","volume":"285","issue":"1","source":"ScienceDirect","abstract":"In this study we examine effects of genotype by environment (G×E) interaction due to re-ranking and scaling effects on economic benefit (EB) and benefit to cost ratio (BCR) from a genetic improvement program in common carp at a national level in Vietnam. A discount approach was used for the economic evaluation over a 10 year time horizon. G×E interaction resulting from scaling effects generally had a negligible impact on EB and BCR. However, both EB and BCR decreased with the magnitude of the G×E (i.e. with the decrease in the genetic correlations between homologous traits in the selection and production environments). Furthermore, both EB and BCR from the genetic improvement program depend on other factors, which can be categorized in three groups: i) biological (heritability and feed intake), ii) economic (initial investment, annual recurrent cost, discount rate, price of fish and feed cost) and iii) operational (year when first return is realized, adoption rates of the improved fish by the production sector). The level of heritability affected EB and BCR, with greater heritability being associated with greater EB and BCR. Accounting for feed intake in breeding objectives avoided an overestimation of EB and BCR. Generally, the economic efficiency of the breeding program was almost insensitive to initial investment and annual cost. Increasing the discount rate by three times reduced EB and BCR by a factor of only 1.4 and 2.0, respectively. The price of fish and feed costs had a substantial effect on EB and BCR. However, the greatest contribution to variations in EB and BCR came from increases in adoption rates of the improved fish by the industry. The risk program failure due to technical reasons was extremely low. We conclude that even under the most conservative assumptions, and in the presence of G×E interaction, genetic improvement programs are highly beneficial from an economic viewpoint, and that for the situations studied they could result in EBs ranging from 11 to 226 million US$, and corresponding BCRs of 22 to 420.","DOI":"10.1016/j.aquaculture.2008.08.012","ISSN":"0044-8486","journalAbbreviation":"Aquaculture","author":[{"family":"Ponzoni","given":"Raul W."},{"family":"Nguyen","given":"Nguyen Hong"},{"family":"Khaw","given":"Hooi Ling"},{"family":"Ninh","given":"Nguyen Huu"}],"issued":{"date-parts":[["2008",12,7]]}}},{"id":342,"uris":["http://zotero.org/groups/2324269/items/2FYXX6CL"],"uri":["http://zotero.org/groups/2324269/items/2FYXX6CL"],"itemData":{"id":342,"type":"article-journal","title":"The importance of selective breeding in aquaculture to meet future demands for animal protein: A review","container-title":"Aquaculture","page":"117-129","volume":"350-353","source":"ScienceDirect","abstract":"Aquaculture is the fastest growing food production industry, and the vast majority of aquaculture products are derived from Asia. The quantity of aquaculture products directly consumed is now greater than that resulting from conventional fisheries. The nutritional value of aquatic products compares favourably with meat from farm animals because they are rich in micronutrients and contain high levels of healthy omega-3 fatty acids. Compared with farm animals, fish are more efficient converters of energy and protein. If the aquaculture sector continues to expand at its current rate, production will reach 132million tonnes of fish and shellfish and 43million tonnes of seaweed in 2020. Future potential for marine aquaculture production can be estimated based on the length of coastline, and for freshwater aquaculture from available land area in different countries. The average marine production in 2005 was 103tonnes per km coastline, varying from 0 to 1721 (China). Freshwater aquaculture production in 2005 averaged 0.17tonnes/ha, varying from 0 to close to 6tonnes per ha (Bangladesh), also indicating potential to dramatically increase freshwater aquaculture output. Simple estimations indicate potential for a 20-fold increase in world aquaculture production. Limits imposed by the availability of feed resources would be lessened by growing more herbivorous species and by using more of genetically improved stocks. Aquaculture generally trails far behind plant and farm animal industries in utilizing selective breeding as a tool to improve the biological efficiency of production. It is estimated that at present less than 10% of aquaculture production is based on genetically improved stocks, despite the fact that annual genetic gains reported for aquatic species are substantially higher than that of farm animals. With an average genetic gain in growth rate of 12.5% per generation, production may be dramatically increased if genetically improved animals are used. Importantly, animals selected for faster growth have also been shown to have improved feed conversion and higher survival, implying that increased use of selectively bred stocks leads to better utilization of limited resources such as feed, labour, water, and available land and sea areas.","DOI":"10.1016/j.aquaculture.2012.04.008","ISSN":"0044-8486","title-short":"The importance of selective breeding in aquaculture to meet future demands for animal protein","journalAbbreviation":"Aquaculture","author":[{"family":"Gjedrem","given":"Trygve"},{"family":"Robinson","given":"Nick"},{"family":"Rye","given":"Morten"}],"issued":{"date-parts":[["2012",6,20]]}}}],"schema":"https://github.com/citation-style-language/schema/raw/master/csl-citation.json"} </w:instrText>
      </w:r>
      <w:r w:rsidR="001B4A47">
        <w:fldChar w:fldCharType="separate"/>
      </w:r>
      <w:r w:rsidR="001B4A47">
        <w:rPr>
          <w:noProof/>
        </w:rPr>
        <w:t>(Ponzoni et al. 2008; Gjedrem</w:t>
      </w:r>
      <w:r w:rsidR="00E24F34">
        <w:rPr>
          <w:noProof/>
        </w:rPr>
        <w:t xml:space="preserve"> et al. </w:t>
      </w:r>
      <w:r w:rsidR="001B4A47">
        <w:rPr>
          <w:noProof/>
        </w:rPr>
        <w:t>2012)</w:t>
      </w:r>
      <w:r w:rsidR="001B4A47">
        <w:fldChar w:fldCharType="end"/>
      </w:r>
      <w:r w:rsidRPr="007D3A3E">
        <w:t>. Furthermore, the use of selectively bred fish can pose risks to wild populations and ecosystems</w:t>
      </w:r>
      <w:r w:rsidR="001B4A47">
        <w:t xml:space="preserve"> </w:t>
      </w:r>
      <w:r w:rsidR="001B4A47">
        <w:fldChar w:fldCharType="begin"/>
      </w:r>
      <w:r w:rsidR="001B4A47">
        <w:instrText xml:space="preserve"> ADDIN ZOTERO_ITEM CSL_CITATION {"citationID":"Vv82MkIz","properties":{"formattedCitation":"(Lind et al. 2012)","plainCitation":"(Lind et al. 2012)","noteIndex":0},"citationItems":[{"id":367,"uris":["http://zotero.org/groups/2324269/items/SRB9PCTD"],"uri":["http://zotero.org/groups/2324269/items/SRB9PCTD"],"itemData":{"id":367,"type":"article-journal","title":"Selective Breeding in Fish and Conservation of Genetic Resources for Aquaculture","container-title":"Reproduction in Domestic Animals","page":"255-263","volume":"47","issue":"s4","source":"Wiley Online Library","abstract":"Content To satisfy increasing demands for fish as food, progress must occur towards greater aquaculture productivity whilst retaining the wild and farmed genetic resources that underpin global fish production. We review the main selection methods that have been developed for genetic improvement in aquaculture, and discuss their virtues and shortcomings. Examples of the application of mass, cohort, within family, and combined between-family and within-family selection are given. In addition, we review the manner in which fish genetic resources can be lost at the intra-specific, species and ecosystem levels and discuss options to best prevent this. We illustrate that fundamental principles of genetic management are common in the implementation of both selective breeding and conservation programmes, and should be emphasized in capacity development efforts. We highlight the value of applied genetics approaches for increasing aquaculture productivity and the conservation of fish genetic resources.","DOI":"10.1111/j.1439-0531.2012.02084.x","ISSN":"1439-0531","language":"en","author":[{"family":"Lind","given":"C. E."},{"family":"Ponzoni","given":"R. W."},{"family":"Nguyen","given":"N. H."},{"family":"Khaw","given":"H. L."}],"issued":{"date-parts":[["2012"]]}}}],"schema":"https://github.com/citation-style-language/schema/raw/master/csl-citation.json"} </w:instrText>
      </w:r>
      <w:r w:rsidR="001B4A47">
        <w:fldChar w:fldCharType="separate"/>
      </w:r>
      <w:r w:rsidR="001B4A47">
        <w:rPr>
          <w:noProof/>
        </w:rPr>
        <w:t>(Lind et al. 2012)</w:t>
      </w:r>
      <w:r w:rsidR="001B4A47">
        <w:fldChar w:fldCharType="end"/>
      </w:r>
      <w:r w:rsidRPr="007D3A3E">
        <w:t>. Cultured fish frequently escape from aquaculture facilities</w:t>
      </w:r>
      <w:r w:rsidR="001B4A47">
        <w:t xml:space="preserve"> </w:t>
      </w:r>
      <w:r w:rsidR="001B4A47">
        <w:fldChar w:fldCharType="begin"/>
      </w:r>
      <w:r w:rsidR="001B4A47">
        <w:instrText xml:space="preserve"> ADDIN ZOTERO_ITEM CSL_CITATION {"citationID":"4lneZcDa","properties":{"formattedCitation":"(Jensen et al. 2010)","plainCitation":"(Jensen et al. 2010)","noteIndex":0},"citationItems":[{"id":356,"uris":["http://zotero.org/groups/2324269/items/8FBZKE28"],"uri":["http://zotero.org/groups/2324269/items/8FBZKE28"],"itemData":{"id":356,"type":"article-journal","title":"Escapes of fishes from Norwegian sea-cage aquaculture: causes, consequences and prevention","container-title":"Aquaculture Environment Interactions","page":"71-83","volume":"1","issue":"1","source":"DOI.org (Crossref)","abstract":"The escape of fish from aquaculture is perceived as a threat to wild fish populations. The escapes problem is largely caused by technical and operational failures of fish farming equipment. In Norway, 3.93 million Atlantic salmon Salmo salar, 0.98 million rainbow trout Oncorhynchus mykiss and 1.05 million Atlantic cod Gadus morhua escaped from 2001 to 2009. Salmonids primarily escape after structural failures of containment equipment, while a far greater percentage of cod than salmon escape through holes in the nets. Correlative evidence suggests that after the Norwegian technical standard (NS 9415) for sea-cage farms took effect in 2004, the total number of escaped Atlantic salmon declined from &gt; 600 000 (2001 to 2006) to &lt; 200 000 fish yr–1 (2007 to 2009), despite the total number of salmon held in sea-cages increasing by 44% during this period. No similar decrease in escaped cod has occurred, suggesting that other measures, such as improved netting materials for sea-cages, are required. In addition to escaping as juveniles or adults, cod may reproduce in seacages, and thus fertilised eggs escape to the environment. The ecological effects of ‘escape through spawning’ are unclear, and methods to inhibit escape by this mechanism are being explored. To prevent escapes of juvenile and adult fish as sea-cage aquaculture industries develop, we recommend that policy-makers implement a 5 component strategy: (1) establish mandatory reporting of all escape incidents; (2) establish a mechanism to analyse and learn from the mandatory reporting; (3) conduct mandatory, rapid, technical assessments to determine the causes of escape incidents involving more than 10 000 fish; (4) introduce a technical standard for sea-cage aquaculture equipment coupled with an independent mechanism to enforce the standard; and (5) conduct mandatory training of fish farm staff in escape-critical operations and techniques.","DOI":"10.3354/aei00008","ISSN":"1869-215X, 1869-7534","title-short":"Escapes of fishes from Norwegian sea-cage aquaculture","journalAbbreviation":"Aquacult. Environ. Interact.","language":"en","author":[{"family":"Jensen","given":"Ø"},{"family":"Dempster","given":"T"},{"family":"Thorstad","given":"Eb"},{"family":"Uglem","given":"I"},{"family":"Fredheim","given":"A"}],"issued":{"date-parts":[["2010",8,12]]}}}],"schema":"https://github.com/citation-style-language/schema/raw/master/csl-citation.json"} </w:instrText>
      </w:r>
      <w:r w:rsidR="001B4A47">
        <w:fldChar w:fldCharType="separate"/>
      </w:r>
      <w:r w:rsidR="001B4A47">
        <w:rPr>
          <w:noProof/>
        </w:rPr>
        <w:t>(Jensen et al. 2010)</w:t>
      </w:r>
      <w:r w:rsidR="001B4A47">
        <w:fldChar w:fldCharType="end"/>
      </w:r>
      <w:r w:rsidRPr="007D3A3E">
        <w:t xml:space="preserve"> and can interbreed with wild fish leading to reduced genetic variability and reduction in fitness in wild populations</w:t>
      </w:r>
      <w:r w:rsidR="001B4A47">
        <w:t xml:space="preserve"> </w:t>
      </w:r>
      <w:r w:rsidR="001B4A47">
        <w:fldChar w:fldCharType="begin"/>
      </w:r>
      <w:r w:rsidR="001B4A47">
        <w:instrText xml:space="preserve"> ADDIN ZOTERO_ITEM CSL_CITATION {"citationID":"euWOr91H","properties":{"formattedCitation":"(Hutchings and Fraser 2008)","plainCitation":"(Hutchings and Fraser 2008)","noteIndex":0},"citationItems":[{"id":349,"uris":["http://zotero.org/groups/2324269/items/992YX9WF"],"uri":["http://zotero.org/groups/2324269/items/992YX9WF"],"itemData":{"id":349,"type":"article-journal","title":"The nature of fisheries- and farming-induced evolution","container-title":"Molecular Ecology","page":"294-313","volume":"17","issue":"1","source":"Wiley Online Library","abstract":"Humans have a penchant for unintentionally selecting against that which they desire most. In fishes, unprecedented reductions in abundance have been associated with unprecedented changes in harvesting and aquaculture technologies. Fishing, the predominant cause of fish-population collapses, is increasingly believed to generate evolutionary changes to characters of import to individual fitness, population persistence and levels of sustainable yield. Human-induced genetic change to wild populations can also result from interactions with their domesticated counterparts. Our examination of fisheries- and farming-induced evolution includes factors that may influence the magnitude, rate and reversibility of genetic responses, the potential for shifts in reaction norms and reduced plasticity, loss of genetic variability, outbreeding depression and their demographic consequences to wild fishes. We also suggest management initiatives to mitigate the effects of fisheries- and farming-induced evolution. Ultimately, the question of whether fishing or fish farming can cause evolutionary change is moot. The key issue is whether such change is likely to have negative conservation- or socio-economic consequences. Although the study of human-induced evolution on fishes should continue to include estimates of the magnitude and rate of selection, there is a critical need for research that addresses short- and long-term demographic consequences to population persistence, plasticity, recovery and productivity.","DOI":"10.1111/j.1365-294X.2007.03485.x","ISSN":"1365-294X","language":"en","author":[{"family":"Hutchings","given":"Jeffrey A."},{"family":"Fraser","given":"Dylan J."}],"issued":{"date-parts":[["2008"]]}}}],"schema":"https://github.com/citation-style-language/schema/raw/master/csl-citation.json"} </w:instrText>
      </w:r>
      <w:r w:rsidR="001B4A47">
        <w:fldChar w:fldCharType="separate"/>
      </w:r>
      <w:r w:rsidR="001B4A47">
        <w:rPr>
          <w:noProof/>
        </w:rPr>
        <w:t>(Hutchings and Fraser 2008)</w:t>
      </w:r>
      <w:r w:rsidR="001B4A47">
        <w:fldChar w:fldCharType="end"/>
      </w:r>
      <w:r w:rsidRPr="007D3A3E">
        <w:t xml:space="preserve">. Thus, the benefits of selective breeding must be evaluated against the potential ecological costs of escapement when considering breeding as a tool for climate adaptation. </w:t>
      </w:r>
    </w:p>
    <w:p w14:paraId="20E25E66" w14:textId="77777777" w:rsidR="00D70396" w:rsidRPr="007D3A3E" w:rsidRDefault="00CB13CA">
      <w:pPr>
        <w:pStyle w:val="Heading4"/>
        <w:rPr>
          <w:b/>
        </w:rPr>
      </w:pPr>
      <w:bookmarkStart w:id="42" w:name="_2lvhkggspq0w" w:colFirst="0" w:colLast="0"/>
      <w:bookmarkEnd w:id="42"/>
      <w:r w:rsidRPr="007D3A3E">
        <w:t>4.2.4 Forecasted impacts of climate change on the potential for ocean aquaculture</w:t>
      </w:r>
    </w:p>
    <w:p w14:paraId="274C34F7" w14:textId="1CFC635B" w:rsidR="00D70396" w:rsidRPr="007D3A3E" w:rsidRDefault="00CB13CA">
      <w:r w:rsidRPr="007D3A3E">
        <w:rPr>
          <w:u w:val="single"/>
        </w:rPr>
        <w:t>Current production potential:</w:t>
      </w:r>
      <w:r w:rsidRPr="007D3A3E">
        <w:t xml:space="preserve"> </w:t>
      </w:r>
      <w:r w:rsidR="002D0F59">
        <w:fldChar w:fldCharType="begin"/>
      </w:r>
      <w:r w:rsidR="00E64B95">
        <w:instrText xml:space="preserve"> ADDIN ZOTERO_ITEM CSL_CITATION {"citationID":"9ia44Pi7","properties":{"formattedCitation":"(Gentry et al. 2017)","plainCitation":"(Gentry et al. 2017)","dontUpdate":true,"noteIndex":0},"citationItems":[{"id":337,"uris":["http://zotero.org/groups/2324269/items/EA3SYGAQ"],"uri":["http://zotero.org/groups/2324269/items/EA3SYGAQ"],"itemData":{"id":337,"type":"article-journal","title":"Mapping the global potential for marine aquaculture","container-title":"Nature Ecology &amp; Evolution","page":"1317","volume":"1","issue":"9","source":"www.nature.com","abstract":"Marine aquaculture has the potential to improve food security. A global analysis shows that space in coastal areas is unlikely to limit the potential for aquaculture.","DOI":"10.1038/s41559-017-0257-9","ISSN":"2397-334X","language":"En","author":[{"family":"Gentry","given":"Rebecca R."},{"family":"Froehlich","given":"Halley E."},{"family":"Grimm","given":"Dietmar"},{"family":"Kareiva","given":"Peter"},{"family":"Parke","given":"Michael"},{"family":"Rust","given":"Michael"},{"family":"Gaines","given":"Steven D."},{"family":"Halpern","given":"Benjamin S."}],"issued":{"date-parts":[["2017",9]]}}}],"schema":"https://github.com/citation-style-language/schema/raw/master/csl-citation.json"} </w:instrText>
      </w:r>
      <w:r w:rsidR="002D0F59">
        <w:fldChar w:fldCharType="separate"/>
      </w:r>
      <w:r w:rsidR="002D0F59">
        <w:rPr>
          <w:noProof/>
        </w:rPr>
        <w:t>Gentry et al. (2017)</w:t>
      </w:r>
      <w:r w:rsidR="002D0F59">
        <w:fldChar w:fldCharType="end"/>
      </w:r>
      <w:r w:rsidRPr="007D3A3E">
        <w:t xml:space="preserve"> recently mapped the biological production potential for finfish and bivalve </w:t>
      </w:r>
      <w:proofErr w:type="spellStart"/>
      <w:r w:rsidRPr="007D3A3E">
        <w:t>mariculture</w:t>
      </w:r>
      <w:proofErr w:type="spellEnd"/>
      <w:r w:rsidRPr="007D3A3E">
        <w:t xml:space="preserve"> based on the growth potential of 180 </w:t>
      </w:r>
      <w:proofErr w:type="spellStart"/>
      <w:r w:rsidRPr="007D3A3E">
        <w:t>mariculture</w:t>
      </w:r>
      <w:proofErr w:type="spellEnd"/>
      <w:r w:rsidRPr="007D3A3E">
        <w:t xml:space="preserve"> species (120 finfish, 60 bivalves) constrained by their depth, temperature, dissolved oxygen, and primary production tolerances as well as existing human uses. Overall, they estimate an enormous untapped potential for </w:t>
      </w:r>
      <w:proofErr w:type="spellStart"/>
      <w:r w:rsidRPr="007D3A3E">
        <w:t>mariculture</w:t>
      </w:r>
      <w:proofErr w:type="spellEnd"/>
      <w:r w:rsidRPr="007D3A3E">
        <w:t>: bivalve and finfish aquaculture could generate 767.7 million mt (over 2.5 million km</w:t>
      </w:r>
      <w:r w:rsidRPr="007D3A3E">
        <w:rPr>
          <w:vertAlign w:val="superscript"/>
        </w:rPr>
        <w:t>2</w:t>
      </w:r>
      <w:r w:rsidRPr="007D3A3E">
        <w:t xml:space="preserve"> of suitable habitat) and 15.6 billion mt per year (over 11.4 million km</w:t>
      </w:r>
      <w:r w:rsidRPr="007D3A3E">
        <w:rPr>
          <w:vertAlign w:val="superscript"/>
        </w:rPr>
        <w:t>2</w:t>
      </w:r>
      <w:r w:rsidRPr="007D3A3E">
        <w:t xml:space="preserve">), respectively. By comparison, bivalve and finfish </w:t>
      </w:r>
      <w:proofErr w:type="spellStart"/>
      <w:r w:rsidRPr="007D3A3E">
        <w:t>mariculture</w:t>
      </w:r>
      <w:proofErr w:type="spellEnd"/>
      <w:r w:rsidRPr="007D3A3E">
        <w:t xml:space="preserve"> currently produce only 15.3 and 7.7 million mt per year, respectively</w:t>
      </w:r>
      <w:r w:rsidR="002D0F59">
        <w:t xml:space="preserve"> </w:t>
      </w:r>
      <w:r w:rsidR="002D0F59">
        <w:fldChar w:fldCharType="begin"/>
      </w:r>
      <w:r w:rsidR="00E64B95">
        <w:instrText xml:space="preserve"> ADDIN ZOTERO_ITEM CSL_CITATION {"citationID":"b9ShSaw6","properties":{"formattedCitation":"(\\uc0\\u8220{}The State of World Fisheries and Aquaculture - Meeting the Sustainable Development Goals\\uc0\\u8221{} 2018)","plainCitation":"(“The State of World Fisheries and Aquaculture - Meeting the Sustainable Development Goals” 2018)","dontUpdate":true,"noteIndex":0},"citationItems":[{"id":37,"uris":["http://zotero.org/groups/2324269/items/RBSH386V"],"uri":["http://zotero.org/groups/2324269/items/RBSH386V"],"itemData":{"id":37,"type":"report","title":"The State of World Fisheries and Aquaculture - Meeting the sustainable development goals","publisher":"FAO","publisher-place":"Rome","source":"Gemeinsamer Bibliotheksverbund ISBN","event-place":"Rome","URL":"http://www.fao.org/fishery/sofia/en","number":"CC BY-NC-SA 3.0 IGO","language":"en","author":[{"literal":"FAO"}],"issued":{"date-parts":[["2018"]]}}}],"schema":"https://github.com/citation-style-language/schema/raw/master/csl-citation.json"} </w:instrText>
      </w:r>
      <w:r w:rsidR="002D0F59">
        <w:fldChar w:fldCharType="separate"/>
      </w:r>
      <w:r w:rsidR="002D0F59" w:rsidRPr="002D0F59">
        <w:t>(</w:t>
      </w:r>
      <w:r w:rsidR="002D0F59">
        <w:t xml:space="preserve">FAO </w:t>
      </w:r>
      <w:r w:rsidR="002D0F59" w:rsidRPr="002D0F59">
        <w:t>2018)</w:t>
      </w:r>
      <w:r w:rsidR="002D0F59">
        <w:fldChar w:fldCharType="end"/>
      </w:r>
      <w:r w:rsidRPr="007D3A3E">
        <w:t>.</w:t>
      </w:r>
    </w:p>
    <w:p w14:paraId="3198AD44" w14:textId="77777777" w:rsidR="00D70396" w:rsidRPr="007D3A3E" w:rsidRDefault="00CB13CA">
      <w:r w:rsidRPr="007D3A3E">
        <w:t xml:space="preserve"> </w:t>
      </w:r>
    </w:p>
    <w:p w14:paraId="493BD2C2" w14:textId="27256F64" w:rsidR="00D70396" w:rsidRPr="007D3A3E" w:rsidRDefault="00CB13CA">
      <w:pPr>
        <w:rPr>
          <w:i/>
        </w:rPr>
      </w:pPr>
      <w:r w:rsidRPr="007D3A3E">
        <w:rPr>
          <w:u w:val="single"/>
        </w:rPr>
        <w:t>Forecasted production potential:</w:t>
      </w:r>
      <w:r w:rsidRPr="007D3A3E">
        <w:t xml:space="preserve"> </w:t>
      </w:r>
      <w:r w:rsidR="002D0F59">
        <w:fldChar w:fldCharType="begin"/>
      </w:r>
      <w:r w:rsidR="00E64B95">
        <w:instrText xml:space="preserve"> ADDIN ZOTERO_ITEM CSL_CITATION {"citationID":"YIYpd5Iy","properties":{"formattedCitation":"(Froehlich, Gentry, and Halpern 2018)","plainCitation":"(Froehlich, Gentry, and Halpern 2018)","dontUpdate":true,"noteIndex":0},"citationItems":[{"id":332,"uris":["http://zotero.org/groups/2324269/items/UPIZC8VP"],"uri":["http://zotero.org/groups/2324269/items/UPIZC8VP"],"itemData":{"id":332,"type":"article-journal","title":"Global change in marine aquaculture production potential under climate change","container-title":"Nature Ecology &amp; Evolution","page":"1745","volume":"2","issue":"11","source":"www.nature.com","abstract":"Marine aquaculture is a rapidly growing global source of food, but is likely to be affected by climate change. Here, the effect of warming oceans on the production potential of 180 cultured finfish and bivalve species is mapped over the next century.","DOI":"10.1038/s41559-018-0669-1","ISSN":"2397-334X","language":"En","author":[{"family":"Froehlich","given":"Halley E."},{"family":"Gentry","given":"Rebecca R."},{"family":"Halpern","given":"Benjamin S."}],"issued":{"date-parts":[["2018",11]]}}}],"schema":"https://github.com/citation-style-language/schema/raw/master/csl-citation.json"} </w:instrText>
      </w:r>
      <w:r w:rsidR="002D0F59">
        <w:fldChar w:fldCharType="separate"/>
      </w:r>
      <w:r w:rsidR="002D0F59">
        <w:rPr>
          <w:noProof/>
        </w:rPr>
        <w:t>Froehlich et al. (2018)</w:t>
      </w:r>
      <w:r w:rsidR="002D0F59">
        <w:fldChar w:fldCharType="end"/>
      </w:r>
      <w:r w:rsidRPr="007D3A3E">
        <w:t xml:space="preserve"> extended this work to forecast how finfish and bivalve </w:t>
      </w:r>
      <w:proofErr w:type="spellStart"/>
      <w:r w:rsidRPr="007D3A3E">
        <w:t>mariculture</w:t>
      </w:r>
      <w:proofErr w:type="spellEnd"/>
      <w:r w:rsidRPr="007D3A3E">
        <w:t xml:space="preserve"> would change from now to 2090 under the warming, acidification, and shifts in primary productivity associated with a high emissions scenario (RCP 8.5). They forecast a global increase in the suitable habitat available for finfish </w:t>
      </w:r>
      <w:proofErr w:type="spellStart"/>
      <w:r w:rsidRPr="007D3A3E">
        <w:t>mariculture</w:t>
      </w:r>
      <w:proofErr w:type="spellEnd"/>
      <w:r w:rsidRPr="007D3A3E">
        <w:t xml:space="preserve">, particularly in polar and subpolar regions. Conversely, they forecast a global decrease in the suitable habitat available for bivalve </w:t>
      </w:r>
      <w:proofErr w:type="spellStart"/>
      <w:r w:rsidRPr="007D3A3E">
        <w:t>mariculture</w:t>
      </w:r>
      <w:proofErr w:type="spellEnd"/>
      <w:r w:rsidRPr="007D3A3E">
        <w:t xml:space="preserve"> due to the negative impact of ocean acidification. In both sectors, the growth and production potential of the suitable habitat decreases over time. As a result, global </w:t>
      </w:r>
      <w:proofErr w:type="spellStart"/>
      <w:r w:rsidRPr="007D3A3E">
        <w:t>mariculture</w:t>
      </w:r>
      <w:proofErr w:type="spellEnd"/>
      <w:r w:rsidRPr="007D3A3E">
        <w:t xml:space="preserve"> production is likely to decline by mid-century, with the greatest certainty around bivalve declines. </w:t>
      </w:r>
      <w:r w:rsidRPr="007D3A3E">
        <w:rPr>
          <w:i/>
        </w:rPr>
        <w:t>Note: Froehlich et al. (2018) do not make specific statements about the sum magnitude of these declines.</w:t>
      </w:r>
    </w:p>
    <w:p w14:paraId="17113A24" w14:textId="77777777" w:rsidR="00D70396" w:rsidRPr="007D3A3E" w:rsidRDefault="00CB13CA">
      <w:pPr>
        <w:rPr>
          <w:b/>
        </w:rPr>
      </w:pPr>
      <w:r w:rsidRPr="007D3A3E">
        <w:rPr>
          <w:b/>
        </w:rPr>
        <w:t xml:space="preserve"> </w:t>
      </w:r>
    </w:p>
    <w:p w14:paraId="0AF02C81" w14:textId="3839E5C4" w:rsidR="00D70396" w:rsidRPr="007D3A3E" w:rsidRDefault="00CB13CA">
      <w:r w:rsidRPr="007D3A3E">
        <w:rPr>
          <w:u w:val="single"/>
        </w:rPr>
        <w:t>Caveats:</w:t>
      </w:r>
      <w:r w:rsidRPr="007D3A3E">
        <w:t xml:space="preserve"> Although </w:t>
      </w:r>
      <w:r w:rsidR="002D0F59">
        <w:fldChar w:fldCharType="begin"/>
      </w:r>
      <w:r w:rsidR="00E64B95">
        <w:instrText xml:space="preserve"> ADDIN ZOTERO_ITEM CSL_CITATION {"citationID":"ghMSmFfX","properties":{"formattedCitation":"(Froehlich, Gentry, and Halpern 2018)","plainCitation":"(Froehlich, Gentry, and Halpern 2018)","dontUpdate":true,"noteIndex":0},"citationItems":[{"id":332,"uris":["http://zotero.org/groups/2324269/items/UPIZC8VP"],"uri":["http://zotero.org/groups/2324269/items/UPIZC8VP"],"itemData":{"id":332,"type":"article-journal","title":"Global change in marine aquaculture production potential under climate change","container-title":"Nature Ecology &amp; Evolution","page":"1745","volume":"2","issue":"11","source":"www.nature.com","abstract":"Marine aquaculture is a rapidly growing global source of food, but is likely to be affected by climate change. Here, the effect of warming oceans on the production potential of 180 cultured finfish and bivalve species is mapped over the next century.","DOI":"10.1038/s41559-018-0669-1","ISSN":"2397-334X","language":"En","author":[{"family":"Froehlich","given":"Halley E."},{"family":"Gentry","given":"Rebecca R."},{"family":"Halpern","given":"Benjamin S."}],"issued":{"date-parts":[["2018",11]]}}}],"schema":"https://github.com/citation-style-language/schema/raw/master/csl-citation.json"} </w:instrText>
      </w:r>
      <w:r w:rsidR="002D0F59">
        <w:fldChar w:fldCharType="separate"/>
      </w:r>
      <w:r w:rsidR="002D0F59">
        <w:rPr>
          <w:noProof/>
        </w:rPr>
        <w:t>Froehlich et al. (2018)</w:t>
      </w:r>
      <w:r w:rsidR="002D0F59">
        <w:fldChar w:fldCharType="end"/>
      </w:r>
      <w:r w:rsidRPr="007D3A3E">
        <w:t xml:space="preserve"> forecast declines in the biological potential for global </w:t>
      </w:r>
      <w:proofErr w:type="spellStart"/>
      <w:r w:rsidRPr="007D3A3E">
        <w:t>mariculture</w:t>
      </w:r>
      <w:proofErr w:type="spellEnd"/>
      <w:r w:rsidRPr="007D3A3E">
        <w:t xml:space="preserve">, the relevance of these declines to food and income provisioning is unclear because of the sheer magnitude of the estimated biological production potential </w:t>
      </w:r>
      <w:r w:rsidR="002D0F59">
        <w:fldChar w:fldCharType="begin"/>
      </w:r>
      <w:r w:rsidR="00E64B95">
        <w:instrText xml:space="preserve"> ADDIN ZOTERO_ITEM CSL_CITATION {"citationID":"0ycFyvhC","properties":{"formattedCitation":"(Gentry et al. 2017; Froehlich, Gentry, and Halpern 2018)","plainCitation":"(Gentry et al. 2017; Froehlich, Gentry, and Halpern 2018)","dontUpdate":true,"noteIndex":0},"citationItems":[{"id":337,"uris":["http://zotero.org/groups/2324269/items/EA3SYGAQ"],"uri":["http://zotero.org/groups/2324269/items/EA3SYGAQ"],"itemData":{"id":337,"type":"article-journal","title":"Mapping the global potential for marine aquaculture","container-title":"Nature Ecology &amp; Evolution","page":"1317","volume":"1","issue":"9","source":"www.nature.com","abstract":"Marine aquaculture has the potential to improve food security. A global analysis shows that space in coastal areas is unlikely to limit the potential for aquaculture.","DOI":"10.1038/s41559-017-0257-9","ISSN":"2397-334X","language":"En","author":[{"family":"Gentry","given":"Rebecca R."},{"family":"Froehlich","given":"Halley E."},{"family":"Grimm","given":"Dietmar"},{"family":"Kareiva","given":"Peter"},{"family":"Parke","given":"Michael"},{"family":"Rust","given":"Michael"},{"family":"Gaines","given":"Steven D."},{"family":"Halpern","given":"Benjamin S."}],"issued":{"date-parts":[["2017",9]]}}},{"id":332,"uris":["http://zotero.org/groups/2324269/items/UPIZC8VP"],"uri":["http://zotero.org/groups/2324269/items/UPIZC8VP"],"itemData":{"id":332,"type":"article-journal","title":"Global change in marine aquaculture production potential under climate change","container-title":"Nature Ecology &amp; Evolution","page":"1745","volume":"2","issue":"11","source":"www.nature.com","abstract":"Marine aquaculture is a rapidly growing global source of food, but is likely to be affected by climate change. Here, the effect of warming oceans on the production potential of 180 cultured finfish and bivalve species is mapped over the next century.","DOI":"10.1038/s41559-018-0669-1","ISSN":"2397-334X","language":"En","author":[{"family":"Froehlich","given":"Halley E."},{"family":"Gentry","given":"Rebecca R."},{"family":"Halpern","given":"Benjamin S."}],"issued":{"date-parts":[["2018",11]]}}}],"schema":"https://github.com/citation-style-language/schema/raw/master/csl-citation.json"} </w:instrText>
      </w:r>
      <w:r w:rsidR="002D0F59">
        <w:fldChar w:fldCharType="separate"/>
      </w:r>
      <w:r w:rsidR="002D0F59">
        <w:rPr>
          <w:noProof/>
        </w:rPr>
        <w:t>(Gentry et al. 2017; Froehlich</w:t>
      </w:r>
      <w:r w:rsidR="00E24F34">
        <w:rPr>
          <w:noProof/>
        </w:rPr>
        <w:t xml:space="preserve"> et al. </w:t>
      </w:r>
      <w:r w:rsidR="002D0F59">
        <w:rPr>
          <w:noProof/>
        </w:rPr>
        <w:t>2018)</w:t>
      </w:r>
      <w:r w:rsidR="002D0F59">
        <w:fldChar w:fldCharType="end"/>
      </w:r>
      <w:r w:rsidR="002D0F59">
        <w:t xml:space="preserve"> </w:t>
      </w:r>
      <w:r w:rsidRPr="007D3A3E">
        <w:t xml:space="preserve">and the potential for selective breeding to compensate for reductions in habitat availability and growth performance </w:t>
      </w:r>
      <w:r w:rsidR="002D0F59">
        <w:fldChar w:fldCharType="begin"/>
      </w:r>
      <w:r w:rsidR="002D0F59">
        <w:instrText xml:space="preserve"> ADDIN ZOTERO_ITEM CSL_CITATION {"citationID":"GM7TwwMo","properties":{"formattedCitation":"(Sae-Lim et al. 2017)","plainCitation":"(Sae-Lim et al. 2017)","noteIndex":0},"citationItems":[{"id":382,"uris":["http://zotero.org/groups/2324269/items/NN5HLQ5R"],"uri":["http://zotero.org/groups/2324269/items/NN5HLQ5R"],"itemData":{"id":382,"type":"article-journal","title":"BREEDING AND GENETICS SYMPOSIUM: Climate change and selective breeding in aquaculture","container-title":"Journal of Animal Science","page":"1801-1812","volume":"95","issue":"4","source":"academic.oup.com","abstract":"ABSTRACT.  Aquaculture is the fastest growing food production sector and it contributes significantly to global food security. Based on Food and Agriculture Org","DOI":"10.2527/jas.2016.1066","ISSN":"0021-8812","title-short":"BREEDING AND GENETICS SYMPOSIUM","journalAbbreviation":"J Anim Sci","language":"en","author":[{"family":"Sae-Lim","given":"P."},{"family":"Kause","given":"A."},{"family":"Mulder","given":"H. A."},{"family":"Olesen","given":"I."}],"issued":{"date-parts":[["2017",4,1]]}}}],"schema":"https://github.com/citation-style-language/schema/raw/master/csl-citation.json"} </w:instrText>
      </w:r>
      <w:r w:rsidR="002D0F59">
        <w:fldChar w:fldCharType="separate"/>
      </w:r>
      <w:r w:rsidR="002D0F59">
        <w:rPr>
          <w:noProof/>
        </w:rPr>
        <w:t>(Sae-Lim et al. 2017)</w:t>
      </w:r>
      <w:r w:rsidR="002D0F59">
        <w:fldChar w:fldCharType="end"/>
      </w:r>
      <w:r w:rsidRPr="007D3A3E">
        <w:t xml:space="preserve">. The sum 16.4 billion mt of </w:t>
      </w:r>
      <w:proofErr w:type="spellStart"/>
      <w:r w:rsidRPr="007D3A3E">
        <w:t>mariculture</w:t>
      </w:r>
      <w:proofErr w:type="spellEnd"/>
      <w:r w:rsidRPr="007D3A3E">
        <w:t xml:space="preserve"> production potential documented by </w:t>
      </w:r>
      <w:r w:rsidR="002D0F59">
        <w:fldChar w:fldCharType="begin"/>
      </w:r>
      <w:r w:rsidR="00E64B95">
        <w:instrText xml:space="preserve"> ADDIN ZOTERO_ITEM CSL_CITATION {"citationID":"R8shVbYg","properties":{"formattedCitation":"(Gentry et al. 2017)","plainCitation":"(Gentry et al. 2017)","dontUpdate":true,"noteIndex":0},"citationItems":[{"id":337,"uris":["http://zotero.org/groups/2324269/items/EA3SYGAQ"],"uri":["http://zotero.org/groups/2324269/items/EA3SYGAQ"],"itemData":{"id":337,"type":"article-journal","title":"Mapping the global potential for marine aquaculture","container-title":"Nature Ecology &amp; Evolution","page":"1317","volume":"1","issue":"9","source":"www.nature.com","abstract":"Marine aquaculture has the potential to improve food security. A global analysis shows that space in coastal areas is unlikely to limit the potential for aquaculture.","DOI":"10.1038/s41559-017-0257-9","ISSN":"2397-334X","language":"En","author":[{"family":"Gentry","given":"Rebecca R."},{"family":"Froehlich","given":"Halley E."},{"family":"Grimm","given":"Dietmar"},{"family":"Kareiva","given":"Peter"},{"family":"Parke","given":"Michael"},{"family":"Rust","given":"Michael"},{"family":"Gaines","given":"Steven D."},{"family":"Halpern","given":"Benjamin S."}],"issued":{"date-parts":[["2017",9]]}}}],"schema":"https://github.com/citation-style-language/schema/raw/master/csl-citation.json"} </w:instrText>
      </w:r>
      <w:r w:rsidR="002D0F59">
        <w:fldChar w:fldCharType="separate"/>
      </w:r>
      <w:r w:rsidR="002D0F59">
        <w:rPr>
          <w:noProof/>
        </w:rPr>
        <w:t>Gentry et al. (2017)</w:t>
      </w:r>
      <w:r w:rsidR="002D0F59">
        <w:fldChar w:fldCharType="end"/>
      </w:r>
      <w:r w:rsidRPr="007D3A3E">
        <w:t xml:space="preserve"> is more than 200 times current global aquaculture production (80 million mt, including freshwater production). In other words, if climate change reduced the biological production potential of marine aquaculture by 99%, marine aquaculture would still be doubly as productive as today.</w:t>
      </w:r>
    </w:p>
    <w:p w14:paraId="3AE817E5" w14:textId="77777777" w:rsidR="00D70396" w:rsidRPr="007D3A3E" w:rsidRDefault="00CB13CA">
      <w:r w:rsidRPr="007D3A3E">
        <w:t xml:space="preserve"> </w:t>
      </w:r>
    </w:p>
    <w:p w14:paraId="74E98D85" w14:textId="101F36EB" w:rsidR="00D70396" w:rsidRPr="007D3A3E" w:rsidRDefault="00CB13CA">
      <w:r w:rsidRPr="007D3A3E">
        <w:t xml:space="preserve">For this reason, we present a new analysis (also featured in Blue Paper 1: The Future of Food from the Sea) to compare current and potential country-level aquaculture production. Notably, this analysis extends the work of </w:t>
      </w:r>
      <w:r w:rsidR="002D0F59">
        <w:fldChar w:fldCharType="begin"/>
      </w:r>
      <w:r w:rsidR="00E64B95">
        <w:instrText xml:space="preserve"> ADDIN ZOTERO_ITEM CSL_CITATION {"citationID":"XnP7XHHt","properties":{"formattedCitation":"(Gentry et al. 2017)","plainCitation":"(Gentry et al. 2017)","dontUpdate":true,"noteIndex":0},"citationItems":[{"id":337,"uris":["http://zotero.org/groups/2324269/items/EA3SYGAQ"],"uri":["http://zotero.org/groups/2324269/items/EA3SYGAQ"],"itemData":{"id":337,"type":"article-journal","title":"Mapping the global potential for marine aquaculture","container-title":"Nature Ecology &amp; Evolution","page":"1317","volume":"1","issue":"9","source":"www.nature.com","abstract":"Marine aquaculture has the potential to improve food security. A global analysis shows that space in coastal areas is unlikely to limit the potential for aquaculture.","DOI":"10.1038/s41559-017-0257-9","ISSN":"2397-334X","language":"En","author":[{"family":"Gentry","given":"Rebecca R."},{"family":"Froehlich","given":"Halley E."},{"family":"Grimm","given":"Dietmar"},{"family":"Kareiva","given":"Peter"},{"family":"Parke","given":"Michael"},{"family":"Rust","given":"Michael"},{"family":"Gaines","given":"Steven D."},{"family":"Halpern","given":"Benjamin S."}],"issued":{"date-parts":[["2017",9]]}}}],"schema":"https://github.com/citation-style-language/schema/raw/master/csl-citation.json"} </w:instrText>
      </w:r>
      <w:r w:rsidR="002D0F59">
        <w:fldChar w:fldCharType="separate"/>
      </w:r>
      <w:r w:rsidR="002D0F59">
        <w:rPr>
          <w:noProof/>
        </w:rPr>
        <w:t>Gentry et al. (2017)</w:t>
      </w:r>
      <w:r w:rsidR="002D0F59">
        <w:fldChar w:fldCharType="end"/>
      </w:r>
      <w:r w:rsidRPr="007D3A3E">
        <w:t xml:space="preserve"> to account not only for environmental constraints on </w:t>
      </w:r>
      <w:proofErr w:type="spellStart"/>
      <w:r w:rsidRPr="007D3A3E">
        <w:t>mariculture</w:t>
      </w:r>
      <w:proofErr w:type="spellEnd"/>
      <w:r w:rsidRPr="007D3A3E">
        <w:t>, but also for economic constraints and limitations in the availability of feed for finfish aquaculture.</w:t>
      </w:r>
    </w:p>
    <w:p w14:paraId="3EE725A5" w14:textId="77777777" w:rsidR="00D70396" w:rsidRPr="007D3A3E" w:rsidRDefault="00CB13CA">
      <w:pPr>
        <w:rPr>
          <w:b/>
        </w:rPr>
      </w:pPr>
      <w:r w:rsidRPr="007D3A3E">
        <w:rPr>
          <w:b/>
        </w:rPr>
        <w:t xml:space="preserve"> </w:t>
      </w:r>
    </w:p>
    <w:p w14:paraId="449C0E5F" w14:textId="77777777" w:rsidR="00D70396" w:rsidRPr="007D3A3E" w:rsidRDefault="00CB13CA">
      <w:pPr>
        <w:rPr>
          <w:b/>
        </w:rPr>
      </w:pPr>
      <w:r w:rsidRPr="007D3A3E">
        <w:rPr>
          <w:b/>
        </w:rPr>
        <w:t xml:space="preserve">In many countries, current </w:t>
      </w:r>
      <w:proofErr w:type="spellStart"/>
      <w:r w:rsidRPr="007D3A3E">
        <w:rPr>
          <w:b/>
        </w:rPr>
        <w:t>mariculture</w:t>
      </w:r>
      <w:proofErr w:type="spellEnd"/>
      <w:r w:rsidRPr="007D3A3E">
        <w:rPr>
          <w:b/>
        </w:rPr>
        <w:t xml:space="preserve"> production is far below capacity, even after accounting for economic and feed constraints. Thus, the negative impacts of climate change on </w:t>
      </w:r>
      <w:proofErr w:type="spellStart"/>
      <w:r w:rsidRPr="007D3A3E">
        <w:rPr>
          <w:b/>
        </w:rPr>
        <w:t>mariculture</w:t>
      </w:r>
      <w:proofErr w:type="spellEnd"/>
      <w:r w:rsidRPr="007D3A3E">
        <w:rPr>
          <w:b/>
        </w:rPr>
        <w:t xml:space="preserve"> production potential could be offset by redesigning regulations to foster sustainable </w:t>
      </w:r>
      <w:proofErr w:type="spellStart"/>
      <w:r w:rsidRPr="007D3A3E">
        <w:rPr>
          <w:b/>
        </w:rPr>
        <w:t>mariculture</w:t>
      </w:r>
      <w:proofErr w:type="spellEnd"/>
      <w:r w:rsidRPr="007D3A3E">
        <w:rPr>
          <w:b/>
        </w:rPr>
        <w:t xml:space="preserve"> development.</w:t>
      </w:r>
    </w:p>
    <w:p w14:paraId="31E02DC7" w14:textId="77777777" w:rsidR="00D70396" w:rsidRPr="007D3A3E" w:rsidRDefault="00CB13CA">
      <w:pPr>
        <w:rPr>
          <w:b/>
        </w:rPr>
      </w:pPr>
      <w:r w:rsidRPr="007D3A3E">
        <w:rPr>
          <w:b/>
        </w:rPr>
        <w:t xml:space="preserve"> </w:t>
      </w:r>
    </w:p>
    <w:p w14:paraId="0048E7EA" w14:textId="76E41B99" w:rsidR="00D70396" w:rsidRPr="007D3A3E" w:rsidRDefault="00CB13CA">
      <w:r w:rsidRPr="007D3A3E">
        <w:rPr>
          <w:u w:val="single"/>
        </w:rPr>
        <w:t>Methods:</w:t>
      </w:r>
      <w:r w:rsidRPr="007D3A3E">
        <w:t xml:space="preserve"> The “true potential” for </w:t>
      </w:r>
      <w:proofErr w:type="spellStart"/>
      <w:r w:rsidRPr="007D3A3E">
        <w:t>mariculture</w:t>
      </w:r>
      <w:proofErr w:type="spellEnd"/>
      <w:r w:rsidRPr="007D3A3E">
        <w:t xml:space="preserve"> can be estimated as the biological potential constrained by (1) ocean zoning conflicts; (2) financial feasibility; (3) fishmeal availability; and (4) other social and regulatory barriers. Here, we map the cost and profitability of finfish and bivalve </w:t>
      </w:r>
      <w:proofErr w:type="spellStart"/>
      <w:r w:rsidRPr="007D3A3E">
        <w:t>mariculture</w:t>
      </w:r>
      <w:proofErr w:type="spellEnd"/>
      <w:r w:rsidRPr="007D3A3E">
        <w:t xml:space="preserve"> and assume that production will only occur in areas that are profitable (constraint #2) and not already allocated for other uses (constraint #1; i.e., marine protected areas, oil rigs, shipping). We also constrain finfish production based on the present day (1) proportion of capture landings directed to the production of feed ingredients; (2) proportion of feed that is composed of fish ingredients; and (3) efficiency with which feed is converted to cultivated fish (constraint #3). We also consider a scenario in which technological advances reduce the reliance of feed on fish ingredients by 95%</w:t>
      </w:r>
      <w:r w:rsidR="00E24F34">
        <w:t xml:space="preserve"> </w:t>
      </w:r>
      <w:r w:rsidR="00E24F34">
        <w:fldChar w:fldCharType="begin"/>
      </w:r>
      <w:r w:rsidR="00E64B95">
        <w:instrText xml:space="preserve"> ADDIN ZOTERO_ITEM CSL_CITATION {"citationID":"3XLtI0Dl","properties":{"formattedCitation":"(Oliva-Teles, Enes, and Peres 2015)","plainCitation":"(Oliva-Teles, Enes, and Peres 2015)","dontUpdate":true,"noteIndex":0},"citationItems":[{"id":503,"uris":["http://zotero.org/groups/2324269/items/W9CLKAA9"],"uri":["http://zotero.org/groups/2324269/items/W9CLKAA9"],"itemData":{"id":503,"type":"chapter","title":"Replacing fishmeal and fish oil in industrial aquafeeds for carnivorous fish","container-title":"Feed and Feeding Practices in Aquaculture","publisher":"Elsevier","page":"203-233","source":"DOI.org (Crossref)","URL":"https://linkinghub.elsevier.com/retrieve/pii/B9780081005064000088","ISBN":"978-0-08-100506-4","note":"DOI: 10.1016/B978-0-08-100506-4.00008-8","language":"en","author":[{"family":"Oliva-Teles","given":"A."},{"family":"Enes","given":"P."},{"family":"Peres","given":"H."}],"issued":{"date-parts":[["2015"]]},"accessed":{"date-parts":[["2019",7,12]]}}}],"schema":"https://github.com/citation-style-language/schema/raw/master/csl-citation.json"} </w:instrText>
      </w:r>
      <w:r w:rsidR="00E24F34">
        <w:fldChar w:fldCharType="separate"/>
      </w:r>
      <w:r w:rsidR="00E24F34">
        <w:rPr>
          <w:noProof/>
        </w:rPr>
        <w:t>(Oliva-Teles et al. 2015)</w:t>
      </w:r>
      <w:r w:rsidR="00E24F34">
        <w:fldChar w:fldCharType="end"/>
      </w:r>
      <w:r w:rsidR="00E24F34">
        <w:t>.</w:t>
      </w:r>
      <w:r w:rsidRPr="007D3A3E">
        <w:t xml:space="preserve"> </w:t>
      </w:r>
      <w:r w:rsidR="002D0F59" w:rsidRPr="002D0F59">
        <w:rPr>
          <w:highlight w:val="yellow"/>
        </w:rPr>
        <w:fldChar w:fldCharType="begin"/>
      </w:r>
      <w:r w:rsidR="002D0F59" w:rsidRPr="002D0F59">
        <w:rPr>
          <w:highlight w:val="yellow"/>
        </w:rPr>
        <w:instrText xml:space="preserve"> ADDIN ZOTERO_TEMP </w:instrText>
      </w:r>
      <w:r w:rsidR="002D0F59" w:rsidRPr="002D0F59">
        <w:rPr>
          <w:highlight w:val="yellow"/>
        </w:rPr>
        <w:fldChar w:fldCharType="end"/>
      </w:r>
      <w:r w:rsidRPr="007D3A3E">
        <w:t xml:space="preserve"> We do not account for social barriers such as public perceptions of aquaculture sustainability</w:t>
      </w:r>
      <w:r w:rsidR="00E24F34">
        <w:t xml:space="preserve"> </w:t>
      </w:r>
      <w:r w:rsidR="00E24F34">
        <w:fldChar w:fldCharType="begin"/>
      </w:r>
      <w:r w:rsidR="00E24F34">
        <w:instrText xml:space="preserve"> ADDIN ZOTERO_ITEM CSL_CITATION {"citationID":"pU8U7MzY","properties":{"formattedCitation":"(Froehlich et al. 2017)","plainCitation":"(Froehlich et al. 2017)","noteIndex":0},"citationItems":[{"id":505,"uris":["http://zotero.org/groups/2324269/items/4PJS9WGX"],"uri":["http://zotero.org/groups/2324269/items/4PJS9WGX"],"itemData":{"id":505,"type":"article-journal","title":"Public Perceptions of Aquaculture: Evaluating Spatiotemporal Patterns of Sentiment around the World","container-title":"PLOS ONE","page":"e0169281","volume":"12","issue":"1","source":"DOI.org (Crossref)","DOI":"10.1371/journal.pone.0169281","ISSN":"1932-6203","title-short":"Public Perceptions of Aquaculture","journalAbbreviation":"PLoS ONE","language":"en","author":[{"family":"Froehlich","given":"Halley E."},{"family":"Gentry","given":"Rebecca R."},{"family":"Rust","given":"Michael B."},{"family":"Grimm","given":"Dietmar"},{"family":"Halpern","given":"Benjamin S."}],"editor":[{"family":"Somers","given":"Christopher M."}],"issued":{"date-parts":[["2017",1,3]]}}}],"schema":"https://github.com/citation-style-language/schema/raw/master/csl-citation.json"} </w:instrText>
      </w:r>
      <w:r w:rsidR="00E24F34">
        <w:fldChar w:fldCharType="separate"/>
      </w:r>
      <w:r w:rsidR="00E24F34">
        <w:rPr>
          <w:noProof/>
        </w:rPr>
        <w:t>(Froehlich et al. 2017)</w:t>
      </w:r>
      <w:r w:rsidR="00E24F34">
        <w:fldChar w:fldCharType="end"/>
      </w:r>
      <w:r w:rsidRPr="007D3A3E">
        <w:t xml:space="preserve"> or regulatory barriers such as precautionary aquaculture permitting</w:t>
      </w:r>
      <w:r w:rsidR="00E24F34">
        <w:t xml:space="preserve"> </w:t>
      </w:r>
      <w:r w:rsidR="00E24F34">
        <w:fldChar w:fldCharType="begin"/>
      </w:r>
      <w:r w:rsidR="00E64B95">
        <w:instrText xml:space="preserve"> ADDIN ZOTERO_ITEM CSL_CITATION {"citationID":"3jxLIsJI","properties":{"formattedCitation":"(Krause et al. 2015; Knapp and Rubino 2016)","plainCitation":"(Krause et al. 2015; Knapp and Rubino 2016)","dontUpdate":true,"noteIndex":0},"citationItems":[{"id":507,"uris":["http://zotero.org/groups/2324269/items/44LN2C9W"],"uri":["http://zotero.org/groups/2324269/items/44LN2C9W"],"itemData":{"id":507,"type":"article-journal","title":"A revolution without people? Closing the people–policy gap in aquaculture development","container-title":"Aquaculture","page":"44-55","volume":"447","source":"DOI.org (Crossref)","abstract":"Failure of the blue revolution is a global risk. The international problem is that there is a gap in knowledge exchange between the aquaculture industry, policy makers trying to support aquaculture development and people who depend on aquaculture for a job and/or food source. Thus, governments and international organizations promoting aquaculture as the solution to improving food security, nutrition and income are failing to optimise production of natural aquatic resources.","DOI":"10.1016/j.aquaculture.2015.02.009","ISSN":"00448486","title-short":"A revolution without people?","journalAbbreviation":"Aquaculture","language":"en","author":[{"family":"Krause","given":"Gesche"},{"family":"Brugere","given":"Cecile"},{"family":"Diedrich","given":"Amy"},{"family":"Ebeling","given":"Michael W."},{"family":"Ferse","given":"Sebastian C.A."},{"family":"Mikkelsen","given":"Eirik"},{"family":"Pérez Agúndez","given":"José A."},{"family":"Stead","given":"Selina M."},{"family":"Stybel","given":"Nardine"},{"family":"Troell","given":"Max"}],"issued":{"date-parts":[["2015",10]]}}},{"id":509,"uris":["http://zotero.org/groups/2324269/items/5D2GGIKE"],"uri":["http://zotero.org/groups/2324269/items/5D2GGIKE"],"itemData":{"id":509,"type":"article-journal","title":"The Political Economics of Marine Aquaculture in the United States","container-title":"Reviews in Fisheries Science &amp; Aquaculture","page":"213-229","volume":"24","issue":"3","source":"DOI.org (Crossref)","abstract":"Government regulatory policies and social acceptance are critically important to the growth of marine aquaculture in the United States. In much of the country, opposition to marine aquaculture by local and national interest groups and local, state, tribal, or national policies have limited marine aquaculture to a scale far below its potential. There are several reason for this: (1) Marine aquaculture is relatively small, diverse, and (with some notable exceptions) unproven; (2) marine waters are public resources; (3) some Americans perceive potential negative effects of marine aquaculture without offsetting positive effects; (4) aquaculture faces signiﬁcant social opposition; and (5) the governance system for leasing and regulation hinders the development of U.S. marine aquaculture. This article discusses ﬁve broad strategies and recent efforts to advance marine aquaculture in the United States: (1) ﬁxing problems, (2) creating beneﬁts, (3) building partnerships, (4) arguing effectively, and (5) reforming governance.","DOI":"10.1080/23308249.2015.1121202","ISSN":"2330-8249, 2330-8257","journalAbbreviation":"Reviews in Fisheries Science &amp; Aquaculture","language":"en","author":[{"family":"Knapp","given":"Gunnar"},{"family":"Rubino","given":"Michael C."}],"issued":{"date-parts":[["2016",7,2]]}}}],"schema":"https://github.com/citation-style-language/schema/raw/master/csl-citation.json"} </w:instrText>
      </w:r>
      <w:r w:rsidR="00E24F34">
        <w:fldChar w:fldCharType="separate"/>
      </w:r>
      <w:r w:rsidR="00E24F34">
        <w:rPr>
          <w:noProof/>
        </w:rPr>
        <w:t xml:space="preserve">(Krause et al. 2015; Knapp and Rubino 2016; </w:t>
      </w:r>
      <w:r w:rsidR="00E24F34">
        <w:fldChar w:fldCharType="end"/>
      </w:r>
      <w:r w:rsidRPr="007D3A3E">
        <w:t>constraint #4). However, the farm design employed in the model employs best practices for aquaculture and thus represents sustainable design under best current knowledge.</w:t>
      </w:r>
    </w:p>
    <w:p w14:paraId="07F5AD77" w14:textId="77777777" w:rsidR="00D70396" w:rsidRPr="007D3A3E" w:rsidRDefault="00CB13CA">
      <w:r w:rsidRPr="007D3A3E">
        <w:t xml:space="preserve"> </w:t>
      </w:r>
    </w:p>
    <w:p w14:paraId="770C5D35" w14:textId="3659B1E4" w:rsidR="00D70396" w:rsidRPr="007D3A3E" w:rsidRDefault="00CB13CA">
      <w:r w:rsidRPr="007D3A3E">
        <w:rPr>
          <w:u w:val="single"/>
        </w:rPr>
        <w:t>Results:</w:t>
      </w:r>
      <w:r w:rsidRPr="007D3A3E">
        <w:t xml:space="preserve"> Overall, we find that global and count</w:t>
      </w:r>
      <w:ins w:id="43" w:author="Patricia González" w:date="2019-09-12T09:32:00Z">
        <w:r w:rsidR="00547A9F">
          <w:t>r</w:t>
        </w:r>
      </w:ins>
      <w:r w:rsidRPr="007D3A3E">
        <w:t xml:space="preserve">y-level </w:t>
      </w:r>
      <w:proofErr w:type="spellStart"/>
      <w:r w:rsidRPr="007D3A3E">
        <w:t>mariculture</w:t>
      </w:r>
      <w:proofErr w:type="spellEnd"/>
      <w:r w:rsidRPr="007D3A3E">
        <w:t xml:space="preserve"> production is significantly under capacity (</w:t>
      </w:r>
      <w:r w:rsidRPr="007D3A3E">
        <w:rPr>
          <w:b/>
        </w:rPr>
        <w:t>Figure 2</w:t>
      </w:r>
      <w:r w:rsidRPr="007D3A3E">
        <w:t xml:space="preserve">). 483.0 million mt of bivalve production should be possible at today’s prices for </w:t>
      </w:r>
      <w:proofErr w:type="spellStart"/>
      <w:r w:rsidRPr="007D3A3E">
        <w:t>maricultured</w:t>
      </w:r>
      <w:proofErr w:type="spellEnd"/>
      <w:r w:rsidRPr="007D3A3E">
        <w:t xml:space="preserve"> bivalves (US$1,400 per mt of blue mussels). This is 467.7 million mt (&gt;3,000%) more than the current production of 15.3 million mt. Additionally, 10.5 million mt of finfish production should be possible at today’s prices for </w:t>
      </w:r>
      <w:proofErr w:type="spellStart"/>
      <w:r w:rsidRPr="007D3A3E">
        <w:t>maricultured</w:t>
      </w:r>
      <w:proofErr w:type="spellEnd"/>
      <w:r w:rsidRPr="007D3A3E">
        <w:t xml:space="preserve"> finfish (US$7,000 per mt of Atlantic salmon) and today’s feed composition. This is 2.8 million mt (36%) more than the current production of 7.7 million mt. However, technological advances resulting in a 95% reduction in the reliance of feed on fish ingredients</w:t>
      </w:r>
      <w:r w:rsidR="00E24F34">
        <w:t xml:space="preserve"> </w:t>
      </w:r>
      <w:r w:rsidR="00E24F34">
        <w:fldChar w:fldCharType="begin"/>
      </w:r>
      <w:r w:rsidR="00E64B95">
        <w:instrText xml:space="preserve"> ADDIN ZOTERO_ITEM CSL_CITATION {"citationID":"8NUcUrvU","properties":{"formattedCitation":"(Oliva-Teles, Enes, and Peres 2015)","plainCitation":"(Oliva-Teles, Enes, and Peres 2015)","dontUpdate":true,"noteIndex":0},"citationItems":[{"id":503,"uris":["http://zotero.org/groups/2324269/items/W9CLKAA9"],"uri":["http://zotero.org/groups/2324269/items/W9CLKAA9"],"itemData":{"id":503,"type":"chapter","title":"Replacing fishmeal and fish oil in industrial aquafeeds for carnivorous fish","container-title":"Feed and Feeding Practices in Aquaculture","publisher":"Elsevier","page":"203-233","source":"DOI.org (Crossref)","URL":"https://linkinghub.elsevier.com/retrieve/pii/B9780081005064000088","ISBN":"978-0-08-100506-4","note":"DOI: 10.1016/B978-0-08-100506-4.00008-8","language":"en","author":[{"family":"Oliva-Teles","given":"A."},{"family":"Enes","given":"P."},{"family":"Peres","given":"H."}],"issued":{"date-parts":[["2015"]]},"accessed":{"date-parts":[["2019",7,12]]}}}],"schema":"https://github.com/citation-style-language/schema/raw/master/csl-citation.json"} </w:instrText>
      </w:r>
      <w:r w:rsidR="00E24F34">
        <w:fldChar w:fldCharType="separate"/>
      </w:r>
      <w:r w:rsidR="00E24F34">
        <w:rPr>
          <w:noProof/>
        </w:rPr>
        <w:t>(Oliva-Teles et al. 2015)</w:t>
      </w:r>
      <w:r w:rsidR="00E24F34">
        <w:fldChar w:fldCharType="end"/>
      </w:r>
      <w:r w:rsidRPr="007D3A3E">
        <w:t xml:space="preserve"> would unlock a 209.6 million mt (&gt;2,700%) increase in finfish production to 217.3 million mt. The majority of these </w:t>
      </w:r>
      <w:proofErr w:type="spellStart"/>
      <w:r w:rsidRPr="007D3A3E">
        <w:t>underages</w:t>
      </w:r>
      <w:proofErr w:type="spellEnd"/>
      <w:r w:rsidRPr="007D3A3E">
        <w:t xml:space="preserve"> in </w:t>
      </w:r>
      <w:proofErr w:type="spellStart"/>
      <w:r w:rsidRPr="007D3A3E">
        <w:t>mariculture</w:t>
      </w:r>
      <w:proofErr w:type="spellEnd"/>
      <w:r w:rsidRPr="007D3A3E">
        <w:t xml:space="preserve"> production occur in equatorial countries (</w:t>
      </w:r>
      <w:r w:rsidRPr="007D3A3E">
        <w:rPr>
          <w:b/>
        </w:rPr>
        <w:t>Figure 2</w:t>
      </w:r>
      <w:r w:rsidRPr="007D3A3E">
        <w:t xml:space="preserve">) suggesting that </w:t>
      </w:r>
      <w:proofErr w:type="spellStart"/>
      <w:r w:rsidRPr="007D3A3E">
        <w:t>mariculture</w:t>
      </w:r>
      <w:proofErr w:type="spellEnd"/>
      <w:r w:rsidRPr="007D3A3E">
        <w:t xml:space="preserve"> expansion could mitigate the losses in capture fisheries productivity expected for these regions.</w:t>
      </w:r>
    </w:p>
    <w:p w14:paraId="3060C490" w14:textId="77777777" w:rsidR="00D70396" w:rsidRPr="007D3A3E" w:rsidRDefault="00CB13CA">
      <w:r w:rsidRPr="007D3A3E">
        <w:t xml:space="preserve"> </w:t>
      </w:r>
    </w:p>
    <w:p w14:paraId="0B619EDC" w14:textId="04E27002" w:rsidR="00D70396" w:rsidRPr="007D3A3E" w:rsidRDefault="00CB13CA">
      <w:r w:rsidRPr="007D3A3E">
        <w:rPr>
          <w:b/>
        </w:rPr>
        <w:t xml:space="preserve">If the potential for production is so large, why is current </w:t>
      </w:r>
      <w:proofErr w:type="spellStart"/>
      <w:r w:rsidRPr="007D3A3E">
        <w:rPr>
          <w:b/>
        </w:rPr>
        <w:t>mariculture</w:t>
      </w:r>
      <w:proofErr w:type="spellEnd"/>
      <w:r w:rsidRPr="007D3A3E">
        <w:rPr>
          <w:b/>
        </w:rPr>
        <w:t xml:space="preserve"> production so low?</w:t>
      </w:r>
      <w:r w:rsidRPr="007D3A3E">
        <w:t xml:space="preserve"> This gap is likely driven by two factors: (1) a lack of expertise and capacity for conducting </w:t>
      </w:r>
      <w:proofErr w:type="spellStart"/>
      <w:r w:rsidRPr="007D3A3E">
        <w:t>mariculture</w:t>
      </w:r>
      <w:proofErr w:type="spellEnd"/>
      <w:r w:rsidRPr="007D3A3E">
        <w:t xml:space="preserve"> operations in many developing countries; and (2) challenging regulatory barriers for developing </w:t>
      </w:r>
      <w:proofErr w:type="spellStart"/>
      <w:r w:rsidRPr="007D3A3E">
        <w:t>mariculture</w:t>
      </w:r>
      <w:proofErr w:type="spellEnd"/>
      <w:r w:rsidRPr="007D3A3E">
        <w:t xml:space="preserve"> operations in many developed countries. In Palau, for example, many </w:t>
      </w:r>
      <w:proofErr w:type="spellStart"/>
      <w:r w:rsidRPr="007D3A3E">
        <w:t>mariculture</w:t>
      </w:r>
      <w:proofErr w:type="spellEnd"/>
      <w:r w:rsidRPr="007D3A3E">
        <w:t xml:space="preserve"> operations have been initiated with outside funding but have failed once the initial funding period ends. The longest running </w:t>
      </w:r>
      <w:proofErr w:type="spellStart"/>
      <w:r w:rsidRPr="007D3A3E">
        <w:t>mariculture</w:t>
      </w:r>
      <w:proofErr w:type="spellEnd"/>
      <w:r w:rsidRPr="007D3A3E">
        <w:t xml:space="preserve"> operation in Palau is a government subsidized clam hatchery that would be unprofitable without government support (Y. </w:t>
      </w:r>
      <w:proofErr w:type="spellStart"/>
      <w:r w:rsidRPr="007D3A3E">
        <w:t>Golbuu</w:t>
      </w:r>
      <w:proofErr w:type="spellEnd"/>
      <w:r w:rsidRPr="007D3A3E">
        <w:t xml:space="preserve">, personal communication). In the United States, on the other hand, precautionary regulations restrict </w:t>
      </w:r>
      <w:proofErr w:type="spellStart"/>
      <w:r w:rsidRPr="007D3A3E">
        <w:t>mariculture</w:t>
      </w:r>
      <w:proofErr w:type="spellEnd"/>
      <w:r w:rsidRPr="007D3A3E">
        <w:t xml:space="preserve"> development</w:t>
      </w:r>
      <w:r w:rsidR="00E24F34">
        <w:t xml:space="preserve"> </w:t>
      </w:r>
      <w:r w:rsidR="00E24F34">
        <w:fldChar w:fldCharType="begin"/>
      </w:r>
      <w:r w:rsidR="00E64B95">
        <w:instrText xml:space="preserve"> ADDIN ZOTERO_ITEM CSL_CITATION {"citationID":"nJGSdlbs","properties":{"formattedCitation":"(Wardle, Morris, and Foundation 2017; Sea Grant 2019)","plainCitation":"(Wardle, Morris, and Foundation 2017; Sea Grant 2019)","dontUpdate":true,"noteIndex":0},"citationItems":[{"id":511,"uris":["http://zotero.org/groups/2324269/items/LGNFKAGL"],"uri":["http://zotero.org/groups/2324269/items/LGNFKAGL"],"itemData":{"id":511,"type":"article-journal","title":"Farming the Oceans: Opportunities and Regulatory Challenges for U.S. Marine Aquaculture Development","page":"39","source":"Zotero","language":"en","author":[{"family":"Wardle","given":"Arthur R"},{"family":"Morris","given":"Julian"},{"family":"Foundation","given":"Reason"}],"issued":{"date-parts":[["2017"]]}}},{"id":513,"uris":["http://zotero.org/groups/2324269/items/5B4GW83H"],"uri":["http://zotero.org/groups/2324269/items/5B4GW83H"],"itemData":{"id":513,"type":"article-journal","title":"Overcoming Impediments to Shellfish Aquaculture through Legal Research and Outreach: Case Studies","page":"118","source":"Zotero","language":"en","author":[{"family":"Sea Grant","given":""}],"issued":{"date-parts":[["2019"]]}}}],"schema":"https://github.com/citation-style-language/schema/raw/master/csl-citation.json"} </w:instrText>
      </w:r>
      <w:r w:rsidR="00E24F34">
        <w:fldChar w:fldCharType="separate"/>
      </w:r>
      <w:r w:rsidR="00E24F34">
        <w:rPr>
          <w:noProof/>
        </w:rPr>
        <w:t>(Wardle 2017; Sea Grant 2019)</w:t>
      </w:r>
      <w:r w:rsidR="00E24F34">
        <w:fldChar w:fldCharType="end"/>
      </w:r>
      <w:r w:rsidRPr="007D3A3E">
        <w:t xml:space="preserve">. Thus, despite having one of the largest EEZs and longest coastlines, the United States produces only 1% of global </w:t>
      </w:r>
      <w:proofErr w:type="spellStart"/>
      <w:r w:rsidRPr="007D3A3E">
        <w:t>mariculture</w:t>
      </w:r>
      <w:proofErr w:type="spellEnd"/>
      <w:r w:rsidR="002D0F59">
        <w:t xml:space="preserve"> </w:t>
      </w:r>
      <w:r w:rsidR="002D0F59">
        <w:fldChar w:fldCharType="begin"/>
      </w:r>
      <w:r w:rsidR="00E64B95">
        <w:instrText xml:space="preserve"> ADDIN ZOTERO_ITEM CSL_CITATION {"citationID":"I3N07f22","properties":{"formattedCitation":"(FAO 2018)","plainCitation":"(FAO 2018)","noteIndex":0},"citationItems":[{"id":37,"uris":["http://zotero.org/groups/2324269/items/RBSH386V"],"uri":["http://zotero.org/groups/2324269/items/RBSH386V"],"itemData":{"id":37,"type":"report","title":"The State of World Fisheries and Aquaculture - Meeting the sustainable development goals","publisher":"FAO","publisher-place":"Rome","source":"Gemeinsamer Bibliotheksverbund ISBN","event-place":"Rome","URL":"http://www.fao.org/fishery/sofia/en","number":"CC BY-NC-SA 3.0 IGO","language":"en","author":[{"literal":"FAO"}],"issued":{"date-parts":[["2018"]]}}}],"schema":"https://github.com/citation-style-language/schema/raw/master/csl-citation.json"} </w:instrText>
      </w:r>
      <w:r w:rsidR="002D0F59">
        <w:fldChar w:fldCharType="separate"/>
      </w:r>
      <w:r w:rsidR="00E64B95">
        <w:t>(FAO 2018)</w:t>
      </w:r>
      <w:r w:rsidR="002D0F59">
        <w:fldChar w:fldCharType="end"/>
      </w:r>
      <w:r w:rsidRPr="007D3A3E">
        <w:t xml:space="preserve">. </w:t>
      </w:r>
    </w:p>
    <w:p w14:paraId="3B180988" w14:textId="77777777" w:rsidR="00D70396" w:rsidRPr="007D3A3E" w:rsidRDefault="00CB13CA">
      <w:r w:rsidRPr="007D3A3E">
        <w:t xml:space="preserve"> </w:t>
      </w:r>
    </w:p>
    <w:p w14:paraId="2432754F" w14:textId="77777777" w:rsidR="00D70396" w:rsidRPr="007D3A3E" w:rsidRDefault="00CB13CA">
      <w:r w:rsidRPr="007D3A3E">
        <w:rPr>
          <w:u w:val="single"/>
        </w:rPr>
        <w:t>Implications for adaptation:</w:t>
      </w:r>
      <w:r w:rsidRPr="007D3A3E">
        <w:t xml:space="preserve"> Overall, these results suggest that the negative impacts of climate change on </w:t>
      </w:r>
      <w:proofErr w:type="spellStart"/>
      <w:r w:rsidRPr="007D3A3E">
        <w:t>mariculture</w:t>
      </w:r>
      <w:proofErr w:type="spellEnd"/>
      <w:r w:rsidRPr="007D3A3E">
        <w:t xml:space="preserve"> potential may be small relative to the constraints of capacity limitations and precautionary regulations. Thus, elucidating the impact of </w:t>
      </w:r>
      <w:proofErr w:type="spellStart"/>
      <w:r w:rsidRPr="007D3A3E">
        <w:t>mariculture</w:t>
      </w:r>
      <w:proofErr w:type="spellEnd"/>
      <w:r w:rsidRPr="007D3A3E">
        <w:t xml:space="preserve"> on marine ecosystems, identifying best practices for sustainable </w:t>
      </w:r>
      <w:proofErr w:type="spellStart"/>
      <w:r w:rsidRPr="007D3A3E">
        <w:t>mariculture</w:t>
      </w:r>
      <w:proofErr w:type="spellEnd"/>
      <w:r w:rsidRPr="007D3A3E">
        <w:t xml:space="preserve"> production, and removing overly precautionary regulations will all be necessary to foster the growth of </w:t>
      </w:r>
      <w:proofErr w:type="spellStart"/>
      <w:r w:rsidRPr="007D3A3E">
        <w:t>mariculture</w:t>
      </w:r>
      <w:proofErr w:type="spellEnd"/>
      <w:r w:rsidRPr="007D3A3E">
        <w:t xml:space="preserve"> and offset the negative impacts of climate change.</w:t>
      </w:r>
    </w:p>
    <w:p w14:paraId="3ECB1571" w14:textId="77777777" w:rsidR="00D70396" w:rsidRPr="007D3A3E" w:rsidRDefault="00D70396"/>
    <w:p w14:paraId="10025D4E" w14:textId="77777777" w:rsidR="00D70396" w:rsidRPr="007D3A3E" w:rsidRDefault="00CB13CA">
      <w:r w:rsidRPr="007D3A3E">
        <w:rPr>
          <w:u w:val="single"/>
        </w:rPr>
        <w:t>Caveats:</w:t>
      </w:r>
      <w:r w:rsidRPr="007D3A3E">
        <w:t xml:space="preserve"> This model was parameterized using </w:t>
      </w:r>
      <w:proofErr w:type="spellStart"/>
      <w:r w:rsidRPr="007D3A3E">
        <w:t>mariculture</w:t>
      </w:r>
      <w:proofErr w:type="spellEnd"/>
      <w:r w:rsidRPr="007D3A3E">
        <w:t xml:space="preserve"> equipment maintenance costs and growing seasons typical to the United States and not in regions with higher environmental risk and variability (e.g., tropical monsoons in Asia and elsewhere). Thus, it may overestimate </w:t>
      </w:r>
      <w:proofErr w:type="spellStart"/>
      <w:r w:rsidRPr="007D3A3E">
        <w:t>mariculture</w:t>
      </w:r>
      <w:proofErr w:type="spellEnd"/>
      <w:r w:rsidRPr="007D3A3E">
        <w:t xml:space="preserve"> production potential in these regions by (1) underestimating costs of maintenance and overestimating profitability or (2) overestimating the amount of time available for production.</w:t>
      </w:r>
    </w:p>
    <w:p w14:paraId="45C2373A" w14:textId="77777777" w:rsidR="00D70396" w:rsidRPr="007D3A3E" w:rsidRDefault="00CB13CA">
      <w:r w:rsidRPr="007D3A3E">
        <w:t xml:space="preserve"> </w:t>
      </w:r>
    </w:p>
    <w:p w14:paraId="46CD8742" w14:textId="77777777" w:rsidR="00D70396" w:rsidRPr="007D3A3E" w:rsidRDefault="00CB13CA">
      <w:pPr>
        <w:rPr>
          <w:color w:val="FF0000"/>
        </w:rPr>
      </w:pPr>
      <w:r w:rsidRPr="007D3A3E">
        <w:rPr>
          <w:noProof/>
          <w:color w:val="FF0000"/>
          <w:lang w:val="es-ES" w:eastAsia="es-ES"/>
        </w:rPr>
        <w:drawing>
          <wp:inline distT="114300" distB="114300" distL="114300" distR="114300" wp14:anchorId="754518B8" wp14:editId="76D248A5">
            <wp:extent cx="5943600" cy="6858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6858000"/>
                    </a:xfrm>
                    <a:prstGeom prst="rect">
                      <a:avLst/>
                    </a:prstGeom>
                    <a:ln/>
                  </pic:spPr>
                </pic:pic>
              </a:graphicData>
            </a:graphic>
          </wp:inline>
        </w:drawing>
      </w:r>
    </w:p>
    <w:p w14:paraId="55CACAFD" w14:textId="77777777" w:rsidR="00D70396" w:rsidRPr="007D3A3E" w:rsidRDefault="00CB13CA">
      <w:r w:rsidRPr="007D3A3E">
        <w:t xml:space="preserve"> </w:t>
      </w:r>
    </w:p>
    <w:p w14:paraId="5FDA27D8" w14:textId="77777777" w:rsidR="00D70396" w:rsidRPr="007D3A3E" w:rsidRDefault="00CB13CA">
      <w:r w:rsidRPr="007D3A3E">
        <w:rPr>
          <w:b/>
        </w:rPr>
        <w:t xml:space="preserve">Figure 2. </w:t>
      </w:r>
      <w:proofErr w:type="spellStart"/>
      <w:r w:rsidRPr="007D3A3E">
        <w:t>Mariculture</w:t>
      </w:r>
      <w:proofErr w:type="spellEnd"/>
      <w:r w:rsidRPr="007D3A3E">
        <w:t xml:space="preserve"> production </w:t>
      </w:r>
      <w:proofErr w:type="spellStart"/>
      <w:r w:rsidRPr="007D3A3E">
        <w:t>underages</w:t>
      </w:r>
      <w:proofErr w:type="spellEnd"/>
      <w:r w:rsidRPr="007D3A3E">
        <w:t xml:space="preserve"> for (a) bivalves at current prices (US$1,700/mt for blue mussels and (b) finfish at current prices (US$7,000/mt for Atlantic salmon) and a 95% reduction in the reliance of feed on fish ingredients.</w:t>
      </w:r>
    </w:p>
    <w:p w14:paraId="4F3784CD" w14:textId="77777777" w:rsidR="00D70396" w:rsidRPr="007D3A3E" w:rsidRDefault="00CB13CA">
      <w:pPr>
        <w:pStyle w:val="Heading4"/>
      </w:pPr>
      <w:bookmarkStart w:id="44" w:name="_22re1c4lcc50" w:colFirst="0" w:colLast="0"/>
      <w:bookmarkEnd w:id="44"/>
      <w:r w:rsidRPr="007D3A3E">
        <w:t>4.2.5 Recommendations and key conclusions</w:t>
      </w:r>
    </w:p>
    <w:p w14:paraId="1FEE8591" w14:textId="77777777" w:rsidR="00D70396" w:rsidRPr="007D3A3E" w:rsidRDefault="00D70396"/>
    <w:p w14:paraId="1C86BE08" w14:textId="77777777" w:rsidR="00D70396" w:rsidRPr="007D3A3E" w:rsidRDefault="00CB13CA">
      <w:pPr>
        <w:numPr>
          <w:ilvl w:val="0"/>
          <w:numId w:val="8"/>
        </w:numPr>
        <w:rPr>
          <w:b/>
        </w:rPr>
      </w:pPr>
      <w:proofErr w:type="spellStart"/>
      <w:r w:rsidRPr="007D3A3E">
        <w:rPr>
          <w:b/>
        </w:rPr>
        <w:t>Mariculture</w:t>
      </w:r>
      <w:proofErr w:type="spellEnd"/>
      <w:r w:rsidRPr="007D3A3E">
        <w:rPr>
          <w:b/>
        </w:rPr>
        <w:t xml:space="preserve"> can provide food and income in countries losing access to capture fisheries: </w:t>
      </w:r>
      <w:r w:rsidRPr="007D3A3E">
        <w:t xml:space="preserve">Current </w:t>
      </w:r>
      <w:proofErr w:type="spellStart"/>
      <w:r w:rsidRPr="007D3A3E">
        <w:t>mariculture</w:t>
      </w:r>
      <w:proofErr w:type="spellEnd"/>
      <w:r w:rsidRPr="007D3A3E">
        <w:t xml:space="preserve"> production is far below potential production in many countries and the continued development of </w:t>
      </w:r>
      <w:proofErr w:type="spellStart"/>
      <w:r w:rsidRPr="007D3A3E">
        <w:t>mariculture</w:t>
      </w:r>
      <w:proofErr w:type="spellEnd"/>
      <w:r w:rsidRPr="007D3A3E">
        <w:t xml:space="preserve"> could provide food and employment in countries with climate-driven declines in capture fisheries.</w:t>
      </w:r>
    </w:p>
    <w:p w14:paraId="7834EEC7" w14:textId="77777777" w:rsidR="00D70396" w:rsidRPr="007D3A3E" w:rsidRDefault="00CB13CA">
      <w:pPr>
        <w:numPr>
          <w:ilvl w:val="0"/>
          <w:numId w:val="8"/>
        </w:numPr>
        <w:rPr>
          <w:b/>
        </w:rPr>
      </w:pPr>
      <w:r w:rsidRPr="007D3A3E">
        <w:rPr>
          <w:b/>
        </w:rPr>
        <w:t xml:space="preserve">Growth in </w:t>
      </w:r>
      <w:proofErr w:type="spellStart"/>
      <w:r w:rsidRPr="007D3A3E">
        <w:rPr>
          <w:b/>
        </w:rPr>
        <w:t>mariculture</w:t>
      </w:r>
      <w:proofErr w:type="spellEnd"/>
      <w:r w:rsidRPr="007D3A3E">
        <w:rPr>
          <w:b/>
        </w:rPr>
        <w:t xml:space="preserve"> will require a better understanding of the impact of </w:t>
      </w:r>
      <w:proofErr w:type="spellStart"/>
      <w:r w:rsidRPr="007D3A3E">
        <w:rPr>
          <w:b/>
        </w:rPr>
        <w:t>mariculture</w:t>
      </w:r>
      <w:proofErr w:type="spellEnd"/>
      <w:r w:rsidRPr="007D3A3E">
        <w:rPr>
          <w:b/>
        </w:rPr>
        <w:t xml:space="preserve"> on marine ecosystems and the implementation of more appropriate regulations: </w:t>
      </w:r>
      <w:r w:rsidRPr="007D3A3E">
        <w:t xml:space="preserve">Because little is known about the impacts of large-scale </w:t>
      </w:r>
      <w:proofErr w:type="spellStart"/>
      <w:r w:rsidRPr="007D3A3E">
        <w:t>mariculture</w:t>
      </w:r>
      <w:proofErr w:type="spellEnd"/>
      <w:r w:rsidRPr="007D3A3E">
        <w:t xml:space="preserve"> on marine ecosystems, regulations on </w:t>
      </w:r>
      <w:proofErr w:type="spellStart"/>
      <w:r w:rsidRPr="007D3A3E">
        <w:t>mariculture</w:t>
      </w:r>
      <w:proofErr w:type="spellEnd"/>
      <w:r w:rsidRPr="007D3A3E">
        <w:t xml:space="preserve"> have tended to be precautionary and have restricted production potential. Easing the regulatory burden on </w:t>
      </w:r>
      <w:proofErr w:type="spellStart"/>
      <w:r w:rsidRPr="007D3A3E">
        <w:t>mariculture</w:t>
      </w:r>
      <w:proofErr w:type="spellEnd"/>
      <w:r w:rsidRPr="007D3A3E">
        <w:t xml:space="preserve"> will thus require a more detailed understanding of the impacts of </w:t>
      </w:r>
      <w:proofErr w:type="spellStart"/>
      <w:r w:rsidRPr="007D3A3E">
        <w:t>mariculture</w:t>
      </w:r>
      <w:proofErr w:type="spellEnd"/>
      <w:r w:rsidRPr="007D3A3E">
        <w:t xml:space="preserve"> on marine ecosystems and the best practices for managing these impacts.</w:t>
      </w:r>
    </w:p>
    <w:p w14:paraId="21B93923" w14:textId="77777777" w:rsidR="00D70396" w:rsidRPr="007D3A3E" w:rsidRDefault="00CB13CA">
      <w:pPr>
        <w:numPr>
          <w:ilvl w:val="0"/>
          <w:numId w:val="8"/>
        </w:numPr>
      </w:pPr>
      <w:r w:rsidRPr="007D3A3E">
        <w:rPr>
          <w:b/>
        </w:rPr>
        <w:t xml:space="preserve">Finfish </w:t>
      </w:r>
      <w:proofErr w:type="spellStart"/>
      <w:r w:rsidRPr="007D3A3E">
        <w:rPr>
          <w:b/>
        </w:rPr>
        <w:t>mariculture</w:t>
      </w:r>
      <w:proofErr w:type="spellEnd"/>
      <w:r w:rsidRPr="007D3A3E">
        <w:rPr>
          <w:b/>
        </w:rPr>
        <w:t xml:space="preserve"> could generate more food and income through advancements in feed technology: </w:t>
      </w:r>
      <w:r w:rsidRPr="007D3A3E">
        <w:t xml:space="preserve">The production potential of finfish </w:t>
      </w:r>
      <w:proofErr w:type="spellStart"/>
      <w:r w:rsidRPr="007D3A3E">
        <w:t>mariculture</w:t>
      </w:r>
      <w:proofErr w:type="spellEnd"/>
      <w:r w:rsidRPr="007D3A3E">
        <w:t xml:space="preserve"> is capped by the availability of fishmeal and fish oil from capture fisheries. Developing feeds that replace fish ingredients with alternative sources of starch and protein and that more efficiently convert feed to fish would therefore increase the potential for finfish </w:t>
      </w:r>
      <w:proofErr w:type="spellStart"/>
      <w:r w:rsidRPr="007D3A3E">
        <w:t>mariculture</w:t>
      </w:r>
      <w:proofErr w:type="spellEnd"/>
      <w:r w:rsidRPr="007D3A3E">
        <w:t xml:space="preserve">. </w:t>
      </w:r>
    </w:p>
    <w:p w14:paraId="59D1BC78" w14:textId="153B2F35" w:rsidR="00D70396" w:rsidRPr="007D3A3E" w:rsidRDefault="00CB13CA">
      <w:pPr>
        <w:numPr>
          <w:ilvl w:val="0"/>
          <w:numId w:val="8"/>
        </w:numPr>
        <w:rPr>
          <w:b/>
        </w:rPr>
      </w:pPr>
      <w:proofErr w:type="spellStart"/>
      <w:r w:rsidRPr="007D3A3E">
        <w:rPr>
          <w:b/>
        </w:rPr>
        <w:t>Mariculture</w:t>
      </w:r>
      <w:proofErr w:type="spellEnd"/>
      <w:r w:rsidRPr="007D3A3E">
        <w:rPr>
          <w:b/>
        </w:rPr>
        <w:t xml:space="preserve"> species should be selectively bred for fast growth and robustness to climate change: </w:t>
      </w:r>
      <w:r w:rsidRPr="007D3A3E">
        <w:t xml:space="preserve">Despite the advantages of selective breeding, only 10% of global </w:t>
      </w:r>
      <w:proofErr w:type="spellStart"/>
      <w:r w:rsidRPr="007D3A3E">
        <w:t>mariculture</w:t>
      </w:r>
      <w:proofErr w:type="spellEnd"/>
      <w:r w:rsidRPr="007D3A3E">
        <w:t xml:space="preserve"> production is currently derived from selectively bred stocks</w:t>
      </w:r>
      <w:r w:rsidR="002D0F59">
        <w:t xml:space="preserve"> </w:t>
      </w:r>
      <w:r w:rsidR="002D0F59">
        <w:fldChar w:fldCharType="begin"/>
      </w:r>
      <w:r w:rsidR="00E64B95">
        <w:instrText xml:space="preserve"> ADDIN ZOTERO_ITEM CSL_CITATION {"citationID":"yiMSdoKK","properties":{"formattedCitation":"(Gjedrem, Robinson, and Rye 2012)","plainCitation":"(Gjedrem, Robinson, and Rye 2012)","dontUpdate":true,"noteIndex":0},"citationItems":[{"id":342,"uris":["http://zotero.org/groups/2324269/items/2FYXX6CL"],"uri":["http://zotero.org/groups/2324269/items/2FYXX6CL"],"itemData":{"id":342,"type":"article-journal","title":"The importance of selective breeding in aquaculture to meet future demands for animal protein: A review","container-title":"Aquaculture","page":"117-129","volume":"350-353","source":"ScienceDirect","abstract":"Aquaculture is the fastest growing food production industry, and the vast majority of aquaculture products are derived from Asia. The quantity of aquaculture products directly consumed is now greater than that resulting from conventional fisheries. The nutritional value of aquatic products compares favourably with meat from farm animals because they are rich in micronutrients and contain high levels of healthy omega-3 fatty acids. Compared with farm animals, fish are more efficient converters of energy and protein. If the aquaculture sector continues to expand at its current rate, production will reach 132million tonnes of fish and shellfish and 43million tonnes of seaweed in 2020. Future potential for marine aquaculture production can be estimated based on the length of coastline, and for freshwater aquaculture from available land area in different countries. The average marine production in 2005 was 103tonnes per km coastline, varying from 0 to 1721 (China). Freshwater aquaculture production in 2005 averaged 0.17tonnes/ha, varying from 0 to close to 6tonnes per ha (Bangladesh), also indicating potential to dramatically increase freshwater aquaculture output. Simple estimations indicate potential for a 20-fold increase in world aquaculture production. Limits imposed by the availability of feed resources would be lessened by growing more herbivorous species and by using more of genetically improved stocks. Aquaculture generally trails far behind plant and farm animal industries in utilizing selective breeding as a tool to improve the biological efficiency of production. It is estimated that at present less than 10% of aquaculture production is based on genetically improved stocks, despite the fact that annual genetic gains reported for aquatic species are substantially higher than that of farm animals. With an average genetic gain in growth rate of 12.5% per generation, production may be dramatically increased if genetically improved animals are used. Importantly, animals selected for faster growth have also been shown to have improved feed conversion and higher survival, implying that increased use of selectively bred stocks leads to better utilization of limited resources such as feed, labour, water, and available land and sea areas.","DOI":"10.1016/j.aquaculture.2012.04.008","ISSN":"0044-8486","title-short":"The importance of selective breeding in aquaculture to meet future demands for animal protein","journalAbbreviation":"Aquaculture","author":[{"family":"Gjedrem","given":"Trygve"},{"family":"Robinson","given":"Nick"},{"family":"Rye","given":"Morten"}],"issued":{"date-parts":[["2012",6,20]]}}}],"schema":"https://github.com/citation-style-language/schema/raw/master/csl-citation.json"} </w:instrText>
      </w:r>
      <w:r w:rsidR="002D0F59">
        <w:fldChar w:fldCharType="separate"/>
      </w:r>
      <w:r w:rsidR="002D0F59">
        <w:rPr>
          <w:noProof/>
        </w:rPr>
        <w:t>(Gjedrem</w:t>
      </w:r>
      <w:r w:rsidR="00E24F34">
        <w:rPr>
          <w:noProof/>
        </w:rPr>
        <w:t xml:space="preserve"> et al. </w:t>
      </w:r>
      <w:r w:rsidR="002D0F59">
        <w:rPr>
          <w:noProof/>
        </w:rPr>
        <w:t>2012)</w:t>
      </w:r>
      <w:r w:rsidR="002D0F59">
        <w:fldChar w:fldCharType="end"/>
      </w:r>
      <w:r w:rsidRPr="007D3A3E">
        <w:t xml:space="preserve">. Breeding a larger proportion of aquaculture stocks for fast growth could, on its own, offset the negative impacts of climate change on </w:t>
      </w:r>
      <w:proofErr w:type="spellStart"/>
      <w:r w:rsidRPr="007D3A3E">
        <w:t>mariculture</w:t>
      </w:r>
      <w:proofErr w:type="spellEnd"/>
      <w:r w:rsidRPr="007D3A3E">
        <w:t xml:space="preserve"> </w:t>
      </w:r>
      <w:r w:rsidR="002D0F59">
        <w:fldChar w:fldCharType="begin"/>
      </w:r>
      <w:r w:rsidR="00E64B95">
        <w:instrText xml:space="preserve"> ADDIN ZOTERO_ITEM CSL_CITATION {"citationID":"xjhTslvI","properties":{"formattedCitation":"(Klinger Dane H., Levin Simon A., and Watson James R. 2017)","plainCitation":"(Klinger Dane H., Levin Simon A., and Watson James R. 2017)","dontUpdate":true,"noteIndex":0},"citationItems":[{"id":359,"uris":["http://zotero.org/groups/2324269/items/KMA7LQIG"],"uri":["http://zotero.org/groups/2324269/items/KMA7LQIG"],"itemData":{"id":359,"type":"article-journal","title":"The growth of finfish in global open-ocean aquaculture under climate change","container-title":"Proceedings of the Royal Society B: Biological Sciences","page":"20170834","volume":"284","issue":"1864","source":"royalsocietypublishing.org (Atypon)","abstract":"Aquaculture production is projected to expand from land-based operations to the open ocean as demand for seafood grows and competition increases for inputs to land-based aquaculture, such as freshwater and suitable land. In contrast to land-based production, open-ocean aquaculture is constrained by oceanographic factors, such as current speeds and seawater temperature, which are dynamic in time and space, and cannot easily be controlled. As such, the potential for offshore aquaculture to increase seafood production is tied to the physical state of the oceans. We employ a novel spatial model to estimate the potential of open-ocean finfish aquaculture globally, given physical, biological and technological constraints. Finfish growth potential for three common aquaculture species representing different thermal guilds—Atlantic salmon (Salmo salar), gilthead seabream (Sparus aurata) and cobia (Rachycentron canadum)—is compared across species and regions and with climate change, based on outputs of a high-resolution global climate model. Globally, there are ample areas that are physically suitable for fish growth and potential expansion of the nascent aquaculture industry. The effects of climate change are heterogeneous across species and regions, but areas with existing aquaculture industries are likely to see increases in growth rates. In areas where climate change results in reduced growth rates, adaptation measures, such as selective breeding, can probably offset potential production losses.","DOI":"10.1098/rspb.2017.0834","journalAbbreviation":"Proceedings of the Royal Society B: Biological Sciences","author":[{"literal":"Klinger Dane H."},{"literal":"Levin Simon A."},{"literal":"Watson James R."}],"issued":{"date-parts":[["2017",10,11]]}}}],"schema":"https://github.com/citation-style-language/schema/raw/master/csl-citation.json"} </w:instrText>
      </w:r>
      <w:r w:rsidR="002D0F59">
        <w:fldChar w:fldCharType="separate"/>
      </w:r>
      <w:r w:rsidR="002D0F59">
        <w:rPr>
          <w:noProof/>
        </w:rPr>
        <w:t>(Klinger</w:t>
      </w:r>
      <w:r w:rsidR="00E24F34">
        <w:rPr>
          <w:noProof/>
        </w:rPr>
        <w:t xml:space="preserve"> et al. </w:t>
      </w:r>
      <w:r w:rsidR="002D0F59">
        <w:rPr>
          <w:noProof/>
        </w:rPr>
        <w:t>2017)</w:t>
      </w:r>
      <w:r w:rsidR="002D0F59">
        <w:fldChar w:fldCharType="end"/>
      </w:r>
      <w:r w:rsidR="002D0F59">
        <w:t>.</w:t>
      </w:r>
      <w:r w:rsidRPr="007D3A3E">
        <w:t xml:space="preserve"> However, this will also necessitate increased efforts to reduce escapement, minimize pollution, and mitigate other potential negative environmental impacts of </w:t>
      </w:r>
      <w:proofErr w:type="spellStart"/>
      <w:r w:rsidRPr="007D3A3E">
        <w:t>mariculture</w:t>
      </w:r>
      <w:proofErr w:type="spellEnd"/>
      <w:r w:rsidRPr="007D3A3E">
        <w:t>.</w:t>
      </w:r>
    </w:p>
    <w:p w14:paraId="5E382FBE" w14:textId="77777777" w:rsidR="00D70396" w:rsidRPr="007D3A3E" w:rsidRDefault="00CB13CA">
      <w:pPr>
        <w:pStyle w:val="Heading3"/>
      </w:pPr>
      <w:r w:rsidRPr="007D3A3E">
        <w:t>4.3 Marine and coastal tourism</w:t>
      </w:r>
    </w:p>
    <w:p w14:paraId="2C8C784C" w14:textId="77777777" w:rsidR="00D70396" w:rsidRPr="007D3A3E" w:rsidRDefault="00CB13CA">
      <w:pPr>
        <w:pStyle w:val="Heading4"/>
      </w:pPr>
      <w:bookmarkStart w:id="45" w:name="_6mwmnefgldtz" w:colFirst="0" w:colLast="0"/>
      <w:bookmarkEnd w:id="45"/>
      <w:r w:rsidRPr="007D3A3E">
        <w:t>4.3.1 Introduction</w:t>
      </w:r>
    </w:p>
    <w:p w14:paraId="23EFC125" w14:textId="5559FDA3" w:rsidR="00D70396" w:rsidRPr="007D3A3E" w:rsidRDefault="00CB13CA">
      <w:r w:rsidRPr="007D3A3E">
        <w:t>Marine and coastal tourism, referred to collectively as ocean tourism in this report, was the second-largest ocean-related economic sector in 2010, next to offshore oil and gas</w:t>
      </w:r>
      <w:r w:rsidR="00631948">
        <w:t xml:space="preserve"> </w:t>
      </w:r>
      <w:r w:rsidR="00631948">
        <w:fldChar w:fldCharType="begin"/>
      </w:r>
      <w:r w:rsidR="00631948">
        <w:instrText xml:space="preserve"> ADDIN ZOTERO_ITEM CSL_CITATION {"citationID":"ml4jNlTt","properties":{"formattedCitation":"(OECD 2016)","plainCitation":"(OECD 2016)","noteIndex":0},"citationItems":[{"id":181,"uris":["http://zotero.org/groups/2324269/items/2QAD5T8P"],"uri":["http://zotero.org/groups/2324269/items/2QAD5T8P"],"itemData":{"id":181,"type":"book","title":"The ocean economy in 2030","publisher":"OECD Publishing","publisher-place":"Paris","number-of-pages":"251","source":"Library of Congress ISBN","event-place":"Paris","ISBN":"978-92-64-25171-7","language":"en","author":[{"literal":"OECD"}],"issued":{"date-parts":[["2016"]]}}}],"schema":"https://github.com/citation-style-language/schema/raw/master/csl-citation.json"} </w:instrText>
      </w:r>
      <w:r w:rsidR="00631948">
        <w:fldChar w:fldCharType="separate"/>
      </w:r>
      <w:r w:rsidR="00631948">
        <w:rPr>
          <w:noProof/>
        </w:rPr>
        <w:t>(OECD 2016)</w:t>
      </w:r>
      <w:r w:rsidR="00631948">
        <w:fldChar w:fldCharType="end"/>
      </w:r>
      <w:r w:rsidRPr="007D3A3E">
        <w:t xml:space="preserve">. Ocean tourism is projected to be the top contributor of ocean industries by 2030, when it will account for 26% of the ocean-based economy, compared to 21% for oil and gas </w:t>
      </w:r>
      <w:r w:rsidR="00631948">
        <w:fldChar w:fldCharType="begin"/>
      </w:r>
      <w:r w:rsidR="00631948">
        <w:instrText xml:space="preserve"> ADDIN ZOTERO_ITEM CSL_CITATION {"citationID":"moMF7LGD","properties":{"formattedCitation":"(OECD 2016)","plainCitation":"(OECD 2016)","noteIndex":0},"citationItems":[{"id":181,"uris":["http://zotero.org/groups/2324269/items/2QAD5T8P"],"uri":["http://zotero.org/groups/2324269/items/2QAD5T8P"],"itemData":{"id":181,"type":"book","title":"The ocean economy in 2030","publisher":"OECD Publishing","publisher-place":"Paris","number-of-pages":"251","source":"Library of Congress ISBN","event-place":"Paris","ISBN":"978-92-64-25171-7","language":"en","author":[{"literal":"OECD"}],"issued":{"date-parts":[["2016"]]}}}],"schema":"https://github.com/citation-style-language/schema/raw/master/csl-citation.json"} </w:instrText>
      </w:r>
      <w:r w:rsidR="00631948">
        <w:fldChar w:fldCharType="separate"/>
      </w:r>
      <w:r w:rsidR="00631948">
        <w:rPr>
          <w:noProof/>
        </w:rPr>
        <w:t>(OECD 2016)</w:t>
      </w:r>
      <w:r w:rsidR="00631948">
        <w:fldChar w:fldCharType="end"/>
      </w:r>
      <w:r w:rsidRPr="007D3A3E">
        <w:t>. Ocean tourism dwarfs the contribution of industrial capture fisheries, which constitute only 1% of ocean-based industries (not accounting for artisanal fisheries, which are a critical component of the economy of Asia and Africa). The range of ocean tourism activities include beach tourism, recreational fishing, swimming, snorkeling, diving, whale watching, and cruise ships, among others. Ocean tourism’s global direct value added was estimated at US$390 billion, directly providing seven million full-time jobs. In addition, ocean tourism is a source of recreation for millions of people in the developed and developing world (e.g.</w:t>
      </w:r>
      <w:r w:rsidR="00631948">
        <w:t xml:space="preserve"> </w:t>
      </w:r>
      <w:r w:rsidR="00631948">
        <w:fldChar w:fldCharType="begin"/>
      </w:r>
      <w:r w:rsidR="00E64B95">
        <w:instrText xml:space="preserve"> ADDIN ZOTERO_ITEM CSL_CITATION {"citationID":"CGeJqOCb","properties":{"formattedCitation":"(Arlinghaus et al. 2019)","plainCitation":"(Arlinghaus et al. 2019)","dontUpdate":true,"noteIndex":0},"citationItems":[{"id":391,"uris":["http://zotero.org/groups/2324269/items/JAS2ZQ8D"],"uri":["http://zotero.org/groups/2324269/items/JAS2ZQ8D"],"itemData":{"id":391,"type":"article-journal","title":"Opinion: Governing the recreational dimension of global fisheries","container-title":"Proceedings of the National Academy of Sciences","page":"5209-5213","volume":"116","issue":"12","source":"www.pnas.org","abstract":"Fisheries provide food. In industrialized nations, the overwhelming portion of seafood comes from a small number of commercial fishers and increasingly aquaculture (1). Fisheries also contribute to leisure and recreation. In developed nations, 1 in 10 people fishes for pleasure, amounting to at least 220 million recreational fishers worldwide (2, 3)—more than 5 times the number of commercial capture fishers (1). This means that the vast majority of people fishing today do so recreationally (Fig. 1).\n\n\n\nFor too long, the considerable importance and impacts of recreational fisheries have been ignored. Image credit: Florian Möllers (photographer).\n\n\n\nAnd yet, for too long, the considerable importance and impacts of recreational fisheries have been ignored. Policymakers and managers need to acknowledge and address the recreational fisheries sector, rethink management objectives and schemes, involve recreational fishers in decision-making processes, incentivize sustainable angler behavior, and improve data collection and monitoring. Recreational fisheries deserve to be considered on equal footing with commercial fisheries, particularly in mixed coastal fisheries.\n\nAlthough commercial capture fisheries globally harvest about 8 times the fish biomass caught by recreational fisheries (4), in many localities recreational landings now rival or even exceed the biomass removals by commercial fisheries. In inland waters in the temperate zone, recreational anglers are now the predominant users of wild fish stocks (5), and recreational fishers have become prevalent in many coastal and marine fisheries (6, 7). Globally, recreational fishers catch about 47 billion individual fish per year, of which more than half are released alive (4), either because of harvest regulations or in response to personal ethics (8). Despite high release rates, fishing for food is a strong motive and justification for recreational fisheries (9). Beyond nutritional benefits, recreational fisheries provide a range of psychological, social, educational, and economic benefits to fishers and society that are … \n\n[</w:instrText>
      </w:r>
      <w:r w:rsidR="00E64B95">
        <w:rPr>
          <w:rFonts w:ascii="Cambria Math" w:hAnsi="Cambria Math" w:cs="Cambria Math"/>
        </w:rPr>
        <w:instrText>↵</w:instrText>
      </w:r>
      <w:r w:rsidR="00E64B95">
        <w:instrText xml:space="preserve">][1]2To whom correspondence should be addressed. Email: arlinghaus{at}igb-berlin.de.\n\n [1]: #xref-corresp-1-1","DOI":"10.1073/pnas.1902796116","ISSN":"0027-8424, 1091-6490","note":"PMID: 30890655","title-short":"Opinion","journalAbbreviation":"PNAS","language":"en","author":[{"family":"Arlinghaus","given":"Robert"},{"family":"Abbott","given":"Joshua K."},{"family":"Fenichel","given":"Eli P."},{"family":"Carpenter","given":"Stephen R."},{"family":"Hunt","given":"Len M."},{"family":"Alós","given":"Josep"},{"family":"Klefoth","given":"Thomas"},{"family":"Cooke","given":"Steven J."},{"family":"Hilborn","given":"Ray"},{"family":"Jensen","given":"Olaf P."},{"family":"Wilberg","given":"Michael J."},{"family":"Post","given":"John R."},{"family":"Manfredo","given":"Michael J."}],"issued":{"date-parts":[["2019",3,19]]}}}],"schema":"https://github.com/citation-style-language/schema/raw/master/csl-citation.json"} </w:instrText>
      </w:r>
      <w:r w:rsidR="00631948">
        <w:fldChar w:fldCharType="separate"/>
      </w:r>
      <w:r w:rsidR="00631948">
        <w:rPr>
          <w:noProof/>
        </w:rPr>
        <w:t>Arlinghaus et al. 2019)</w:t>
      </w:r>
      <w:r w:rsidR="00631948">
        <w:fldChar w:fldCharType="end"/>
      </w:r>
      <w:r w:rsidRPr="007D3A3E">
        <w:t>. For comparison, the global value added of industrial capture fisheries was US$21 billion in 2010</w:t>
      </w:r>
      <w:r w:rsidR="00631948">
        <w:t xml:space="preserve"> </w:t>
      </w:r>
      <w:r w:rsidR="00631948">
        <w:fldChar w:fldCharType="begin"/>
      </w:r>
      <w:r w:rsidR="00631948">
        <w:instrText xml:space="preserve"> ADDIN ZOTERO_ITEM CSL_CITATION {"citationID":"BfnXevaK","properties":{"formattedCitation":"(OECD 2016)","plainCitation":"(OECD 2016)","noteIndex":0},"citationItems":[{"id":181,"uris":["http://zotero.org/groups/2324269/items/2QAD5T8P"],"uri":["http://zotero.org/groups/2324269/items/2QAD5T8P"],"itemData":{"id":181,"type":"book","title":"The ocean economy in 2030","publisher":"OECD Publishing","publisher-place":"Paris","number-of-pages":"251","source":"Library of Congress ISBN","event-place":"Paris","ISBN":"978-92-64-25171-7","language":"en","author":[{"literal":"OECD"}],"issued":{"date-parts":[["2016"]]}}}],"schema":"https://github.com/citation-style-language/schema/raw/master/csl-citation.json"} </w:instrText>
      </w:r>
      <w:r w:rsidR="00631948">
        <w:fldChar w:fldCharType="separate"/>
      </w:r>
      <w:r w:rsidR="00631948">
        <w:rPr>
          <w:noProof/>
        </w:rPr>
        <w:t>(OECD 2016)</w:t>
      </w:r>
      <w:r w:rsidR="00631948">
        <w:fldChar w:fldCharType="end"/>
      </w:r>
      <w:r w:rsidRPr="007D3A3E">
        <w:t>, providing 11 million full-time jobs (artisanal fisheries not included).</w:t>
      </w:r>
    </w:p>
    <w:p w14:paraId="3FD1717F" w14:textId="77777777" w:rsidR="00D70396" w:rsidRPr="007D3A3E" w:rsidRDefault="00D70396"/>
    <w:p w14:paraId="60FBF2CC" w14:textId="17C1ED55" w:rsidR="00D70396" w:rsidRPr="007D3A3E" w:rsidRDefault="00CB13CA">
      <w:r w:rsidRPr="007D3A3E">
        <w:t>Ocean tourism directly supports the livelihoods of millions of people and the economies of the developing tropics and many small-island developing states. For example, coral reef tourism alone contributes over 40% of the gross domestic product of Maldives, Palau, and St. Barthelemy</w:t>
      </w:r>
      <w:r w:rsidR="00631948">
        <w:t xml:space="preserve"> </w:t>
      </w:r>
      <w:r w:rsidR="00631948">
        <w:fldChar w:fldCharType="begin"/>
      </w:r>
      <w:r w:rsidR="00E64B95">
        <w:instrText xml:space="preserve"> ADDIN ZOTERO_ITEM CSL_CITATION {"citationID":"32m52STy","properties":{"formattedCitation":"(Spalding et al. 2017; Siegel Katherine J. et al. 2019)","plainCitation":"(Spalding et al. 2017; Siegel Katherine J. et al. 2019)","dontUpdate":true,"noteIndex":0},"citationItems":[{"id":432,"uris":["http://zotero.org/groups/2324269/items/3S6RFWI6"],"uri":["http://zotero.org/groups/2324269/items/3S6RFWI6"],"itemData":{"id":432,"type":"article-journal","title":"Mapping the global value and distribution of coral reef tourism","container-title":"Marine Policy","page":"104-113","volume":"82","source":"ScienceDirect","abstract":"Global coral reef related tourism is one of the most significant examples of nature-based tourism from a single ecosystem. Coral reefs attract foreign and domestic visitors and generate revenues, including foreign exchange earnings, in over 100 countries and territories. Understanding the full value of coral reefs to tourism, and the spatial distribution of these values, provides an important incentive for sustainable reef management. In the current work, global data from multiple sources, including social media and crowd-sourced datasets, were used to estimate and map two distinct components of reef value. The first component is local “reef-adjacent” value, an overarching term used to capture a range of indirect benefits from coral reefs, including provision of sandy beaches, sheltered water, food, and attractive views. The second component is “on-reef” value, directly associated with in-water activities such diving and snorkelling. Tourism values were estimated as a proportion of the total visits and spending by coastal tourists within 30km of reefs (excluding urban areas). Reef-adjacent values were set as a fixed proportion of 10% of this expenditure. On-reef values were based on the relative abundance of dive-shops and underwater photos in different countries and territories. Maps of value assigned to specific coral reef locations show considerable spatial variability across distances of just a few kilometres. Some 30% of the world's reefs are of value in the tourism sector, with a total value estimated at nearly US$36 billion, or over 9% of all coastal tourism value in the world's coral reef countries.","DOI":"10.1016/j.marpol.2017.05.014","ISSN":"0308-597X","journalAbbreviation":"Marine Policy","author":[{"family":"Spalding","given":"Mark"},{"family":"Burke","given":"Lauretta"},{"family":"Wood","given":"Spencer A."},{"family":"Ashpole","given":"Joscelyne"},{"family":"Hutchison","given":"James"},{"family":"Ermgassen","given":"Philine","non-dropping-particle":"zu"}],"issued":{"date-parts":[["2017",8,1]]}}},{"id":426,"uris":["http://zotero.org/groups/2324269/items/VNYJ6INZ"],"uri":["http://zotero.org/groups/2324269/items/VNYJ6INZ"],"itemData":{"id":426,"type":"article-journal","title":"Sovereign states in the Caribbean have lower social-ecological vulnerability to coral bleaching than overseas territories","container-title":"Proceedings of the Royal Society B: Biological Sciences","page":"20182365","volume":"286","issue":"1897","source":"royalsocietypublishing.org (Atypon)","abstract":"Coral reef social-ecological systems worldwide face major impacts from climate change, and spatial variation in vulnerability is driven by differential exposure to climatic threats, ecological and socio-economic sensitivity to those threats, ecological recovery potential, and socio-economic adaptive capacity. We assess variation in social-ecological vulnerability to climate change-induced coral bleaching, specifically for reef-based fisheries and tourism, of islands throughout the insular Caribbean, thus providing the first region-wide quantitative analysis of island-scale social-ecological vulnerability to coral bleaching. We show that different components of vulnerability have distinct spatial patterns and that variability in overall vulnerability is driven more by socio-economic than ecological components. Importantly, we find that sovereign islands are less vulnerable on average than overseas territories and that the presence of fisheries management regulations is a significant predictor of adaptive capacity and socio-economic sensitivity, with important implications for island-level governance and policies to reduce climate vulnerability.","DOI":"10.1098/rspb.2018.2365","journalAbbreviation":"Proceedings of the Royal Society B: Biological Sciences","author":[{"literal":"Siegel Katherine J."},{"literal":"Cabral Reniel B."},{"literal":"McHenry Jennifer"},{"literal":"Ojea Elena"},{"literal":"Owashi Brandon"},{"literal":"Lester Sarah E."}],"issued":{"date-parts":[["2019",2,27]]}}}],"schema":"https://github.com/citation-style-language/schema/raw/master/csl-citation.json"} </w:instrText>
      </w:r>
      <w:r w:rsidR="00631948">
        <w:fldChar w:fldCharType="separate"/>
      </w:r>
      <w:r w:rsidR="00631948">
        <w:rPr>
          <w:noProof/>
        </w:rPr>
        <w:t>(Spalding et al. 2017; Siegel et al. 2019)</w:t>
      </w:r>
      <w:r w:rsidR="00631948">
        <w:fldChar w:fldCharType="end"/>
      </w:r>
      <w:r w:rsidRPr="007D3A3E">
        <w:t xml:space="preserve">. Despite the importance of ocean tourism in the economy, data and research on the impacts of climate change in the tourism sector is limited </w:t>
      </w:r>
      <w:r w:rsidR="00631948">
        <w:fldChar w:fldCharType="begin"/>
      </w:r>
      <w:r w:rsidR="00E64B95">
        <w:instrText xml:space="preserve"> ADDIN ZOTERO_ITEM CSL_CITATION {"citationID":"RnSYLWu2","properties":{"formattedCitation":"(Scott, G\\uc0\\u246{}ssling, and Hall 2012)","plainCitation":"(Scott, Gössling, and Hall 2012)","dontUpdate":true,"noteIndex":0},"citationItems":[{"id":423,"uris":["http://zotero.org/groups/2324269/items/SE7PAEBY"],"uri":["http://zotero.org/groups/2324269/items/SE7PAEBY"],"itemData":{"id":423,"type":"article-journal","title":"International tourism and climate change","container-title":"Wiley Interdisciplinary Reviews: Climate Change","page":"213-232","volume":"3","issue":"3","source":"Wiley Online Library","abstract":"Tourism is a major global economic sector that is undergoing tremendous growth in emerging economies and is often touted as salient for development and poverty alleviation in developing countries. Tourism is recognized as a highly climate-sensitive sector, one that is also strongly influenced by environmental and socioeconomic change influenced by climate change, and is also a growing contributor to anthropogenic climate change. This article outlines the complex interrelationships between climate change and the multiple components of the international tourism system. Five focal themes that have developed within the literature on the consequences of climate change for tourism are then critically reviewed: climatic change and temporal and geographic shifts in tourism demand, climate-induced environmental change and destination competitiveness within three major market segments (winter sports tourism, coastal tourism, and nature-based tourism), and mitigation policy developments and future tourist mobility. The review highlights the differential vulnerability of tourism destinations and that the resultant changes in competitiveness and sustainability will transform some international tourism markets. Feedbacks throughout the tourism system mean that all destinations will need to adapt to the risks and opportunities posed by climate change and climate policy. While notable progress has been made in the last decade, a number of important knowledge gaps in each of the major impact areas, key regional knowledge gaps, and both tourist and tourism operator perceptions of climate change risks and adaptive capacity indicate that the tourism sector is not currently well prepared for the challenges of climate change. WIREs Clim Change 2012. doi: 10.1002/wcc.165 This article is categorized under: Climate and Development &gt; Decoupling Emissions from Development","DOI":"10.1002/wcc.165","ISSN":"1757-7799","language":"en","author":[{"family":"Scott","given":"Daniel"},{"family":"Gössling","given":"Stefan"},{"family":"Hall","given":"C. Michael"}],"issued":{"date-parts":[["2012"]]}}}],"schema":"https://github.com/citation-style-language/schema/raw/master/csl-citation.json"} </w:instrText>
      </w:r>
      <w:r w:rsidR="00631948">
        <w:fldChar w:fldCharType="separate"/>
      </w:r>
      <w:r w:rsidR="00631948" w:rsidRPr="00631948">
        <w:t>(Scott</w:t>
      </w:r>
      <w:r w:rsidR="00631948">
        <w:t xml:space="preserve"> et al.</w:t>
      </w:r>
      <w:r w:rsidR="00631948" w:rsidRPr="00631948">
        <w:t xml:space="preserve"> 2012)</w:t>
      </w:r>
      <w:r w:rsidR="00631948">
        <w:fldChar w:fldCharType="end"/>
      </w:r>
      <w:r w:rsidRPr="007D3A3E">
        <w:t>. Because coral reef tourism is one of the best-studied sectors</w:t>
      </w:r>
      <w:r w:rsidR="00631948">
        <w:t xml:space="preserve"> </w:t>
      </w:r>
      <w:r w:rsidR="00631948">
        <w:fldChar w:fldCharType="begin"/>
      </w:r>
      <w:r w:rsidR="00E64B95">
        <w:instrText xml:space="preserve"> ADDIN ZOTERO_ITEM CSL_CITATION {"citationID":"OvqyLQet","properties":{"formattedCitation":"(Scott, G\\uc0\\u246{}ssling, and Hall 2012)","plainCitation":"(Scott, Gössling, and Hall 2012)","dontUpdate":true,"noteIndex":0},"citationItems":[{"id":423,"uris":["http://zotero.org/groups/2324269/items/SE7PAEBY"],"uri":["http://zotero.org/groups/2324269/items/SE7PAEBY"],"itemData":{"id":423,"type":"article-journal","title":"International tourism and climate change","container-title":"Wiley Interdisciplinary Reviews: Climate Change","page":"213-232","volume":"3","issue":"3","source":"Wiley Online Library","abstract":"Tourism is a major global economic sector that is undergoing tremendous growth in emerging economies and is often touted as salient for development and poverty alleviation in developing countries. Tourism is recognized as a highly climate-sensitive sector, one that is also strongly influenced by environmental and socioeconomic change influenced by climate change, and is also a growing contributor to anthropogenic climate change. This article outlines the complex interrelationships between climate change and the multiple components of the international tourism system. Five focal themes that have developed within the literature on the consequences of climate change for tourism are then critically reviewed: climatic change and temporal and geographic shifts in tourism demand, climate-induced environmental change and destination competitiveness within three major market segments (winter sports tourism, coastal tourism, and nature-based tourism), and mitigation policy developments and future tourist mobility. The review highlights the differential vulnerability of tourism destinations and that the resultant changes in competitiveness and sustainability will transform some international tourism markets. Feedbacks throughout the tourism system mean that all destinations will need to adapt to the risks and opportunities posed by climate change and climate policy. While notable progress has been made in the last decade, a number of important knowledge gaps in each of the major impact areas, key regional knowledge gaps, and both tourist and tourism operator perceptions of climate change risks and adaptive capacity indicate that the tourism sector is not currently well prepared for the challenges of climate change. WIREs Clim Change 2012. doi: 10.1002/wcc.165 This article is categorized under: Climate and Development &gt; Decoupling Emissions from Development","DOI":"10.1002/wcc.165","ISSN":"1757-7799","language":"en","author":[{"family":"Scott","given":"Daniel"},{"family":"Gössling","given":"Stefan"},{"family":"Hall","given":"C. Michael"}],"issued":{"date-parts":[["2012"]]}}}],"schema":"https://github.com/citation-style-language/schema/raw/master/csl-citation.json"} </w:instrText>
      </w:r>
      <w:r w:rsidR="00631948">
        <w:fldChar w:fldCharType="separate"/>
      </w:r>
      <w:r w:rsidR="00631948" w:rsidRPr="00631948">
        <w:t xml:space="preserve">(Scott </w:t>
      </w:r>
      <w:r w:rsidR="00631948">
        <w:t>et al.</w:t>
      </w:r>
      <w:r w:rsidR="00631948" w:rsidRPr="00631948">
        <w:t xml:space="preserve"> 2012)</w:t>
      </w:r>
      <w:r w:rsidR="00631948">
        <w:fldChar w:fldCharType="end"/>
      </w:r>
      <w:r w:rsidRPr="007D3A3E">
        <w:t xml:space="preserve">, and potentially one of the most valuable ocean tourism for many coastal nations, we focus our analysis on this sector. </w:t>
      </w:r>
      <w:r w:rsidRPr="007D3A3E">
        <w:rPr>
          <w:b/>
        </w:rPr>
        <w:t xml:space="preserve">Coral reef tourism is worth US$35.8 billion globally every year </w:t>
      </w:r>
      <w:r w:rsidR="00631948" w:rsidRPr="00631948">
        <w:fldChar w:fldCharType="begin"/>
      </w:r>
      <w:r w:rsidR="00631948" w:rsidRPr="00631948">
        <w:instrText xml:space="preserve"> ADDIN ZOTERO_ITEM CSL_CITATION {"citationID":"k6UwW5B0","properties":{"formattedCitation":"(Spalding et al. 2017)","plainCitation":"(Spalding et al. 2017)","noteIndex":0},"citationItems":[{"id":432,"uris":["http://zotero.org/groups/2324269/items/3S6RFWI6"],"uri":["http://zotero.org/groups/2324269/items/3S6RFWI6"],"itemData":{"id":432,"type":"article-journal","title":"Mapping the global value and distribution of coral reef tourism","container-title":"Marine Policy","page":"104-113","volume":"82","source":"ScienceDirect","abstract":"Global coral reef related tourism is one of the most significant examples of nature-based tourism from a single ecosystem. Coral reefs attract foreign and domestic visitors and generate revenues, including foreign exchange earnings, in over 100 countries and territories. Understanding the full value of coral reefs to tourism, and the spatial distribution of these values, provides an important incentive for sustainable reef management. In the current work, global data from multiple sources, including social media and crowd-sourced datasets, were used to estimate and map two distinct components of reef value. The first component is local “reef-adjacent” value, an overarching term used to capture a range of indirect benefits from coral reefs, including provision of sandy beaches, sheltered water, food, and attractive views. The second component is “on-reef” value, directly associated with in-water activities such diving and snorkelling. Tourism values were estimated as a proportion of the total visits and spending by coastal tourists within 30km of reefs (excluding urban areas). Reef-adjacent values were set as a fixed proportion of 10% of this expenditure. On-reef values were based on the relative abundance of dive-shops and underwater photos in different countries and territories. Maps of value assigned to specific coral reef locations show considerable spatial variability across distances of just a few kilometres. Some 30% of the world's reefs are of value in the tourism sector, with a total value estimated at nearly US$36 billion, or over 9% of all coastal tourism value in the world's coral reef countries.","DOI":"10.1016/j.marpol.2017.05.014","ISSN":"0308-597X","journalAbbreviation":"Marine Policy","author":[{"family":"Spalding","given":"Mark"},{"family":"Burke","given":"Lauretta"},{"family":"Wood","given":"Spencer A."},{"family":"Ashpole","given":"Joscelyne"},{"family":"Hutchison","given":"James"},{"family":"Ermgassen","given":"Philine","non-dropping-particle":"zu"}],"issued":{"date-parts":[["2017",8,1]]}}}],"schema":"https://github.com/citation-style-language/schema/raw/master/csl-citation.json"} </w:instrText>
      </w:r>
      <w:r w:rsidR="00631948" w:rsidRPr="00631948">
        <w:fldChar w:fldCharType="separate"/>
      </w:r>
      <w:r w:rsidR="00631948" w:rsidRPr="00631948">
        <w:rPr>
          <w:noProof/>
        </w:rPr>
        <w:t>(Spalding et al. 2017)</w:t>
      </w:r>
      <w:r w:rsidR="00631948" w:rsidRPr="00631948">
        <w:fldChar w:fldCharType="end"/>
      </w:r>
      <w:r w:rsidRPr="007D3A3E">
        <w:t>. We present a first-of-its-kind analysis of how climate change will affect coral reef tourism values and explore options for nations and local communities to best prepare for the impacts of climate change. Using the economic value of coral reefs for tourism to a given country, we project the cost of inaction and discuss the benefits of action.</w:t>
      </w:r>
    </w:p>
    <w:p w14:paraId="3C9E57E6" w14:textId="77777777" w:rsidR="00D70396" w:rsidRPr="007D3A3E" w:rsidRDefault="00CB13CA">
      <w:pPr>
        <w:pStyle w:val="Heading4"/>
      </w:pPr>
      <w:bookmarkStart w:id="46" w:name="_aqo5pynzuukt" w:colFirst="0" w:colLast="0"/>
      <w:bookmarkEnd w:id="46"/>
      <w:r w:rsidRPr="007D3A3E">
        <w:t>4.3.2 Losses of key biological draws for tourists</w:t>
      </w:r>
    </w:p>
    <w:p w14:paraId="219ED997" w14:textId="1204B0AA" w:rsidR="00D70396" w:rsidRPr="007D3A3E" w:rsidRDefault="00CB13CA">
      <w:r w:rsidRPr="007D3A3E">
        <w:t>Weather conditions and attractiveness/uniqueness of the environment are key factors drawing people to ocean tourism</w:t>
      </w:r>
      <w:r w:rsidR="00631948">
        <w:t xml:space="preserve"> </w:t>
      </w:r>
      <w:r w:rsidR="00631948">
        <w:fldChar w:fldCharType="begin"/>
      </w:r>
      <w:r w:rsidR="00631948">
        <w:instrText xml:space="preserve"> ADDIN ZOTERO_ITEM CSL_CITATION {"citationID":"82Bn76LD","properties":{"formattedCitation":"(Moreno and Amelung 2009)","plainCitation":"(Moreno and Amelung 2009)","noteIndex":0},"citationItems":[{"id":419,"uris":["http://zotero.org/groups/2324269/items/LYPCT3EA"],"uri":["http://zotero.org/groups/2324269/items/LYPCT3EA"],"itemData":{"id":419,"type":"article-journal","title":"Climate Change and Coastal &amp; Marine Tourism: Review and Analysis","container-title":"Journal of Coastal Research","page":"1140-1144","source":"JSTOR","archive":"JSTOR","abstract":"Coastal and marine tourism is a growing sector, in terms of both participation and economic relevance. For its enjoyment and safety, coastal and marine recreation requires suitable weather conditions, and attractive environments. Climate change will impact both. At the same time, tourism is an important source of the greenhouse gases (GHG) that are causing climate change. To date, and with the exception of beach recreation, most studies on climate change and tourism have concentrated either on impacts on whole countries and world regions or on certain ecosystems like coasts, focusing their attention in only one activity and overlooking the great diversity and very different weather requirements of the rest of activities these environments support. This paper reviews the importance of coastal and marine environments for recreation, presents current knowledge on the impacts of climate change on activities in these environments and identifies the main scientific gaps. This study provides an updated knowledge base for understanding climate change relationship with coastal and marine tourism and proposes a number of future research lines.","ISSN":"0749-0208","title-short":"Climate Change and Coastal &amp; Marine Tourism","author":[{"family":"Moreno","given":"A."},{"family":"Amelung","given":"B."}],"issued":{"date-parts":[["2009"]]}}}],"schema":"https://github.com/citation-style-language/schema/raw/master/csl-citation.json"} </w:instrText>
      </w:r>
      <w:r w:rsidR="00631948">
        <w:fldChar w:fldCharType="separate"/>
      </w:r>
      <w:r w:rsidR="00631948">
        <w:rPr>
          <w:noProof/>
        </w:rPr>
        <w:t>(Moreno and Amelung 2009)</w:t>
      </w:r>
      <w:r w:rsidR="00631948">
        <w:fldChar w:fldCharType="end"/>
      </w:r>
      <w:r w:rsidRPr="007D3A3E">
        <w:t>, and climate change impacts both. Understanding the potential impacts of climate change on tourism requires understanding how climate change will impact the physical and ecological resources on which tourism depends.</w:t>
      </w:r>
    </w:p>
    <w:p w14:paraId="660E30D2" w14:textId="77777777" w:rsidR="00D70396" w:rsidRPr="007D3A3E" w:rsidRDefault="00D70396"/>
    <w:p w14:paraId="4973E69E" w14:textId="3C6673EC" w:rsidR="00D70396" w:rsidRPr="007D3A3E" w:rsidRDefault="00CB13CA">
      <w:r w:rsidRPr="007D3A3E">
        <w:t xml:space="preserve">Bleaching events, for example, cause coral reef mortality and a subsequent rapid reduction in reef fish diversity and numbers (e.g. </w:t>
      </w:r>
      <w:r w:rsidR="00631948">
        <w:fldChar w:fldCharType="begin"/>
      </w:r>
      <w:r w:rsidR="00E64B95">
        <w:instrText xml:space="preserve"> ADDIN ZOTERO_ITEM CSL_CITATION {"citationID":"mwI2gOqe","properties":{"formattedCitation":"(Arceo et al. 2001)","plainCitation":"(Arceo et al. 2001)","dontUpdate":true,"noteIndex":0},"citationItems":[{"id":390,"uris":["http://zotero.org/groups/2324269/items/7SJFZ4GZ"],"uri":["http://zotero.org/groups/2324269/items/7SJFZ4GZ"],"itemData":{"id":390,"type":"article-journal","title":"CORAL BLEACHING IN PHILIPPINE REEFS: COINCIDENT EVIDENCES WITH MESOSCALE THERMAL ANOMALIES","container-title":"BULLETIN OF MARINE SCIENCE","page":"16","volume":"69","issue":"2","source":"Zotero","abstract":"Massive bleaching was observed in various reefs throughout the Philippines (5–21∞N, 116–128∞E), beginning early June until late November 1998. Satellite-derived SST data from NOAA/NESDIS was used to examine thermal anomalies (‘hotspots’) observed in the country during this same period. Anecdotal reports from the Coral Reef Information Network of the Philippines (PhilReefs) partners revealed the extent of bleaching in other parts of the country. The observations coincided with the occurrence of a hotspot over the region. Coral community studies detected signiﬁcant decrease in live coral cover (up to 46%) and increase in dead coral cover (up to 49%). The results support the hypothesis that elevated sea temperatures was the major cause of the bleaching event. Some patterns of susceptibility within and across reefs, possibly due to inﬂuences of factors such as wave energy, tidal ﬂuctuations and reef morphology, were also observed. The extent and scale of the 1998 bleaching events in the Philippines could not be fully attributed to small-scale anthropogenic disturbances directly affecting reefs since severe bleaching was also observed in offshore reefs. Its coincidence with the El Niño-related temperature anomalies suggests that the interaction between human-induced and natural factors behind bleaching remains to be investigated further. This interaction is critical for reef recovery, and the discrimination between both impacts can be useful for policy and decision-making processes in management.","language":"en","author":[{"family":"Arceo","given":"Hazel O"},{"family":"Quibilan","given":"Miledel C"},{"family":"Aliño","given":"Porﬁrio M"},{"family":"Lim","given":"Goldee"},{"family":"Licuanan","given":"Wilfredo Y"}],"issued":{"date-parts":[["2001"]]}}}],"schema":"https://github.com/citation-style-language/schema/raw/master/csl-citation.json"} </w:instrText>
      </w:r>
      <w:r w:rsidR="00631948">
        <w:fldChar w:fldCharType="separate"/>
      </w:r>
      <w:r w:rsidR="00631948">
        <w:rPr>
          <w:noProof/>
        </w:rPr>
        <w:t>Arceo et al. 2001)</w:t>
      </w:r>
      <w:r w:rsidR="00631948">
        <w:fldChar w:fldCharType="end"/>
      </w:r>
      <w:r w:rsidRPr="007D3A3E">
        <w:t>. More frequent and intensifying storms reduce the desirability of a place for tourism, disrupt transportation (flights and ferries), and can destroy coastal infrastructure that supports tourism. Marine heatwaves have critical impacts over habitat formation species (seagrasses, corals, and kelps) that can disrupt the provision of ecosystem</w:t>
      </w:r>
      <w:r w:rsidR="00631948">
        <w:t xml:space="preserve"> </w:t>
      </w:r>
      <w:r w:rsidR="00631948">
        <w:fldChar w:fldCharType="begin"/>
      </w:r>
      <w:r w:rsidR="00631948">
        <w:instrText xml:space="preserve"> ADDIN ZOTERO_ITEM CSL_CITATION {"citationID":"Gaxf8Yjb","properties":{"formattedCitation":"(Smale et al. 2019)","plainCitation":"(Smale et al. 2019)","noteIndex":0},"citationItems":[{"id":429,"uris":["http://zotero.org/groups/2324269/items/9KND5GSI"],"uri":["http://zotero.org/groups/2324269/items/9KND5GSI"],"itemData":{"id":429,"type":"article-journal","title":"Marine heatwaves threaten global biodiversity and the provision of ecosystem services","container-title":"Nature Climate Change","page":"306","volume":"9","issue":"4","source":"www.nature.com","abstract":"Marine heatwaves are increasing in frequency, but they vary in their manifestation. All events impact ecosystem structure and functioning, with increased risk of negative impacts linked to greater biodiversity, number of species near their thermal limit and additional human impacts.","DOI":"10.1038/s41558-019-0412-1","ISSN":"1758-6798","language":"En","author":[{"family":"Smale","given":"Dan A."},{"family":"Wernberg","given":"Thomas"},{"family":"Oliver","given":"Eric C. J."},{"family":"Thomsen","given":"Mads"},{"family":"Harvey","given":"Ben P."},{"family":"Straub","given":"Sandra C."},{"family":"Burrows","given":"Michael T."},{"family":"Alexander","given":"Lisa V."},{"family":"Benthuysen","given":"Jessica A."},{"family":"Donat","given":"Markus G."},{"family":"Feng","given":"Ming"},{"family":"Hobday","given":"Alistair J."},{"family":"Holbrook","given":"Neil J."},{"family":"Perkins-Kirkpatrick","given":"Sarah E."},{"family":"Scannell","given":"Hillary A."},{"family":"Gupta","given":"Alex Sen"},{"family":"Payne","given":"Ben L."},{"family":"Moore","given":"Pippa J."}],"issued":{"date-parts":[["2019",4]]}}}],"schema":"https://github.com/citation-style-language/schema/raw/master/csl-citation.json"} </w:instrText>
      </w:r>
      <w:r w:rsidR="00631948">
        <w:fldChar w:fldCharType="separate"/>
      </w:r>
      <w:r w:rsidR="00631948">
        <w:rPr>
          <w:noProof/>
        </w:rPr>
        <w:t>(Smale et al. 2019)</w:t>
      </w:r>
      <w:r w:rsidR="00631948">
        <w:fldChar w:fldCharType="end"/>
      </w:r>
      <w:r w:rsidRPr="007D3A3E">
        <w:t>. Sea level rise impacts coastal integrity and coastal assets and, together with extreme events, cause coastal erosion that if constrained by urbanization can lead to coastal squeeze</w:t>
      </w:r>
      <w:r w:rsidR="00631948">
        <w:t xml:space="preserve"> </w:t>
      </w:r>
      <w:r w:rsidR="00631948">
        <w:fldChar w:fldCharType="begin"/>
      </w:r>
      <w:r w:rsidR="00E64B95">
        <w:instrText xml:space="preserve"> ADDIN ZOTERO_ITEM CSL_CITATION {"citationID":"C3f3EQfx","properties":{"formattedCitation":"(Toimil et al. 2018; Scott, G\\uc0\\u246{}ssling, and Hall 2012)","plainCitation":"(Toimil et al. 2018; Scott, Gössling, and Hall 2012)","dontUpdate":true,"noteIndex":0},"citationItems":[{"id":435,"uris":["http://zotero.org/groups/2324269/items/HAPCJBUW"],"uri":["http://zotero.org/groups/2324269/items/HAPCJBUW"],"itemData":{"id":435,"type":"article-journal","title":"Estimating the risk of loss of beach recreation value under climate change","container-title":"Tourism Management","page":"387-400","volume":"68","source":"ScienceDirect","abstract":"Shoreline recession due to the combined effect of waves, tides and sea level rise is increasingly becoming a major threat to beaches, one of the main assets of seaside tourist destinations. Given such an uncertain future climate and the climate-sensitive nature of many decisions that affect the long term, there is a growing need to shift current approaches towards probabilistic frameworks able to take uncertainty into account. This study contributes to climate change research by exploring the effects of erosion on the recreation value of beaches as a key indicator in the tourism sector. The new paradigm relates eroded sand to geographic and socioeconomic aspects and other physical settings, including beach type, quality and accesses, yielding monetary estimates of risk in probabilistic terms. Additionally, we look into policy implications regarding tourism management, adaptation and risk reduction. The methodology was implemented in 57 beaches in Asturias (north of Spain).","DOI":"10.1016/j.tourman.2018.03.024","ISSN":"0261-5177","journalAbbreviation":"Tourism Management","author":[{"family":"Toimil","given":"Alexandra"},{"family":"Díaz-Simal","given":"Pedro"},{"family":"Losada","given":"Inigo J."},{"family":"Camus","given":"Paula"}],"issued":{"date-parts":[["2018",10,1]]}}},{"id":423,"uris":["http://zotero.org/groups/2324269/items/SE7PAEBY"],"uri":["http://zotero.org/groups/2324269/items/SE7PAEBY"],"itemData":{"id":423,"type":"article-journal","title":"International tourism and climate change","container-title":"Wiley Interdisciplinary Reviews: Climate Change","page":"213-232","volume":"3","issue":"3","source":"Wiley Online Library","abstract":"Tourism is a major global economic sector that is undergoing tremendous growth in emerging economies and is often touted as salient for development and poverty alleviation in developing countries. Tourism is recognized as a highly climate-sensitive sector, one that is also strongly influenced by environmental and socioeconomic change influenced by climate change, and is also a growing contributor to anthropogenic climate change. This article outlines the complex interrelationships between climate change and the multiple components of the international tourism system. Five focal themes that have developed within the literature on the consequences of climate change for tourism are then critically reviewed: climatic change and temporal and geographic shifts in tourism demand, climate-induced environmental change and destination competitiveness within three major market segments (winter sports tourism, coastal tourism, and nature-based tourism), and mitigation policy developments and future tourist mobility. The review highlights the differential vulnerability of tourism destinations and that the resultant changes in competitiveness and sustainability will transform some international tourism markets. Feedbacks throughout the tourism system mean that all destinations will need to adapt to the risks and opportunities posed by climate change and climate policy. While notable progress has been made in the last decade, a number of important knowledge gaps in each of the major impact areas, key regional knowledge gaps, and both tourist and tourism operator perceptions of climate change risks and adaptive capacity indicate that the tourism sector is not currently well prepared for the challenges of climate change. WIREs Clim Change 2012. doi: 10.1002/wcc.165 This article is categorized under: Climate and Development &gt; Decoupling Emissions from Development","DOI":"10.1002/wcc.165","ISSN":"1757-7799","language":"en","author":[{"family":"Scott","given":"Daniel"},{"family":"Gössling","given":"Stefan"},{"family":"Hall","given":"C. Michael"}],"issued":{"date-parts":[["2012"]]}}}],"schema":"https://github.com/citation-style-language/schema/raw/master/csl-citation.json"} </w:instrText>
      </w:r>
      <w:r w:rsidR="00631948">
        <w:fldChar w:fldCharType="separate"/>
      </w:r>
      <w:r w:rsidR="00631948" w:rsidRPr="00631948">
        <w:t>(Toimil et al. 2018; Scott</w:t>
      </w:r>
      <w:r w:rsidR="00631948">
        <w:t xml:space="preserve"> et al.</w:t>
      </w:r>
      <w:r w:rsidR="00631948" w:rsidRPr="00631948">
        <w:t xml:space="preserve"> 2012)</w:t>
      </w:r>
      <w:r w:rsidR="00631948">
        <w:fldChar w:fldCharType="end"/>
      </w:r>
      <w:r w:rsidRPr="007D3A3E">
        <w:t>. This has a known negative impact on visitor’s perceptions and economic impacts associated</w:t>
      </w:r>
      <w:r w:rsidR="00631948">
        <w:t xml:space="preserve"> </w:t>
      </w:r>
      <w:r w:rsidR="00631948">
        <w:fldChar w:fldCharType="begin"/>
      </w:r>
      <w:r w:rsidR="00E64B95">
        <w:instrText xml:space="preserve"> ADDIN ZOTERO_ITEM CSL_CITATION {"citationID":"rqULsObH","properties":{"formattedCitation":"(Scott, G\\uc0\\u246{}ssling, and Hall 2012)","plainCitation":"(Scott, Gössling, and Hall 2012)","dontUpdate":true,"noteIndex":0},"citationItems":[{"id":423,"uris":["http://zotero.org/groups/2324269/items/SE7PAEBY"],"uri":["http://zotero.org/groups/2324269/items/SE7PAEBY"],"itemData":{"id":423,"type":"article-journal","title":"International tourism and climate change","container-title":"Wiley Interdisciplinary Reviews: Climate Change","page":"213-232","volume":"3","issue":"3","source":"Wiley Online Library","abstract":"Tourism is a major global economic sector that is undergoing tremendous growth in emerging economies and is often touted as salient for development and poverty alleviation in developing countries. Tourism is recognized as a highly climate-sensitive sector, one that is also strongly influenced by environmental and socioeconomic change influenced by climate change, and is also a growing contributor to anthropogenic climate change. This article outlines the complex interrelationships between climate change and the multiple components of the international tourism system. Five focal themes that have developed within the literature on the consequences of climate change for tourism are then critically reviewed: climatic change and temporal and geographic shifts in tourism demand, climate-induced environmental change and destination competitiveness within three major market segments (winter sports tourism, coastal tourism, and nature-based tourism), and mitigation policy developments and future tourist mobility. The review highlights the differential vulnerability of tourism destinations and that the resultant changes in competitiveness and sustainability will transform some international tourism markets. Feedbacks throughout the tourism system mean that all destinations will need to adapt to the risks and opportunities posed by climate change and climate policy. While notable progress has been made in the last decade, a number of important knowledge gaps in each of the major impact areas, key regional knowledge gaps, and both tourist and tourism operator perceptions of climate change risks and adaptive capacity indicate that the tourism sector is not currently well prepared for the challenges of climate change. WIREs Clim Change 2012. doi: 10.1002/wcc.165 This article is categorized under: Climate and Development &gt; Decoupling Emissions from Development","DOI":"10.1002/wcc.165","ISSN":"1757-7799","language":"en","author":[{"family":"Scott","given":"Daniel"},{"family":"Gössling","given":"Stefan"},{"family":"Hall","given":"C. Michael"}],"issued":{"date-parts":[["2012"]]}}}],"schema":"https://github.com/citation-style-language/schema/raw/master/csl-citation.json"} </w:instrText>
      </w:r>
      <w:r w:rsidR="00631948">
        <w:fldChar w:fldCharType="separate"/>
      </w:r>
      <w:r w:rsidR="00631948" w:rsidRPr="00631948">
        <w:t>(Scott</w:t>
      </w:r>
      <w:r w:rsidR="00631948">
        <w:t xml:space="preserve"> et al.</w:t>
      </w:r>
      <w:r w:rsidR="00631948" w:rsidRPr="00631948">
        <w:t xml:space="preserve"> 2012)</w:t>
      </w:r>
      <w:r w:rsidR="00631948">
        <w:fldChar w:fldCharType="end"/>
      </w:r>
      <w:r w:rsidRPr="007D3A3E">
        <w:t>. Ocean warming also affects fisheries productivity</w:t>
      </w:r>
      <w:r w:rsidR="00631948">
        <w:t xml:space="preserve"> </w:t>
      </w:r>
      <w:r w:rsidR="00631948">
        <w:fldChar w:fldCharType="begin"/>
      </w:r>
      <w:r w:rsidR="00631948">
        <w:instrText xml:space="preserve"> ADDIN ZOTERO_ITEM CSL_CITATION {"citationID":"gEFmLMkV","properties":{"formattedCitation":"(Free et al. 2019)","plainCitation":"(Free et al. 2019)","noteIndex":0},"citationItems":[{"id":29,"uris":["http://zotero.org/groups/2324269/items/YUG33NWF"],"uri":["http://zotero.org/groups/2324269/items/YUG33NWF"],"itemData":{"id":29,"type":"article-journal","title":"Impacts of historical warming on marine fisheries production","container-title":"Science","page":"979-983","volume":"363","issue":"6430","source":"DOI.org (Crossref)","abstract":"Climate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n\n              = 9 populations) and others responded significantly negatively (\n              n\n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ocean.","DOI":"10.1126/science.aau1758","ISSN":"0036-8075, 1095-9203","journalAbbreviation":"Science","language":"en","author":[{"family":"Free","given":"Christopher M."},{"family":"Thorson","given":"James T."},{"family":"Pinsky","given":"Malin L."},{"family":"Oken","given":"Kiva L."},{"family":"Wiedenmann","given":"John"},{"family":"Jensen","given":"Olaf P."}],"issued":{"date-parts":[["2019",3,1]]}}}],"schema":"https://github.com/citation-style-language/schema/raw/master/csl-citation.json"} </w:instrText>
      </w:r>
      <w:r w:rsidR="00631948">
        <w:fldChar w:fldCharType="separate"/>
      </w:r>
      <w:r w:rsidR="00631948">
        <w:rPr>
          <w:noProof/>
        </w:rPr>
        <w:t>(Free et al. 2019)</w:t>
      </w:r>
      <w:r w:rsidR="00631948">
        <w:fldChar w:fldCharType="end"/>
      </w:r>
      <w:r w:rsidRPr="007D3A3E">
        <w:t xml:space="preserve"> and the migration patterns of species that are major draws for tourism (e.g. whales, sharks, and turtles).</w:t>
      </w:r>
    </w:p>
    <w:p w14:paraId="7E631EAD" w14:textId="77777777" w:rsidR="00D70396" w:rsidRPr="007D3A3E" w:rsidRDefault="00D70396"/>
    <w:p w14:paraId="3B9CC68A" w14:textId="77777777" w:rsidR="00D70396" w:rsidRPr="007D3A3E" w:rsidRDefault="00CB13CA">
      <w:r w:rsidRPr="007D3A3E">
        <w:t>Climate change interacts with coral reef tourism through its direct impact on: (1) coral reefs and associated species on which some reef tourism depends directly (such as snorkeling, diving, and recreational fishing); (2) weather conditions that drive a user’s preference for the place; and (3) coastal infrastructure that supports tourism. For ocean tourism that directly depends on healthy coral reef ecosystems such as diving and snorkeling (on-reef tourism), changes in reef condition are expected to impact tourist preference and coral reef tourism economic values. While activities that do not directly depend on reefs (i.e. reef-adjacent activities such as white sand beaches and sun bathing) are also expected to be affected (directly and indirectly such as the wave attenuation role of reefs and coral reefs as a source of white sand) by climate change, the magnitude of the impact is hard to measure.</w:t>
      </w:r>
    </w:p>
    <w:p w14:paraId="087960FF" w14:textId="77777777" w:rsidR="00D70396" w:rsidRPr="007D3A3E" w:rsidRDefault="00D70396"/>
    <w:p w14:paraId="338AC757" w14:textId="77777777" w:rsidR="00D70396" w:rsidRPr="007D3A3E" w:rsidRDefault="00CB13CA">
      <w:pPr>
        <w:pStyle w:val="Heading4"/>
      </w:pPr>
      <w:bookmarkStart w:id="47" w:name="_bl6kilhix0qm" w:colFirst="0" w:colLast="0"/>
      <w:bookmarkEnd w:id="47"/>
      <w:r w:rsidRPr="007D3A3E">
        <w:t>4.3.3 Economic Impacts</w:t>
      </w:r>
    </w:p>
    <w:p w14:paraId="6E0E30FD" w14:textId="77777777" w:rsidR="00D70396" w:rsidRPr="007D3A3E" w:rsidRDefault="00CB13CA">
      <w:pPr>
        <w:rPr>
          <w:i/>
        </w:rPr>
      </w:pPr>
      <w:r w:rsidRPr="007D3A3E">
        <w:t xml:space="preserve">4.3.3.1 </w:t>
      </w:r>
      <w:r w:rsidRPr="007D3A3E">
        <w:rPr>
          <w:i/>
        </w:rPr>
        <w:t>Economic impacts in coral reef tourism</w:t>
      </w:r>
    </w:p>
    <w:p w14:paraId="317A58B1" w14:textId="56EF2014" w:rsidR="00D70396" w:rsidRPr="007D3A3E" w:rsidRDefault="00CB13CA">
      <w:r w:rsidRPr="007D3A3E">
        <w:t>We use the coral reef tourism values per country and territory reported by</w:t>
      </w:r>
      <w:r w:rsidR="00631948">
        <w:t xml:space="preserve"> </w:t>
      </w:r>
      <w:r w:rsidR="00631948">
        <w:fldChar w:fldCharType="begin"/>
      </w:r>
      <w:r w:rsidR="00E64B95">
        <w:instrText xml:space="preserve"> ADDIN ZOTERO_ITEM CSL_CITATION {"citationID":"AS7t3Weu","properties":{"formattedCitation":"(Spalding et al. 2017)","plainCitation":"(Spalding et al. 2017)","dontUpdate":true,"noteIndex":0},"citationItems":[{"id":432,"uris":["http://zotero.org/groups/2324269/items/3S6RFWI6"],"uri":["http://zotero.org/groups/2324269/items/3S6RFWI6"],"itemData":{"id":432,"type":"article-journal","title":"Mapping the global value and distribution of coral reef tourism","container-title":"Marine Policy","page":"104-113","volume":"82","source":"ScienceDirect","abstract":"Global coral reef related tourism is one of the most significant examples of nature-based tourism from a single ecosystem. Coral reefs attract foreign and domestic visitors and generate revenues, including foreign exchange earnings, in over 100 countries and territories. Understanding the full value of coral reefs to tourism, and the spatial distribution of these values, provides an important incentive for sustainable reef management. In the current work, global data from multiple sources, including social media and crowd-sourced datasets, were used to estimate and map two distinct components of reef value. The first component is local “reef-adjacent” value, an overarching term used to capture a range of indirect benefits from coral reefs, including provision of sandy beaches, sheltered water, food, and attractive views. The second component is “on-reef” value, directly associated with in-water activities such diving and snorkelling. Tourism values were estimated as a proportion of the total visits and spending by coastal tourists within 30km of reefs (excluding urban areas). Reef-adjacent values were set as a fixed proportion of 10% of this expenditure. On-reef values were based on the relative abundance of dive-shops and underwater photos in different countries and territories. Maps of value assigned to specific coral reef locations show considerable spatial variability across distances of just a few kilometres. Some 30% of the world's reefs are of value in the tourism sector, with a total value estimated at nearly US$36 billion, or over 9% of all coastal tourism value in the world's coral reef countries.","DOI":"10.1016/j.marpol.2017.05.014","ISSN":"0308-597X","journalAbbreviation":"Marine Policy","author":[{"family":"Spalding","given":"Mark"},{"family":"Burke","given":"Lauretta"},{"family":"Wood","given":"Spencer A."},{"family":"Ashpole","given":"Joscelyne"},{"family":"Hutchison","given":"James"},{"family":"Ermgassen","given":"Philine","non-dropping-particle":"zu"}],"issued":{"date-parts":[["2017",8,1]]}}}],"schema":"https://github.com/citation-style-language/schema/raw/master/csl-citation.json"} </w:instrText>
      </w:r>
      <w:r w:rsidR="00631948">
        <w:fldChar w:fldCharType="separate"/>
      </w:r>
      <w:r w:rsidR="00631948">
        <w:rPr>
          <w:noProof/>
        </w:rPr>
        <w:t>Spalding et al. (2017)</w:t>
      </w:r>
      <w:r w:rsidR="00631948">
        <w:fldChar w:fldCharType="end"/>
      </w:r>
      <w:r w:rsidRPr="007D3A3E">
        <w:t xml:space="preserve"> to represent current coral reef tourism values. These values are composed of on-reef and reef-adjacent tourism values.</w:t>
      </w:r>
    </w:p>
    <w:p w14:paraId="3DA93EAA" w14:textId="77777777" w:rsidR="00D70396" w:rsidRPr="007D3A3E" w:rsidRDefault="00D70396"/>
    <w:p w14:paraId="20D5DAB9" w14:textId="4DF4D3C6" w:rsidR="00D70396" w:rsidRPr="007D3A3E" w:rsidRDefault="00631948">
      <w:r>
        <w:fldChar w:fldCharType="begin"/>
      </w:r>
      <w:r w:rsidR="00E64B95">
        <w:instrText xml:space="preserve"> ADDIN ZOTERO_ITEM CSL_CITATION {"citationID":"l8BbGRY7","properties":{"formattedCitation":"(Chen et al. 2015)","plainCitation":"(Chen et al. 2015)","dontUpdate":true,"noteIndex":0},"citationItems":[{"id":401,"uris":["http://zotero.org/groups/2324269/items/573UAUCH"],"uri":["http://zotero.org/groups/2324269/items/573UAUCH"],"itemData":{"id":401,"type":"article-journal","title":"Evaluating the economic damage of climate change on global coral reefs","container-title":"Global Environmental Change","page":"12-20","volume":"30","source":"ScienceDirect","abstract":"This paper evaluates the global economic damage arising from the effects of climate change and associated carbon dioxide concentrations on the loss of coral reefs. We do this by first estimating the effects of sea surface temperature and carbon dioxide concentrations on coral cover. We develop a statistical relationship between coral coverage and sea surface temperature that indicates that the effects are dependent on the temperature range. For example, we find that increasing sea surface temperature causes coral coverage to decrease when sea surface temperature is higher than 26.85°C, with the estimated reduction being 2.3% when sea surface temperature increases by 1%. In addition, we find that a 1% carbon dioxide increase induces a 0.6% reduction in global coral coverage. We also estimate the resultant loss in economic value based on a meta-analysis of the recreational and commercial value of reef coverage and a crude proportional approach for other value factors. The meta-analysis shows that the coral reef value decreases by 3.8% when coral cover falls by 1%. By combining these two steps we find that the lost value in terms of the global coral reef value under climate change scenarios ranges from US$3.95 to US$23.78 billion annually.","DOI":"10.1016/j.gloenvcha.2014.10.011","ISSN":"0959-3780","journalAbbreviation":"Global Environmental Change","author":[{"family":"Chen","given":"Ping-Yu"},{"family":"Chen","given":"Chi-Chung"},{"family":"Chu","given":"LanFen"},{"family":"McCarl","given":"Bruce"}],"issued":{"date-parts":[["2015",1,1]]}}}],"schema":"https://github.com/citation-style-language/schema/raw/master/csl-citation.json"} </w:instrText>
      </w:r>
      <w:r>
        <w:fldChar w:fldCharType="separate"/>
      </w:r>
      <w:r>
        <w:rPr>
          <w:noProof/>
        </w:rPr>
        <w:t>Chen et al. (2015)</w:t>
      </w:r>
      <w:r>
        <w:fldChar w:fldCharType="end"/>
      </w:r>
      <w:r>
        <w:t xml:space="preserve"> </w:t>
      </w:r>
      <w:r w:rsidR="00CB13CA" w:rsidRPr="007D3A3E">
        <w:t>performed a meta-analysis of how climate change impacts, in the form of changes in sea surface temperature (SST) and ocean acidification (using atmospheric CO</w:t>
      </w:r>
      <w:r w:rsidR="00CB13CA" w:rsidRPr="007D3A3E">
        <w:rPr>
          <w:vertAlign w:val="subscript"/>
        </w:rPr>
        <w:t>2</w:t>
      </w:r>
      <w:r w:rsidR="00CB13CA" w:rsidRPr="007D3A3E">
        <w:t xml:space="preserve"> levels as proxy), have and will continue to affect coral reef health and coral reef tourism values at the regional and global level. We used their model to project how changes in SST and ocean acidification will change coral cover at the country-level and how these changes in reef condition would translate to changes in tourism values.</w:t>
      </w:r>
    </w:p>
    <w:p w14:paraId="4734B250" w14:textId="77777777" w:rsidR="00D70396" w:rsidRPr="007D3A3E" w:rsidRDefault="00D70396"/>
    <w:p w14:paraId="4BA98F5D" w14:textId="4CA83337" w:rsidR="00D70396" w:rsidRPr="007D3A3E" w:rsidRDefault="00CB13CA">
      <w:r w:rsidRPr="007D3A3E">
        <w:t>We project per-country tourism value changes for 2030, 2050, and 2100 (with 2019 as baseline) using the SST and CO</w:t>
      </w:r>
      <w:r w:rsidRPr="007D3A3E">
        <w:rPr>
          <w:vertAlign w:val="subscript"/>
        </w:rPr>
        <w:t>2</w:t>
      </w:r>
      <w:r w:rsidRPr="007D3A3E">
        <w:t xml:space="preserve"> projections for RCP 2.6, 4.5, 6.0, and 8.5 climate scenarios from the CMIP5 Coupled Model </w:t>
      </w:r>
      <w:proofErr w:type="spellStart"/>
      <w:r w:rsidRPr="007D3A3E">
        <w:t>Intercomparison</w:t>
      </w:r>
      <w:proofErr w:type="spellEnd"/>
      <w:r w:rsidRPr="007D3A3E">
        <w:t xml:space="preserve"> Project</w:t>
      </w:r>
      <w:r w:rsidR="00631948">
        <w:t xml:space="preserve"> </w:t>
      </w:r>
      <w:r w:rsidR="00631948">
        <w:fldChar w:fldCharType="begin"/>
      </w:r>
      <w:r w:rsidR="00E64B95">
        <w:instrText xml:space="preserve"> ADDIN ZOTERO_ITEM CSL_CITATION {"citationID":"PN6wRYG8","properties":{"formattedCitation":"(Taylor, Stouffer, and Meehl 2012)","plainCitation":"(Taylor, Stouffer, and Meehl 2012)","dontUpdate":true,"noteIndex":0},"citationItems":[{"id":463,"uris":["http://zotero.org/groups/2324269/items/H9VCP3DL"],"uri":["http://zotero.org/groups/2324269/items/H9VCP3DL"],"itemData":{"id":463,"type":"article-journal","title":"An Overview of CMIP5 and the Experiment Design","container-title":"Bulletin of the American Meteorological Society","page":"485-498","volume":"93","issue":"4","source":"DOI.org (Crossref)","DOI":"10.1175/BAMS-D-11-00094.1","ISSN":"0003-0007, 1520-0477","journalAbbreviation":"Bull. Amer. Meteor. Soc.","language":"en","author":[{"family":"Taylor","given":"Karl E."},{"family":"Stouffer","given":"Ronald J."},{"family":"Meehl","given":"Gerald A."}],"issued":{"date-parts":[["2012",4]]}}}],"schema":"https://github.com/citation-style-language/schema/raw/master/csl-citation.json"} </w:instrText>
      </w:r>
      <w:r w:rsidR="00631948">
        <w:fldChar w:fldCharType="separate"/>
      </w:r>
      <w:r w:rsidR="00631948">
        <w:rPr>
          <w:noProof/>
        </w:rPr>
        <w:t>(Taylor et al. 2012)</w:t>
      </w:r>
      <w:r w:rsidR="00631948">
        <w:fldChar w:fldCharType="end"/>
      </w:r>
      <w:r w:rsidRPr="007D3A3E">
        <w:t xml:space="preserve"> although for brevity, we present the result for 2050 only. Below, we list our model’s assumptions about how ocean </w:t>
      </w:r>
      <w:proofErr w:type="gramStart"/>
      <w:r w:rsidRPr="007D3A3E">
        <w:t>warming</w:t>
      </w:r>
      <w:proofErr w:type="gramEnd"/>
      <w:r w:rsidRPr="007D3A3E">
        <w:t xml:space="preserve"> and acidification affect coral reef cover and tourism values:</w:t>
      </w:r>
    </w:p>
    <w:p w14:paraId="42EDB6A1" w14:textId="77777777" w:rsidR="00D70396" w:rsidRPr="007D3A3E" w:rsidRDefault="00D70396"/>
    <w:p w14:paraId="34842225" w14:textId="77777777" w:rsidR="00D70396" w:rsidRPr="007D3A3E" w:rsidRDefault="00CB13CA">
      <w:pPr>
        <w:rPr>
          <w:i/>
        </w:rPr>
      </w:pPr>
      <w:r w:rsidRPr="007D3A3E">
        <w:rPr>
          <w:i/>
        </w:rPr>
        <w:t>SST effect</w:t>
      </w:r>
    </w:p>
    <w:p w14:paraId="4C1EAF3F" w14:textId="77777777" w:rsidR="00D70396" w:rsidRPr="007D3A3E" w:rsidRDefault="00CB13CA">
      <w:pPr>
        <w:numPr>
          <w:ilvl w:val="0"/>
          <w:numId w:val="6"/>
        </w:numPr>
      </w:pPr>
      <w:r w:rsidRPr="007D3A3E">
        <w:t xml:space="preserve">When the annual mean SST is less than 22.37 </w:t>
      </w:r>
      <w:r w:rsidRPr="007D3A3E">
        <w:rPr>
          <w:rFonts w:ascii="Cambria Math" w:hAnsi="Cambria Math" w:cs="Cambria Math"/>
        </w:rPr>
        <w:t>℃</w:t>
      </w:r>
      <w:r w:rsidRPr="007D3A3E">
        <w:t>, a 1% increase in SST leads to 0.67% increase in live coral coverage (relative to the percent live corals available prior to changes in temperature)</w:t>
      </w:r>
    </w:p>
    <w:p w14:paraId="5035DA81" w14:textId="77777777" w:rsidR="00D70396" w:rsidRPr="007D3A3E" w:rsidRDefault="00CB13CA">
      <w:pPr>
        <w:numPr>
          <w:ilvl w:val="0"/>
          <w:numId w:val="6"/>
        </w:numPr>
      </w:pPr>
      <w:r w:rsidRPr="007D3A3E">
        <w:t xml:space="preserve">When SST is between 22.37 </w:t>
      </w:r>
      <w:r w:rsidRPr="007D3A3E">
        <w:rPr>
          <w:rFonts w:ascii="Cambria Math" w:hAnsi="Cambria Math" w:cs="Cambria Math"/>
        </w:rPr>
        <w:t>℃</w:t>
      </w:r>
      <w:r w:rsidRPr="007D3A3E">
        <w:t xml:space="preserve"> and 26.85 </w:t>
      </w:r>
      <w:r w:rsidRPr="007D3A3E">
        <w:rPr>
          <w:rFonts w:ascii="Cambria Math" w:hAnsi="Cambria Math" w:cs="Cambria Math"/>
        </w:rPr>
        <w:t>℃</w:t>
      </w:r>
      <w:r w:rsidRPr="007D3A3E">
        <w:t>, a 1% increase in SST leads to 1.59% increase in live coral coverage</w:t>
      </w:r>
    </w:p>
    <w:p w14:paraId="3D0C5FCE" w14:textId="77777777" w:rsidR="00D70396" w:rsidRPr="007D3A3E" w:rsidRDefault="00CB13CA">
      <w:pPr>
        <w:numPr>
          <w:ilvl w:val="0"/>
          <w:numId w:val="6"/>
        </w:numPr>
      </w:pPr>
      <w:r w:rsidRPr="007D3A3E">
        <w:t xml:space="preserve">When SST is &gt;26.85 </w:t>
      </w:r>
      <w:r w:rsidRPr="007D3A3E">
        <w:rPr>
          <w:rFonts w:ascii="Cambria Math" w:hAnsi="Cambria Math" w:cs="Cambria Math"/>
        </w:rPr>
        <w:t>℃</w:t>
      </w:r>
      <w:r w:rsidRPr="007D3A3E">
        <w:t>, a 1% increase leads to 2.26% decrease in live coral coverage</w:t>
      </w:r>
    </w:p>
    <w:p w14:paraId="1EC42C9E" w14:textId="77777777" w:rsidR="00D70396" w:rsidRPr="007D3A3E" w:rsidRDefault="00D70396">
      <w:pPr>
        <w:ind w:left="720"/>
      </w:pPr>
    </w:p>
    <w:p w14:paraId="66F06783" w14:textId="77777777" w:rsidR="00D70396" w:rsidRPr="007D3A3E" w:rsidRDefault="00CB13CA">
      <w:pPr>
        <w:rPr>
          <w:i/>
        </w:rPr>
      </w:pPr>
      <w:r w:rsidRPr="007D3A3E">
        <w:rPr>
          <w:i/>
        </w:rPr>
        <w:t>Ocean acidification effect</w:t>
      </w:r>
    </w:p>
    <w:p w14:paraId="2FBFFCAF" w14:textId="77777777" w:rsidR="00D70396" w:rsidRPr="007D3A3E" w:rsidRDefault="00CB13CA">
      <w:pPr>
        <w:numPr>
          <w:ilvl w:val="0"/>
          <w:numId w:val="2"/>
        </w:numPr>
      </w:pPr>
      <w:r w:rsidRPr="007D3A3E">
        <w:t>Using atmospheric CO</w:t>
      </w:r>
      <w:r w:rsidRPr="007D3A3E">
        <w:rPr>
          <w:vertAlign w:val="subscript"/>
        </w:rPr>
        <w:t>2</w:t>
      </w:r>
      <w:r w:rsidRPr="007D3A3E">
        <w:t xml:space="preserve"> as a proxy (Table A1), a 1% increase in CO</w:t>
      </w:r>
      <w:r w:rsidRPr="007D3A3E">
        <w:rPr>
          <w:vertAlign w:val="subscript"/>
        </w:rPr>
        <w:t>2</w:t>
      </w:r>
      <w:r w:rsidRPr="007D3A3E">
        <w:t xml:space="preserve"> decreases live coral coverage by 0.61%</w:t>
      </w:r>
    </w:p>
    <w:p w14:paraId="734D9538" w14:textId="77777777" w:rsidR="00D70396" w:rsidRPr="007D3A3E" w:rsidRDefault="00D70396">
      <w:pPr>
        <w:ind w:left="720"/>
      </w:pPr>
    </w:p>
    <w:p w14:paraId="026288C6" w14:textId="77777777" w:rsidR="00D70396" w:rsidRPr="007D3A3E" w:rsidRDefault="00CB13CA">
      <w:pPr>
        <w:rPr>
          <w:i/>
        </w:rPr>
      </w:pPr>
      <w:r w:rsidRPr="007D3A3E">
        <w:rPr>
          <w:i/>
        </w:rPr>
        <w:t>Effect of changes in coral cover to coral reef tourism values</w:t>
      </w:r>
    </w:p>
    <w:p w14:paraId="1925B81F" w14:textId="77777777" w:rsidR="00D70396" w:rsidRPr="007D3A3E" w:rsidRDefault="00CB13CA">
      <w:pPr>
        <w:numPr>
          <w:ilvl w:val="0"/>
          <w:numId w:val="3"/>
        </w:numPr>
      </w:pPr>
      <w:r w:rsidRPr="007D3A3E">
        <w:t>A 1% decline in coral cover decreases coral reef value by 3.81%. We limit the effect of climate change to on-reef tourism values only.</w:t>
      </w:r>
    </w:p>
    <w:p w14:paraId="57154CD6" w14:textId="77777777" w:rsidR="00D70396" w:rsidRPr="007D3A3E" w:rsidRDefault="00D70396"/>
    <w:p w14:paraId="67319AD6" w14:textId="12AF10CB" w:rsidR="00D70396" w:rsidRPr="007D3A3E" w:rsidRDefault="00CB13CA">
      <w:r w:rsidRPr="007D3A3E">
        <w:t>Other factors not accounted for in the model above are the effects of climate change associated increases in ocean disturbances such as storms, mass bleaching events that causes extensive reef mortality</w:t>
      </w:r>
      <w:r w:rsidR="00E24F34">
        <w:t xml:space="preserve"> </w:t>
      </w:r>
      <w:r w:rsidR="00E24F34">
        <w:fldChar w:fldCharType="begin"/>
      </w:r>
      <w:r w:rsidR="00E24F34">
        <w:instrText xml:space="preserve"> ADDIN ZOTERO_ITEM CSL_CITATION {"citationID":"dFwpeICz","properties":{"formattedCitation":"(Hughes et al. 2017, 2018)","plainCitation":"(Hughes et al. 2017, 2018)","noteIndex":0},"citationItems":[{"id":515,"uris":["http://zotero.org/groups/2324269/items/AWCSKV4E"],"uri":["http://zotero.org/groups/2324269/items/AWCSKV4E"],"itemData":{"id":515,"type":"article-journal","title":"Global warming and recurrent mass bleaching of corals","container-title":"Nature","page":"373-377","volume":"543","issue":"7645","source":"DOI.org (Crossref)","DOI":"10.1038/nature21707","ISSN":"0028-0836, 1476-4687","journalAbbreviation":"Nature","language":"en","author":[{"family":"Hughes","given":"Terry P."},{"family":"Kerry","given":"James T."},{"family":"Álvarez-Noriega","given":"Mariana"},{"family":"Álvarez-Romero","given":"Jorge G."},{"family":"Anderson","given":"Kristen D."},{"family":"Baird","given":"Andrew H."},{"family":"Babcock","given":"Russell C."},{"family":"Beger","given":"Maria"},{"family":"Bellwood","given":"David R."},{"family":"Berkelmans","given":"Ray"},{"family":"Bridge","given":"Tom C."},{"family":"Butler","given":"Ian R."},{"family":"Byrne","given":"Maria"},{"family":"Cantin","given":"Neal E."},{"family":"Comeau","given":"Steeve"},{"family":"Connolly","given":"Sean R."},{"family":"Cumming","given":"Graeme S."},{"family":"Dalton","given":"Steven J."},{"family":"Diaz-Pulido","given":"Guillermo"},{"family":"Eakin","given":"C. Mark"},{"family":"Figueira","given":"Will F."},{"family":"Gilmour","given":"James P."},{"family":"Harrison","given":"Hugo B."},{"family":"Heron","given":"Scott F."},{"family":"Hoey","given":"Andrew S."},{"family":"Hobbs","given":"Jean-Paul A."},{"family":"Hoogenboom","given":"Mia O."},{"family":"Kennedy","given":"Emma V."},{"family":"Kuo","given":"Chao-yang"},{"family":"Lough","given":"Janice M."},{"family":"Lowe","given":"Ryan J."},{"family":"Liu","given":"Gang"},{"family":"McCulloch","given":"Malcolm T."},{"family":"Malcolm","given":"Hamish A."},{"family":"McWilliam","given":"Michael J."},{"family":"Pandolfi","given":"John M."},{"family":"Pears","given":"Rachel J."},{"family":"Pratchett","given":"Morgan S."},{"family":"Schoepf","given":"Verena"},{"family":"Simpson","given":"Tristan"},{"family":"Skirving","given":"William J."},{"family":"Sommer","given":"Brigitte"},{"family":"Torda","given":"Gergely"},{"family":"Wachenfeld","given":"David R."},{"family":"Willis","given":"Bette L."},{"family":"Wilson","given":"Shaun K."}],"issued":{"date-parts":[["2017",3]]}}},{"id":454,"uris":["http://zotero.org/groups/2324269/items/QZVRMWXQ"],"uri":["http://zotero.org/groups/2324269/items/QZVRMWXQ"],"itemData":{"id":454,"type":"article-journal","title":"Spatial and temporal patterns of mass bleaching of corals in the Anthropocene | Science","container-title":"Science","page":"80-83","volume":"359","issue":"6371","author":[{"family":"Hughes","given":"Terry P"},{"family":"Anderson","given":"Kristen D"},{"family":"Connolly","given":"Sean R"},{"family":"Heron","given":"Scott F"},{"family":"Kerry","given":"James T"},{"family":"Lough","given":"Janice M"},{"family":"Baird","given":"Andrew H"},{"family":"Baum","given":"Julia K"},{"family":"Berumen","given":"Michael L"},{"family":"Bridge","given":"Tom C"},{"family":"Claar","given":"Danielle C"},{"family":"Eakin","given":"C. Mark"},{"family":"Gilmour","given":"James P"},{"family":"Graham","given":"Nicholas A. J."},{"family":"Harrison","given":"Hugo"},{"family":"Hobbs","given":"Jean-Paul A."},{"family":"Hoey","given":"Andrew S"},{"family":"Hoogenboom","given":"Mia"},{"family":"Lowe","given":"Ryan J"},{"family":"McCulloch","given":"Malcolm T"},{"family":"Pandolfi","given":"John M"},{"family":"Pratchett","given":"Morgan"},{"family":"Schoepf","given":"Verena"},{"family":"Torda","given":"Gergely"},{"family":"Wilson","given":"Shaun K"}],"issued":{"date-parts":[["2018"]]}}}],"schema":"https://github.com/citation-style-language/schema/raw/master/csl-citation.json"} </w:instrText>
      </w:r>
      <w:r w:rsidR="00E24F34">
        <w:fldChar w:fldCharType="separate"/>
      </w:r>
      <w:r w:rsidR="00E24F34">
        <w:rPr>
          <w:noProof/>
        </w:rPr>
        <w:t>(Hughes et al. 2017, 2018)</w:t>
      </w:r>
      <w:r w:rsidR="00E24F34">
        <w:fldChar w:fldCharType="end"/>
      </w:r>
      <w:r w:rsidRPr="007D3A3E">
        <w:t>, heat-waves</w:t>
      </w:r>
      <w:r w:rsidR="00CF588C">
        <w:t xml:space="preserve"> </w:t>
      </w:r>
      <w:r w:rsidR="00CF588C">
        <w:fldChar w:fldCharType="begin"/>
      </w:r>
      <w:r w:rsidR="00CF588C">
        <w:instrText xml:space="preserve"> ADDIN ZOTERO_ITEM CSL_CITATION {"citationID":"A1CS0iN7","properties":{"formattedCitation":"(Smale et al. 2019)","plainCitation":"(Smale et al. 2019)","noteIndex":0},"citationItems":[{"id":429,"uris":["http://zotero.org/groups/2324269/items/9KND5GSI"],"uri":["http://zotero.org/groups/2324269/items/9KND5GSI"],"itemData":{"id":429,"type":"article-journal","title":"Marine heatwaves threaten global biodiversity and the provision of ecosystem services","container-title":"Nature Climate Change","page":"306","volume":"9","issue":"4","source":"www.nature.com","abstract":"Marine heatwaves are increasing in frequency, but they vary in their manifestation. All events impact ecosystem structure and functioning, with increased risk of negative impacts linked to greater biodiversity, number of species near their thermal limit and additional human impacts.","DOI":"10.1038/s41558-019-0412-1","ISSN":"1758-6798","language":"En","author":[{"family":"Smale","given":"Dan A."},{"family":"Wernberg","given":"Thomas"},{"family":"Oliver","given":"Eric C. J."},{"family":"Thomsen","given":"Mads"},{"family":"Harvey","given":"Ben P."},{"family":"Straub","given":"Sandra C."},{"family":"Burrows","given":"Michael T."},{"family":"Alexander","given":"Lisa V."},{"family":"Benthuysen","given":"Jessica A."},{"family":"Donat","given":"Markus G."},{"family":"Feng","given":"Ming"},{"family":"Hobday","given":"Alistair J."},{"family":"Holbrook","given":"Neil J."},{"family":"Perkins-Kirkpatrick","given":"Sarah E."},{"family":"Scannell","given":"Hillary A."},{"family":"Gupta","given":"Alex Sen"},{"family":"Payne","given":"Ben L."},{"family":"Moore","given":"Pippa J."}],"issued":{"date-parts":[["2019",4]]}}}],"schema":"https://github.com/citation-style-language/schema/raw/master/csl-citation.json"} </w:instrText>
      </w:r>
      <w:r w:rsidR="00CF588C">
        <w:fldChar w:fldCharType="separate"/>
      </w:r>
      <w:r w:rsidR="00CF588C">
        <w:rPr>
          <w:noProof/>
        </w:rPr>
        <w:t>(Smale et al. 2019)</w:t>
      </w:r>
      <w:r w:rsidR="00CF588C">
        <w:fldChar w:fldCharType="end"/>
      </w:r>
      <w:r w:rsidRPr="007D3A3E">
        <w:t xml:space="preserve">, sea level rise </w:t>
      </w:r>
      <w:r w:rsidR="00CF588C">
        <w:fldChar w:fldCharType="begin"/>
      </w:r>
      <w:r w:rsidR="00E64B95">
        <w:instrText xml:space="preserve"> ADDIN ZOTERO_ITEM CSL_CITATION {"citationID":"PLYd55ih","properties":{"formattedCitation":"(Jean-Pierre Gattuso et al. 2018)","plainCitation":"(Jean-Pierre Gattuso et al. 2018)","dontUpdate":true,"noteIndex":0},"citationItems":[{"id":408,"uris":["http://zotero.org/groups/2324269/items/6EEX7WY9"],"uri":["http://zotero.org/groups/2324269/items/6EEX7WY9"],"itemData":{"id":408,"type":"article-journal","title":"Ocean Solutions to Address Climate Change and Its Effects on Marine Ecosystems","container-title":"Frontiers in Marine Science","volume":"5","source":"Frontiers","abstract":"The Paris agreement target of limiting global surface warming to 1.5-2°C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measures.","URL":"https://www.frontiersin.org/articles/10.3389/fmars.2018.00337/full?utm_source=FWEB&amp;utm_medium=NBLOG&amp;utm_campaign=ECO_FMARS_ocean-climate-solutions","DOI":"10.3389/fmars.2018.00337","ISSN":"2296-7745","journalAbbreviation":"Front. Mar. Sci.","language":"English","author":[{"family":"Gattuso","given":"Jean-Pierre"},{"family":"Magnan","given":"Alexandre K."},{"family":"Bopp","given":"Laurent"},{"family":"Cheung","given":"William W. L."},{"family":"Duarte","given":"Carlos M."},{"family":"Hinkel","given":"Jochen"},{"family":"Mcleod","given":"Elizabeth"},{"family":"Micheli","given":"Fiorenza"},{"family":"Oschlies","given":"Andreas"},{"family":"Williamson","given":"Phillip"},{"family":"Billé","given":"Raphaël"},{"family":"Chalastani","given":"Vasiliki I."},{"family":"Gates","given":"Ruth D."},{"family":"Irisson","given":"Jean-Olivier"},{"family":"Middelburg","given":"Jack J."},{"family":"Pörtner","given":"Hans-Otto"},{"family":"Rau","given":"Greg H."}],"issued":{"date-parts":[["2018"]]},"accessed":{"date-parts":[["2019",7,10]]}}}],"schema":"https://github.com/citation-style-language/schema/raw/master/csl-citation.json"} </w:instrText>
      </w:r>
      <w:r w:rsidR="00CF588C">
        <w:fldChar w:fldCharType="separate"/>
      </w:r>
      <w:r w:rsidR="00CF588C">
        <w:rPr>
          <w:noProof/>
        </w:rPr>
        <w:t>(Gattuso et al. 2018)</w:t>
      </w:r>
      <w:r w:rsidR="00CF588C">
        <w:fldChar w:fldCharType="end"/>
      </w:r>
      <w:r w:rsidRPr="007D3A3E">
        <w:t>, algal blooms, jellyfish blooms, climate change related diseases, and water and electricity supply disruption</w:t>
      </w:r>
      <w:r w:rsidR="00CF588C">
        <w:t xml:space="preserve"> </w:t>
      </w:r>
      <w:r w:rsidR="00CF588C">
        <w:fldChar w:fldCharType="begin"/>
      </w:r>
      <w:r w:rsidR="00CF588C">
        <w:instrText xml:space="preserve"> ADDIN ZOTERO_ITEM CSL_CITATION {"citationID":"pgkps50C","properties":{"formattedCitation":"(Weatherdon et al. 2016)","plainCitation":"(Weatherdon et al. 2016)","noteIndex":0},"citationItems":[{"id":385,"uris":["http://zotero.org/groups/2324269/items/R4ENIJQV"],"uri":["http://zotero.org/groups/2324269/items/R4ENIJQV"],"itemData":{"id":385,"type":"article-journal","title":"Observed and Projected Impacts of Climate Change on Marine Fisheries, Aquaculture, Coastal Tourism, and Human Health: An Update","container-title":"Frontiers in Marine Science","volume":"3","source":"Frontiers","abstract":"The Intergovernmental Panel on Climate Change (IPCC) Fifth Assessment Report (AR5) states that climate change and ocean acidification are altering the oceans at a rate that is unprecedented compared with the recent past, leading to multifaceted impacts on marine ecosystems, associated goods and services, and human societies. AR5 underlined key uncertainties that remain regarding how synergistic changes in the ocean are likely to affect human systems, and how humans are likely to respond to these events. As climate change research has accelerated rapidly following AR5, an updated synthesis of available knowledge is necessary to identify emerging evidence, and to thereby better inform policy discussions. This paper reviews the literature to capture corroborating, conflicting, and novel findings published following the cut-off date for contribution to AR5. Specifically, we highlight key scientific developments on the impacts of climate-induced changes in the ocean on key socioeconomic sectors, including fisheries, aquaculture and tourism. New evidence continues to support a climate-induced redistribution of benefits and losses at multiple scales and across coastal and marine socio-ecological systems, partly resulting from species and ecosystem range shifts and changes in primary productivity. New efforts have been made to characterize and value ecosystem services in the context of climate change, with specific relevance to ecosystem-based adaptation. Recent studies have also explored synergistic interactions between climatic drivers, and have found strong variability between impacts on species at different life stages. Although climate change may improve conditions for some types of freshwater aquaculture, potentially providing alternative opportunities to adapt to impacts on wild capture fisheries, ocean acidification poses a risk to shellfish fisheries and aquaculture. The risk of increased prevalence of disease under warmer temperatures is uncertain, and may detrimentally affect human health. Climate change may also induce changes in tourism flows, leading to substantial geospatial shifts in economic costs and benefits associated with tourism revenue and coastal infrastructure protection and repairs. While promising, ecosystem-based coastal adaptation approaches are still emerging, and require an improved understanding of key ecosystem services and values for coastal communities in order to assess risk, aid coastal development planning, and build decision support systems.","URL":"https://www.frontiersin.org/articles/10.3389/fmars.2016.00048/full","DOI":"10.3389/fmars.2016.00048","ISSN":"2296-7745","title-short":"Observed and Projected Impacts of Climate Change on Marine Fisheries, Aquaculture, Coastal Tourism, and Human Health","journalAbbreviation":"Front. Mar. Sci.","language":"English","author":[{"family":"Weatherdon","given":"Lauren V."},{"family":"Magnan","given":"Alexandre K."},{"family":"Rogers","given":"Alex D."},{"family":"Sumaila","given":"U. Rashid"},{"family":"Cheung","given":"William W. L."}],"issued":{"date-parts":[["2016"]]},"accessed":{"date-parts":[["2019",7,10]]}}}],"schema":"https://github.com/citation-style-language/schema/raw/master/csl-citation.json"} </w:instrText>
      </w:r>
      <w:r w:rsidR="00CF588C">
        <w:fldChar w:fldCharType="separate"/>
      </w:r>
      <w:r w:rsidR="00CF588C">
        <w:rPr>
          <w:noProof/>
        </w:rPr>
        <w:t>(Weatherdon et al. 2016)</w:t>
      </w:r>
      <w:r w:rsidR="00CF588C">
        <w:fldChar w:fldCharType="end"/>
      </w:r>
      <w:r w:rsidRPr="007D3A3E">
        <w:t xml:space="preserve">. </w:t>
      </w:r>
      <w:proofErr w:type="gramStart"/>
      <w:r w:rsidRPr="007D3A3E">
        <w:t>Also</w:t>
      </w:r>
      <w:proofErr w:type="gramEnd"/>
      <w:r w:rsidRPr="007D3A3E">
        <w:t xml:space="preserve"> important and not included is the confounding effect of local stressors such as pollution and illegal and destructive fishing which negatively impact tourism values. Furthermore, the poleward movement of corals are not accounted for in our projections</w:t>
      </w:r>
      <w:r w:rsidR="00CF588C">
        <w:t xml:space="preserve"> </w:t>
      </w:r>
      <w:r w:rsidR="00CF588C">
        <w:fldChar w:fldCharType="begin"/>
      </w:r>
      <w:r w:rsidR="00CF588C">
        <w:instrText xml:space="preserve"> ADDIN ZOTERO_ITEM CSL_CITATION {"citationID":"7y6rmwUi","properties":{"formattedCitation":"(Price et al. 2019)","plainCitation":"(Price et al. 2019)","noteIndex":0},"citationItems":[{"id":459,"uris":["http://zotero.org/groups/2324269/items/9A6KMWXK"],"uri":["http://zotero.org/groups/2324269/items/9A6KMWXK"],"itemData":{"id":459,"type":"article-journal","title":"Global biogeography of coral recruitment: tropical decline and subtropical increase","container-title":"Marine Ecology Progress Series","page":"1-17","volume":"621","source":"DOI.org (Crossref)","abstract":"Despite widespread climate-driven reductions of coral cover on tropical reefs, little attention has been paid to the possibility that changes in the geographic distribution of coral recruitment could facilitate beneficial responses to the changing climate through latitudinal range shifts. To address this possibility, we compiled a global database of normalized densities of coral recruits on settlement tiles (corals m−2) deployed from 1974 to 2012, and used the data therein to test for latitudinal range shifts in the distribution of coral recruits. In total, 92 studies provided 1253 records of coral recruitment, with 77% originating from settlement tiles immersed for 3−24 mo, herein defined as long-immersion tiles (LITs); the limited temporal and geographic coverage of data from short-immersion tiles (SITs; deployed for &lt; 3 mo) made them less suitable for the present purpose. The results from LITs show declines in coral recruitment, on a global scale (i.e. 82% from 1974 to 2012) and throughout the tropics (85% reduction at &lt; 20° latitude), and increases in the sub-tropics (78% increase at &gt; 20° latitude). These trends indicate that a global decline in coral recruitment has occurred since 1974, and the persistent reduction in the densities of recruits in equatorial latitudes, coupled with increased densities in sub-tropical latitudes, suggests that coral recruitment may be shifting poleward.","DOI":"10.3354/meps12980","ISSN":"0171-8630, 1616-1599","title-short":"Global biogeography of coral recruitment","journalAbbreviation":"Mar. Ecol. Prog. Ser.","language":"en","author":[{"family":"Price","given":"Nn"},{"family":"Muko","given":"S"},{"family":"Legendre","given":"L"},{"family":"Steneck","given":"R"},{"family":"Oppen","given":"Mjh","non-dropping-particle":"van"},{"family":"Albright","given":"R"},{"family":"Ang Jr","given":"P"},{"family":"Carpenter","given":"Rc"},{"family":"Chui","given":"Apy"},{"family":"Fan","given":"Ty"},{"family":"Gates","given":"Rd"},{"family":"Harii","given":"S"},{"family":"Kitano","given":"H"},{"family":"Kurihara","given":"H"},{"family":"Mitarai","given":"S"},{"family":"Padilla-Gamiño","given":"Jl"},{"family":"Sakai","given":"K"},{"family":"Suzuki","given":"G"},{"family":"Edmunds","given":"Pj"}],"issued":{"date-parts":[["2019",7,4]]}}}],"schema":"https://github.com/citation-style-language/schema/raw/master/csl-citation.json"} </w:instrText>
      </w:r>
      <w:r w:rsidR="00CF588C">
        <w:fldChar w:fldCharType="separate"/>
      </w:r>
      <w:r w:rsidR="00CF588C">
        <w:rPr>
          <w:noProof/>
        </w:rPr>
        <w:t>(Price et al. 2019)</w:t>
      </w:r>
      <w:r w:rsidR="00CF588C">
        <w:fldChar w:fldCharType="end"/>
      </w:r>
      <w:r w:rsidRPr="007D3A3E">
        <w:t xml:space="preserve">. All these additional climate change induced stressors and the confounding effect of local stressors impact local and national economies </w:t>
      </w:r>
      <w:r w:rsidR="00CF588C">
        <w:fldChar w:fldCharType="begin"/>
      </w:r>
      <w:r w:rsidR="00E64B95">
        <w:instrText xml:space="preserve"> ADDIN ZOTERO_ITEM CSL_CITATION {"citationID":"SzSrNFgt","properties":{"formattedCitation":"(Hoegh - Guldberg et al. 2018)","plainCitation":"(Hoegh - Guldberg et al. 2018)","dontUpdate":true,"noteIndex":0},"citationItems":[{"id":410,"uris":["http://zotero.org/groups/2324269/items/H24U5SC3"],"uri":["http://zotero.org/groups/2324269/items/H24U5SC3"],"itemData":{"id":410,"type":"chapter","title":"Chapter 3: Impacts of 1.5ºC global warming on natural and human systems","container-title":"Global Warming of 1.5 °C an IPCC special report on the impacts of global warming of 1.5 °C above pre-industrial levels and related global greenhouse gas emission pathways, in the context of strengthening the global response to the threat of climate change","publisher":"Intergovernmental Panel on Climate Change","source":"pure.iiasa.ac.at","URL":"http://pure.iiasa.ac.at/id/eprint/15518/","title-short":"Chapter 3","author":[{"family":"Hoegh - Guldberg","given":"O."},{"family":"Jacob","given":"D."},{"family":"Taylor","given":"M."},{"family":"Bindi","given":"M."},{"family":"Brown","given":"S."},{"family":"Camilloni","given":"I."},{"family":"Diedhiou","given":"A."},{"family":"Djalante","given":"R."},{"family":"Ebi","given":"K."},{"family":"Engelbrecht","given":"F."},{"family":"Guiot","given":"K."},{"family":"Hijioka","given":"Y."},{"family":"Mehrotra","given":"S."},{"family":"Payne","given":"A."},{"family":"Seneviratne","given":"S."},{"family":"Thomas","given":"A."},{"family":"Warren","given":"R."},{"family":"Zhou","given":"G."},{"family":"Halim","given":"S."},{"family":"Achlatis","given":"M."},{"family":"Alexander","given":"L."},{"family":"Allen","given":"M."},{"family":"Berry","given":"P."},{"family":"Boyer","given":"C."},{"family":"Brilli","given":"L."},{"family":"Buckeridge","given":"M."},{"family":"Cheung","given":"W."},{"family":"Craig","given":"M."},{"family":"Ellis","given":"N."},{"family":"Evans","given":"J."},{"family":"Fisher","given":"H."},{"family":"Fraedrich","given":"K."},{"family":"Fuss","given":"S."},{"family":"Ganase","given":"A."},{"family":"Gattuso","given":"J."},{"family":"Greve","given":"P."},{"family":"Guillen","given":"T."},{"family":"Hanasaki","given":"N."},{"family":"Hasegawa","given":"T."},{"family":"Hayes","given":"K."},{"family":"Hirsch","given":"A."},{"family":"Jones","given":"C."},{"family":"Jung","given":"T."},{"family":"Kanninen","given":"M."},{"family":"Krinner","given":"G."},{"family":"Lawrence","given":"D."},{"family":"Lenton","given":"T."},{"family":"Ley","given":"D."},{"family":"Liveman","given":"D."},{"family":"Mahowald","given":"N."},{"family":"McInnes","given":"K."},{"family":"Meissner","given":"K."},{"family":"Millar","given":"R."},{"family":"Mintenbeck","given":"K."},{"family":"Mitchell","given":"D."},{"family":"Mix","given":"A."},{"family":"Notz","given":"D."},{"family":"Nurse","given":"L."},{"family":"Okem","given":"A."},{"family":"Olsson","given":"L."},{"family":"Oppenheimer","given":"M."},{"family":"Paz","given":"S."},{"family":"Peterson","given":"J."},{"family":"Petzold","given":"J."},{"family":"Preuschmann","given":"S."},{"family":"Rahman","given":"M."},{"family":"Rogelj","given":"J."},{"family":"Scheuffele","given":"H."},{"family":"Schleussner","given":"C.-F."},{"family":"Scott","given":"D."},{"family":"Seferian","given":"R."},{"family":"Sillmann","given":"J."},{"family":"Singh","given":"C."},{"family":"Slade","given":"R."},{"family":"Stephenson","given":"K."},{"family":"Stephenson","given":"T."},{"family":"Sylla","given":"M."},{"family":"Tebboth","given":"M."},{"family":"Tschakert","given":"P."},{"family":"Vautard","given":"R."},{"family":"Wartenburger","given":"R."},{"family":"Wehner","given":"M."},{"family":"Weyer","given":"N."},{"family":"Whyte","given":"F."},{"family":"Yohe","given":"G."},{"family":"Zhang","given":"X."},{"family":"Zougmore","given":"R."}],"issued":{"date-parts":[["2018",9]]},"accessed":{"date-parts":[["2019",7,10]]}}}],"schema":"https://github.com/citation-style-language/schema/raw/master/csl-citation.json"} </w:instrText>
      </w:r>
      <w:r w:rsidR="00CF588C">
        <w:fldChar w:fldCharType="separate"/>
      </w:r>
      <w:r w:rsidR="00CF588C">
        <w:rPr>
          <w:noProof/>
        </w:rPr>
        <w:t>(Hoegh-Guldberg et al. 2018)</w:t>
      </w:r>
      <w:r w:rsidR="00CF588C">
        <w:fldChar w:fldCharType="end"/>
      </w:r>
      <w:r w:rsidRPr="007D3A3E">
        <w:t>.</w:t>
      </w:r>
    </w:p>
    <w:p w14:paraId="750DEF90" w14:textId="77777777" w:rsidR="00D70396" w:rsidRPr="007D3A3E" w:rsidRDefault="00D70396"/>
    <w:p w14:paraId="32AC4FC4" w14:textId="77777777" w:rsidR="00D70396" w:rsidRPr="007D3A3E" w:rsidRDefault="00CB13CA">
      <w:r w:rsidRPr="007D3A3E">
        <w:t>When only looking at SST in isolation as a factor driving changes in coral cover and coral reef tourism values, many countries in the subtropics will benefit from climate change while countries in the tropics will be negatively affected (results not shown). Ocean acidification, however, interacts with reef health and tourism values only in the negative direction. Combining SST and ocean acidification as factors affecting coral reef cover and tourism values results in predictions of negative effects for all countries, with magnitudes dependent on the climate pathways (Figure 3, Table A2).</w:t>
      </w:r>
    </w:p>
    <w:p w14:paraId="177CCDC6" w14:textId="77777777" w:rsidR="00D70396" w:rsidRPr="007D3A3E" w:rsidRDefault="00D70396"/>
    <w:p w14:paraId="29EEE7EB" w14:textId="77777777" w:rsidR="00D70396" w:rsidRPr="007D3A3E" w:rsidRDefault="00CB13CA">
      <w:r w:rsidRPr="007D3A3E">
        <w:rPr>
          <w:noProof/>
          <w:lang w:val="es-ES" w:eastAsia="es-ES"/>
        </w:rPr>
        <w:drawing>
          <wp:inline distT="114300" distB="114300" distL="114300" distR="114300" wp14:anchorId="7C39E13E" wp14:editId="5382F8BD">
            <wp:extent cx="5943600" cy="3556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556000"/>
                    </a:xfrm>
                    <a:prstGeom prst="rect">
                      <a:avLst/>
                    </a:prstGeom>
                    <a:ln/>
                  </pic:spPr>
                </pic:pic>
              </a:graphicData>
            </a:graphic>
          </wp:inline>
        </w:drawing>
      </w:r>
    </w:p>
    <w:p w14:paraId="4D43E4AF" w14:textId="77777777" w:rsidR="00D70396" w:rsidRPr="007D3A3E" w:rsidRDefault="00CB13CA">
      <w:r w:rsidRPr="007D3A3E">
        <w:rPr>
          <w:b/>
        </w:rPr>
        <w:t>Figure 3.</w:t>
      </w:r>
      <w:r w:rsidRPr="007D3A3E">
        <w:t xml:space="preserve"> Percent change in coral reef tourism values in 2050 (relative to 2019 values) for different climate projections. See Table A2 for country values.</w:t>
      </w:r>
    </w:p>
    <w:p w14:paraId="40A8DDE6" w14:textId="77777777" w:rsidR="00D70396" w:rsidRPr="007D3A3E" w:rsidRDefault="00D70396"/>
    <w:p w14:paraId="29558F9B" w14:textId="77777777" w:rsidR="00D70396" w:rsidRPr="007D3A3E" w:rsidRDefault="00CB13CA">
      <w:r w:rsidRPr="007D3A3E">
        <w:t>For the high emission scenario of RCP 8.5, which is characterized by considerable increases in greenhouse gas emissions, coral cover is expected to be reduced by 7-28% and on-reef tourism values by 23-66% from 2019 to 2050 due to combined ocean warming and acidification. The reduction will be less severe under a stabilization scenario of RCP 4.5 with an expected reduction of 7-17% and 24-47% in coral cover and on-reef tourism values, respectively. Note that the reduction in coral cover is conservative as other factors such heatwaves, storms, and other climate stressors are not included in the model.</w:t>
      </w:r>
    </w:p>
    <w:p w14:paraId="5272F8FC" w14:textId="77777777" w:rsidR="00D70396" w:rsidRPr="007D3A3E" w:rsidRDefault="00D70396"/>
    <w:p w14:paraId="1FC6C6EC" w14:textId="77777777" w:rsidR="00D70396" w:rsidRPr="007D3A3E" w:rsidRDefault="00CB13CA">
      <w:r w:rsidRPr="007D3A3E">
        <w:t>The top five countries with the highest coral reef tourism values are Egypt (~US$7 billion/year), Indonesia (~US$3.1 billion/year), Mexico (~US$3 billion/year), Thailand (~US$2.4 billion/year), and Australia (~US$2.2 billion/year). These five countries have 45-86% of their coral reef tourism values based on on-reef activities (e.g. snorkeling and diving), and climate change impacts (ocean warming + acidification) will reduce on-reef tourism values by 25-60% in 2050 for RCP 8.5 (27%-44% for RCP 4.5).</w:t>
      </w:r>
    </w:p>
    <w:p w14:paraId="27CA0A60" w14:textId="77777777" w:rsidR="00D70396" w:rsidRPr="007D3A3E" w:rsidRDefault="00D70396"/>
    <w:p w14:paraId="0CFCD906" w14:textId="77777777" w:rsidR="00D70396" w:rsidRPr="007D3A3E" w:rsidRDefault="00CB13CA">
      <w:r w:rsidRPr="007D3A3E">
        <w:t>The projections above should be interpreted as the effect of climate change on future potential tourism values, holding all other factors equal. Our projections indicate that the degree of climate change impacts depend on the emission pathways taken in the future, although any of the emission scenarios would still negatively impact reef tourism values.</w:t>
      </w:r>
    </w:p>
    <w:p w14:paraId="5B1E6DFB" w14:textId="77777777" w:rsidR="00D70396" w:rsidRPr="007D3A3E" w:rsidRDefault="00D70396"/>
    <w:p w14:paraId="396E15DE" w14:textId="77777777" w:rsidR="00D70396" w:rsidRPr="007D3A3E" w:rsidRDefault="00CB13CA">
      <w:r w:rsidRPr="007D3A3E">
        <w:t>When most of the countries’ coral reef tourism values come from reef-adjacent activities, climate change may not severely affect these countries. The reef-adjacent values, however, will be affected by increased extreme weather events in the area, algal blooms, and coastal erosion, which we have not yet incorporated in the current calculations.</w:t>
      </w:r>
    </w:p>
    <w:p w14:paraId="4F49BDC3" w14:textId="77777777" w:rsidR="00D70396" w:rsidRPr="007D3A3E" w:rsidRDefault="00D70396"/>
    <w:p w14:paraId="5B01D30E" w14:textId="68243149" w:rsidR="00D70396" w:rsidRPr="007D3A3E" w:rsidRDefault="00CB13CA">
      <w:r w:rsidRPr="007D3A3E">
        <w:t>We reported here how climate change impacts coral cover and the corresponding on-reef tourism values of several national economies. While the coral reef tourism values of all nations are projected to be negatively affected by climate change, nations can still incur positive tourism values in the future as our estimate has not accounted for increases in tourism demand and arrivals in the future. International arrivals are expected to increase 3-5% per year</w:t>
      </w:r>
      <w:r w:rsidR="00E24F34">
        <w:t xml:space="preserve"> </w:t>
      </w:r>
      <w:r w:rsidR="00E24F34">
        <w:fldChar w:fldCharType="begin"/>
      </w:r>
      <w:r w:rsidR="00E24F34">
        <w:instrText xml:space="preserve"> ADDIN ZOTERO_ITEM CSL_CITATION {"citationID":"yrXgfZJZ","properties":{"formattedCitation":"(World Tourism Organization (UNWTO) 2016; Lenzen et al. 2018)","plainCitation":"(World Tourism Organization (UNWTO) 2016; Lenzen et al. 2018)","noteIndex":0},"citationItems":[{"id":439,"uris":["http://zotero.org/groups/2324269/items/TZPKCUNV"],"uri":["http://zotero.org/groups/2324269/items/TZPKCUNV"],"itemData":{"id":439,"type":"book","title":"UNWTO Tourism Highlights, 2016 Edition","publisher":"World Tourism Organization (UNWTO)","source":"DOI.org (Crossref)","URL":"https://www.e-unwto.org/doi/book/10.18111/9789284418145","ISBN":"978-92-844-1814-5","note":"DOI: 10.18111/9789284418145","language":"en","author":[{"literal":"World Tourism Organization (UNWTO)"}],"issued":{"date-parts":[["2016",7,29]]},"accessed":{"date-parts":[["2019",7,10]]}}},{"id":415,"uris":["http://zotero.org/groups/2324269/items/E5HSJ7RN"],"uri":["http://zotero.org/groups/2324269/items/E5HSJ7RN"],"itemData":{"id":415,"type":"article-journal","title":"The carbon footprint of global tourism","container-title":"Nature Climate Change","page":"522","volume":"8","issue":"6","source":"www.nature.com","abstract":"Tourism is a significant contributor to the global economy, with potentially large environmental impacts. Origin and destination accounting perspectives are used to provide a comprehensive assessment of global tourism’s carbon footprint.","DOI":"10.1038/s41558-018-0141-x","ISSN":"1758-6798","language":"En","author":[{"family":"Lenzen","given":"Manfred"},{"family":"Sun","given":"Ya-Yen"},{"family":"Faturay","given":"Futu"},{"family":"Ting","given":"Yuan-Peng"},{"family":"Geschke","given":"Arne"},{"family":"Malik","given":"Arunima"}],"issued":{"date-parts":[["2018",6]]}}}],"schema":"https://github.com/citation-style-language/schema/raw/master/csl-citation.json"} </w:instrText>
      </w:r>
      <w:r w:rsidR="00E24F34">
        <w:fldChar w:fldCharType="separate"/>
      </w:r>
      <w:r w:rsidR="00E24F34">
        <w:rPr>
          <w:noProof/>
        </w:rPr>
        <w:t>(World Tourism Organization (UNWTO) 2016; Lenzen et al. 2018)</w:t>
      </w:r>
      <w:r w:rsidR="00E24F34">
        <w:fldChar w:fldCharType="end"/>
      </w:r>
      <w:r w:rsidRPr="007D3A3E">
        <w:t>. In accounting for the improvements in tourism values due to increase in tourist arrivals, it should be noted that the tourism value is a hump shape or concave function of tourism arrivals. Increasing arrivals increases tourism values up to some point where the desirability of a place for tourism decreases as tourist numbers further increase.</w:t>
      </w:r>
    </w:p>
    <w:p w14:paraId="700AAB88" w14:textId="77777777" w:rsidR="00D70396" w:rsidRPr="007D3A3E" w:rsidRDefault="00D70396"/>
    <w:p w14:paraId="64636C60" w14:textId="77777777" w:rsidR="00D70396" w:rsidRPr="007D3A3E" w:rsidRDefault="00CB13CA">
      <w:pPr>
        <w:rPr>
          <w:i/>
        </w:rPr>
      </w:pPr>
      <w:r w:rsidRPr="007D3A3E">
        <w:t>4.3.3.2</w:t>
      </w:r>
      <w:r w:rsidRPr="007D3A3E">
        <w:rPr>
          <w:i/>
        </w:rPr>
        <w:t xml:space="preserve"> Economic impacts in other systems</w:t>
      </w:r>
    </w:p>
    <w:p w14:paraId="55419556" w14:textId="303BF553" w:rsidR="00D70396" w:rsidRPr="007D3A3E" w:rsidRDefault="00CB13CA">
      <w:r w:rsidRPr="007D3A3E">
        <w:t xml:space="preserve">Coral reef tourism is not the only tourism sector that will be impacted by climate change. Other non-reef coastal tourism such as the coastal glaciers in </w:t>
      </w:r>
      <w:proofErr w:type="spellStart"/>
      <w:r w:rsidRPr="007D3A3E">
        <w:t>Illulissat</w:t>
      </w:r>
      <w:proofErr w:type="spellEnd"/>
      <w:r w:rsidRPr="007D3A3E">
        <w:t xml:space="preserve"> </w:t>
      </w:r>
      <w:proofErr w:type="spellStart"/>
      <w:r w:rsidRPr="007D3A3E">
        <w:t>Icefjord</w:t>
      </w:r>
      <w:proofErr w:type="spellEnd"/>
      <w:r w:rsidRPr="007D3A3E">
        <w:t>, Denmark, which is a UNESCO World Heritage site, and coastal cities like Venice</w:t>
      </w:r>
      <w:r w:rsidR="00CF588C">
        <w:t xml:space="preserve"> </w:t>
      </w:r>
      <w:r w:rsidR="00CF588C">
        <w:fldChar w:fldCharType="begin"/>
      </w:r>
      <w:r w:rsidR="00CF588C">
        <w:instrText xml:space="preserve"> ADDIN ZOTERO_ITEM CSL_CITATION {"citationID":"Z8ekEqSe","properties":{"formattedCitation":"(Moreno and Amelung 2009)","plainCitation":"(Moreno and Amelung 2009)","noteIndex":0},"citationItems":[{"id":419,"uris":["http://zotero.org/groups/2324269/items/LYPCT3EA"],"uri":["http://zotero.org/groups/2324269/items/LYPCT3EA"],"itemData":{"id":419,"type":"article-journal","title":"Climate Change and Coastal &amp; Marine Tourism: Review and Analysis","container-title":"Journal of Coastal Research","page":"1140-1144","source":"JSTOR","archive":"JSTOR","abstract":"Coastal and marine tourism is a growing sector, in terms of both participation and economic relevance. For its enjoyment and safety, coastal and marine recreation requires suitable weather conditions, and attractive environments. Climate change will impact both. At the same time, tourism is an important source of the greenhouse gases (GHG) that are causing climate change. To date, and with the exception of beach recreation, most studies on climate change and tourism have concentrated either on impacts on whole countries and world regions or on certain ecosystems like coasts, focusing their attention in only one activity and overlooking the great diversity and very different weather requirements of the rest of activities these environments support. This paper reviews the importance of coastal and marine environments for recreation, presents current knowledge on the impacts of climate change on activities in these environments and identifies the main scientific gaps. This study provides an updated knowledge base for understanding climate change relationship with coastal and marine tourism and proposes a number of future research lines.","ISSN":"0749-0208","title-short":"Climate Change and Coastal &amp; Marine Tourism","author":[{"family":"Moreno","given":"A."},{"family":"Amelung","given":"B."}],"issued":{"date-parts":[["2009"]]}}}],"schema":"https://github.com/citation-style-language/schema/raw/master/csl-citation.json"} </w:instrText>
      </w:r>
      <w:r w:rsidR="00CF588C">
        <w:fldChar w:fldCharType="separate"/>
      </w:r>
      <w:r w:rsidR="00CF588C">
        <w:rPr>
          <w:noProof/>
        </w:rPr>
        <w:t>(Moreno and Amelung 2009)</w:t>
      </w:r>
      <w:r w:rsidR="00CF588C">
        <w:fldChar w:fldCharType="end"/>
      </w:r>
      <w:r w:rsidRPr="007D3A3E">
        <w:t xml:space="preserve"> or Alexandra</w:t>
      </w:r>
      <w:r w:rsidR="00CF588C">
        <w:t xml:space="preserve"> </w:t>
      </w:r>
      <w:r w:rsidR="00CF588C">
        <w:fldChar w:fldCharType="begin"/>
      </w:r>
      <w:r w:rsidR="00E64B95">
        <w:instrText xml:space="preserve"> ADDIN ZOTERO_ITEM CSL_CITATION {"citationID":"nBwdqXqH","properties":{"formattedCitation":"(Scott, G\\uc0\\u246{}ssling, and Hall 2012)","plainCitation":"(Scott, Gössling, and Hall 2012)","dontUpdate":true,"noteIndex":0},"citationItems":[{"id":423,"uris":["http://zotero.org/groups/2324269/items/SE7PAEBY"],"uri":["http://zotero.org/groups/2324269/items/SE7PAEBY"],"itemData":{"id":423,"type":"article-journal","title":"International tourism and climate change","container-title":"Wiley Interdisciplinary Reviews: Climate Change","page":"213-232","volume":"3","issue":"3","source":"Wiley Online Library","abstract":"Tourism is a major global economic sector that is undergoing tremendous growth in emerging economies and is often touted as salient for development and poverty alleviation in developing countries. Tourism is recognized as a highly climate-sensitive sector, one that is also strongly influenced by environmental and socioeconomic change influenced by climate change, and is also a growing contributor to anthropogenic climate change. This article outlines the complex interrelationships between climate change and the multiple components of the international tourism system. Five focal themes that have developed within the literature on the consequences of climate change for tourism are then critically reviewed: climatic change and temporal and geographic shifts in tourism demand, climate-induced environmental change and destination competitiveness within three major market segments (winter sports tourism, coastal tourism, and nature-based tourism), and mitigation policy developments and future tourist mobility. The review highlights the differential vulnerability of tourism destinations and that the resultant changes in competitiveness and sustainability will transform some international tourism markets. Feedbacks throughout the tourism system mean that all destinations will need to adapt to the risks and opportunities posed by climate change and climate policy. While notable progress has been made in the last decade, a number of important knowledge gaps in each of the major impact areas, key regional knowledge gaps, and both tourist and tourism operator perceptions of climate change risks and adaptive capacity indicate that the tourism sector is not currently well prepared for the challenges of climate change. WIREs Clim Change 2012. doi: 10.1002/wcc.165 This article is categorized under: Climate and Development &gt; Decoupling Emissions from Development","DOI":"10.1002/wcc.165","ISSN":"1757-7799","language":"en","author":[{"family":"Scott","given":"Daniel"},{"family":"Gössling","given":"Stefan"},{"family":"Hall","given":"C. Michael"}],"issued":{"date-parts":[["2012"]]}}}],"schema":"https://github.com/citation-style-language/schema/raw/master/csl-citation.json"} </w:instrText>
      </w:r>
      <w:r w:rsidR="00CF588C">
        <w:fldChar w:fldCharType="separate"/>
      </w:r>
      <w:r w:rsidR="00CF588C" w:rsidRPr="00CF588C">
        <w:t>(Scott</w:t>
      </w:r>
      <w:r w:rsidR="00CF588C">
        <w:t xml:space="preserve"> et al. </w:t>
      </w:r>
      <w:r w:rsidR="00CF588C" w:rsidRPr="00CF588C">
        <w:t>2012)</w:t>
      </w:r>
      <w:r w:rsidR="00CF588C">
        <w:fldChar w:fldCharType="end"/>
      </w:r>
      <w:r w:rsidRPr="007D3A3E">
        <w:t xml:space="preserve"> will also be heavily affected by climate change. Beach tourism in tropical and temperate areas is expected to be heavily affected by climate change, especially due to the effect of sea level rise and storms on shoreline erosion</w:t>
      </w:r>
      <w:r w:rsidR="00CF588C">
        <w:t xml:space="preserve"> </w:t>
      </w:r>
      <w:r w:rsidR="00CF588C">
        <w:fldChar w:fldCharType="begin"/>
      </w:r>
      <w:r w:rsidR="00E64B95">
        <w:instrText xml:space="preserve"> ADDIN ZOTERO_ITEM CSL_CITATION {"citationID":"nQZ5KjUi","properties":{"formattedCitation":"(Scott, G\\uc0\\u246{}ssling, and Hall 2012)","plainCitation":"(Scott, Gössling, and Hall 2012)","dontUpdate":true,"noteIndex":0},"citationItems":[{"id":423,"uris":["http://zotero.org/groups/2324269/items/SE7PAEBY"],"uri":["http://zotero.org/groups/2324269/items/SE7PAEBY"],"itemData":{"id":423,"type":"article-journal","title":"International tourism and climate change","container-title":"Wiley Interdisciplinary Reviews: Climate Change","page":"213-232","volume":"3","issue":"3","source":"Wiley Online Library","abstract":"Tourism is a major global economic sector that is undergoing tremendous growth in emerging economies and is often touted as salient for development and poverty alleviation in developing countries. Tourism is recognized as a highly climate-sensitive sector, one that is also strongly influenced by environmental and socioeconomic change influenced by climate change, and is also a growing contributor to anthropogenic climate change. This article outlines the complex interrelationships between climate change and the multiple components of the international tourism system. Five focal themes that have developed within the literature on the consequences of climate change for tourism are then critically reviewed: climatic change and temporal and geographic shifts in tourism demand, climate-induced environmental change and destination competitiveness within three major market segments (winter sports tourism, coastal tourism, and nature-based tourism), and mitigation policy developments and future tourist mobility. The review highlights the differential vulnerability of tourism destinations and that the resultant changes in competitiveness and sustainability will transform some international tourism markets. Feedbacks throughout the tourism system mean that all destinations will need to adapt to the risks and opportunities posed by climate change and climate policy. While notable progress has been made in the last decade, a number of important knowledge gaps in each of the major impact areas, key regional knowledge gaps, and both tourist and tourism operator perceptions of climate change risks and adaptive capacity indicate that the tourism sector is not currently well prepared for the challenges of climate change. WIREs Clim Change 2012. doi: 10.1002/wcc.165 This article is categorized under: Climate and Development &gt; Decoupling Emissions from Development","DOI":"10.1002/wcc.165","ISSN":"1757-7799","language":"en","author":[{"family":"Scott","given":"Daniel"},{"family":"Gössling","given":"Stefan"},{"family":"Hall","given":"C. Michael"}],"issued":{"date-parts":[["2012"]]}}}],"schema":"https://github.com/citation-style-language/schema/raw/master/csl-citation.json"} </w:instrText>
      </w:r>
      <w:r w:rsidR="00CF588C">
        <w:fldChar w:fldCharType="separate"/>
      </w:r>
      <w:r w:rsidR="00CF588C" w:rsidRPr="00CF588C">
        <w:t>(Scott</w:t>
      </w:r>
      <w:r w:rsidR="00CF588C">
        <w:t xml:space="preserve"> et al.</w:t>
      </w:r>
      <w:r w:rsidR="00CF588C" w:rsidRPr="00CF588C">
        <w:t xml:space="preserve"> 2012)</w:t>
      </w:r>
      <w:r w:rsidR="00CF588C">
        <w:fldChar w:fldCharType="end"/>
      </w:r>
      <w:r w:rsidR="00CF588C">
        <w:t xml:space="preserve">. </w:t>
      </w:r>
      <w:r w:rsidRPr="007D3A3E">
        <w:t>For example in the Mexican Caribbean, the estimated total beach replenishment costs for the main five ocean tourism cities under a future 1m sea level rise scenario is US$330 million</w:t>
      </w:r>
      <w:r w:rsidR="00CF588C">
        <w:t xml:space="preserve"> </w:t>
      </w:r>
      <w:r w:rsidR="00CF588C">
        <w:fldChar w:fldCharType="begin"/>
      </w:r>
      <w:r w:rsidR="00E64B95">
        <w:instrText xml:space="preserve"> ADDIN ZOTERO_ITEM CSL_CITATION {"citationID":"l2SIdLgK","properties":{"formattedCitation":"(Ruiz-Ram\\uc0\\u237{}rez, Eu\\uc0\\u225{}n-\\uc0\\u193{}vila, and Rivera-Monroy 2019)","plainCitation":"(Ruiz-Ramírez, Euán-Ávila, and Rivera-Monroy 2019)","dontUpdate":true,"noteIndex":0},"citationItems":[{"id":420,"uris":["http://zotero.org/groups/2324269/items/A55MFRVU"],"uri":["http://zotero.org/groups/2324269/items/A55MFRVU"],"itemData":{"id":420,"type":"article-journal","title":"Vulnerability of Coastal Resort Cities to Mean Sea Level Rise in the Mexican Caribbean","container-title":"Coastal Management","page":"23-43","volume":"47","issue":"1","source":"Taylor and Francis+NEJM","abstract":"We evaluated the potential economic impacts of increasing sea level rise (SLR) along the Mexican Caribbean where there are major gaps in our understanding of the mechanisms controlling flooding duration and frequency associated to future ecological and economic impacts. We determined the negative economic impact of SLR on infrastructure in the largest urban centers (Cancun, Isla Mujeres, Playa del Carmen, Puerto Morelos and Cozumel) in the state of Quintana Roo (Mexico) that are considered the largest tourism “hot spots” (resort cities) in the country. The tourism industry in this coastal area injects &gt;8 billion dollars year−1 to the Mexican economy. Our conservative economic assessment regarding the impact of SLR, under a 1 m scenario for all coastal cities is $330 million USD. Further projections for worst scenarios (SLR &gt;2 m) show a non-linear trend where the cost of inaction can reach up to $1.4 billion USD (2 m SLR scenario) and $2.3 billion USD (3 m SLR scenario). This potential loss of infrastructure, as construction cost, is staggering and represents a robust baseline to start evaluating with more detail future impacts of climate variability and change on the Mexican Caribbean coastline.","DOI":"10.1080/08920753.2019.1525260","ISSN":"0892-0753","author":[{"family":"Ruiz-Ramírez","given":"Jennifer D."},{"family":"Euán-Ávila","given":"Jorge I."},{"family":"Rivera-Monroy","given":"Víctor H."}],"issued":{"date-parts":[["2019",1,2]]}}}],"schema":"https://github.com/citation-style-language/schema/raw/master/csl-citation.json"} </w:instrText>
      </w:r>
      <w:r w:rsidR="00CF588C">
        <w:fldChar w:fldCharType="separate"/>
      </w:r>
      <w:r w:rsidR="00CF588C" w:rsidRPr="00CF588C">
        <w:t>(Ruiz-Ramírez</w:t>
      </w:r>
      <w:r w:rsidR="00CF588C">
        <w:t xml:space="preserve"> et al.</w:t>
      </w:r>
      <w:r w:rsidR="00CF588C" w:rsidRPr="00CF588C">
        <w:t xml:space="preserve"> 2019)</w:t>
      </w:r>
      <w:r w:rsidR="00CF588C">
        <w:fldChar w:fldCharType="end"/>
      </w:r>
      <w:r w:rsidRPr="007D3A3E">
        <w:t>, and in the US, total beach nourishment for 2060 estimated costs for a 0.32m scenario amount to US$20.40 billion</w:t>
      </w:r>
      <w:r w:rsidR="00CF588C">
        <w:t xml:space="preserve"> </w:t>
      </w:r>
      <w:r w:rsidR="00CF588C">
        <w:fldChar w:fldCharType="begin"/>
      </w:r>
      <w:r w:rsidR="00E64B95">
        <w:instrText xml:space="preserve"> ADDIN ZOTERO_ITEM CSL_CITATION {"citationID":"ZHIIfR7n","properties":{"formattedCitation":"(Scott, G\\uc0\\u246{}ssling, and Hall 2012)","plainCitation":"(Scott, Gössling, and Hall 2012)","dontUpdate":true,"noteIndex":0},"citationItems":[{"id":423,"uris":["http://zotero.org/groups/2324269/items/SE7PAEBY"],"uri":["http://zotero.org/groups/2324269/items/SE7PAEBY"],"itemData":{"id":423,"type":"article-journal","title":"International tourism and climate change","container-title":"Wiley Interdisciplinary Reviews: Climate Change","page":"213-232","volume":"3","issue":"3","source":"Wiley Online Library","abstract":"Tourism is a major global economic sector that is undergoing tremendous growth in emerging economies and is often touted as salient for development and poverty alleviation in developing countries. Tourism is recognized as a highly climate-sensitive sector, one that is also strongly influenced by environmental and socioeconomic change influenced by climate change, and is also a growing contributor to anthropogenic climate change. This article outlines the complex interrelationships between climate change and the multiple components of the international tourism system. Five focal themes that have developed within the literature on the consequences of climate change for tourism are then critically reviewed: climatic change and temporal and geographic shifts in tourism demand, climate-induced environmental change and destination competitiveness within three major market segments (winter sports tourism, coastal tourism, and nature-based tourism), and mitigation policy developments and future tourist mobility. The review highlights the differential vulnerability of tourism destinations and that the resultant changes in competitiveness and sustainability will transform some international tourism markets. Feedbacks throughout the tourism system mean that all destinations will need to adapt to the risks and opportunities posed by climate change and climate policy. While notable progress has been made in the last decade, a number of important knowledge gaps in each of the major impact areas, key regional knowledge gaps, and both tourist and tourism operator perceptions of climate change risks and adaptive capacity indicate that the tourism sector is not currently well prepared for the challenges of climate change. WIREs Clim Change 2012. doi: 10.1002/wcc.165 This article is categorized under: Climate and Development &gt; Decoupling Emissions from Development","DOI":"10.1002/wcc.165","ISSN":"1757-7799","language":"en","author":[{"family":"Scott","given":"Daniel"},{"family":"Gössling","given":"Stefan"},{"family":"Hall","given":"C. Michael"}],"issued":{"date-parts":[["2012"]]}}}],"schema":"https://github.com/citation-style-language/schema/raw/master/csl-citation.json"} </w:instrText>
      </w:r>
      <w:r w:rsidR="00CF588C">
        <w:fldChar w:fldCharType="separate"/>
      </w:r>
      <w:r w:rsidR="00CF588C" w:rsidRPr="00CF588C">
        <w:t>(Scott</w:t>
      </w:r>
      <w:r w:rsidR="00CF588C">
        <w:t xml:space="preserve"> et al. </w:t>
      </w:r>
      <w:r w:rsidR="00CF588C" w:rsidRPr="00CF588C">
        <w:t>2012)</w:t>
      </w:r>
      <w:r w:rsidR="00CF588C">
        <w:fldChar w:fldCharType="end"/>
      </w:r>
      <w:r w:rsidRPr="007D3A3E">
        <w:t xml:space="preserve">. The breaking of ice in the polar region also poses potential danger to cruise ships and navigation. </w:t>
      </w:r>
    </w:p>
    <w:p w14:paraId="500AE4C0" w14:textId="77777777" w:rsidR="00D70396" w:rsidRPr="007D3A3E" w:rsidRDefault="00D70396"/>
    <w:p w14:paraId="4CF671CA" w14:textId="36546EFC" w:rsidR="00D70396" w:rsidRPr="007D3A3E" w:rsidRDefault="00CB13CA">
      <w:r w:rsidRPr="007D3A3E">
        <w:t>The impacts of climate change go beyond tourism. Massive infrastructure losses are expected from intensifying storms and sea level rise -- global annual flood costs from sea level rise under RCP 8.5 are estimated at US$14 trillion per year</w:t>
      </w:r>
      <w:r w:rsidR="00CF588C">
        <w:t xml:space="preserve"> </w:t>
      </w:r>
      <w:r w:rsidR="00CF588C">
        <w:fldChar w:fldCharType="begin"/>
      </w:r>
      <w:r w:rsidR="00CF588C">
        <w:instrText xml:space="preserve"> ADDIN ZOTERO_ITEM CSL_CITATION {"citationID":"TycPJYU2","properties":{"formattedCitation":"(Jevrejeva et al. 2018)","plainCitation":"(Jevrejeva et al. 2018)","noteIndex":0},"citationItems":[{"id":444,"uris":["http://zotero.org/groups/2324269/items/4363KBYZ"],"uri":["http://zotero.org/groups/2324269/items/4363KBYZ"],"itemData":{"id":444,"type":"article-journal","title":"Flood damage costs under the sea level rise with warming of 1.5 °C and 2 °C - IOPscience","container-title":"Environmental Research Letters","volume":"13","issue":"7","URL":"https://iopscience.iop.org/article/10.1088/1748-9326/aacc76","author":[{"family":"Jevrejeva","given":"S"},{"family":"Jackson","given":"L.P."},{"family":"Grinsted","given":"A"},{"family":"Lincke","given":"D"},{"family":"Marzeion","given":"B"}],"issued":{"date-parts":[["2018"]]},"accessed":{"date-parts":[["2019",7,11]]}}}],"schema":"https://github.com/citation-style-language/schema/raw/master/csl-citation.json"} </w:instrText>
      </w:r>
      <w:r w:rsidR="00CF588C">
        <w:fldChar w:fldCharType="separate"/>
      </w:r>
      <w:r w:rsidR="00CF588C">
        <w:rPr>
          <w:noProof/>
        </w:rPr>
        <w:t>(Jevrejeva et al. 2018)</w:t>
      </w:r>
      <w:r w:rsidR="00CF588C">
        <w:fldChar w:fldCharType="end"/>
      </w:r>
      <w:r w:rsidRPr="007D3A3E">
        <w:t>. Sea level rise also threatens not only the tourism of low-lying island nations such as Maldives, Marshall Islands, Tuvalu, and Nauru but their entire economy and population.</w:t>
      </w:r>
    </w:p>
    <w:p w14:paraId="25783CA2" w14:textId="77777777" w:rsidR="00D70396" w:rsidRPr="007D3A3E" w:rsidRDefault="00D70396"/>
    <w:p w14:paraId="10BADC0F" w14:textId="77777777" w:rsidR="00D70396" w:rsidRPr="007D3A3E" w:rsidRDefault="00CB13CA">
      <w:r w:rsidRPr="007D3A3E">
        <w:t>Quantifying the impacts of climate change to other ocean tourism and beyond will provide a more complete picture of the impacts of climate change to local and national economies, which could potentially motivate local, national, and global actions.</w:t>
      </w:r>
    </w:p>
    <w:p w14:paraId="6B98F0AE" w14:textId="77777777" w:rsidR="00D70396" w:rsidRPr="007D3A3E" w:rsidRDefault="00CB13CA">
      <w:pPr>
        <w:pStyle w:val="Heading4"/>
      </w:pPr>
      <w:bookmarkStart w:id="48" w:name="_1ehxl9oh2moe" w:colFirst="0" w:colLast="0"/>
      <w:bookmarkEnd w:id="48"/>
      <w:r w:rsidRPr="007D3A3E">
        <w:t>4.3.4 Solutions</w:t>
      </w:r>
    </w:p>
    <w:p w14:paraId="65563D1E" w14:textId="4B872EEB" w:rsidR="00D70396" w:rsidRPr="007D3A3E" w:rsidRDefault="00CB13CA">
      <w:r w:rsidRPr="007D3A3E">
        <w:rPr>
          <w:b/>
        </w:rPr>
        <w:t>1. Enhancing coral reef resilience to climate change.</w:t>
      </w:r>
      <w:r w:rsidRPr="007D3A3E">
        <w:t xml:space="preserve"> Reducing the negative effects of climate change and associated ocean disturbances to coastal economies requires improving the resiliency of marine and coastal ecosystems to climate change</w:t>
      </w:r>
      <w:r w:rsidR="00CF588C">
        <w:t xml:space="preserve"> </w:t>
      </w:r>
      <w:r w:rsidR="00CF588C">
        <w:fldChar w:fldCharType="begin"/>
      </w:r>
      <w:r w:rsidR="00E64B95">
        <w:instrText xml:space="preserve"> ADDIN ZOTERO_ITEM CSL_CITATION {"citationID":"MYXefdsO","properties":{"formattedCitation":"(Jean-Pierre Gattuso et al. 2018; James et al. 2019; Weatherdon et al. 2016)","plainCitation":"(Jean-Pierre Gattuso et al. 2018; James et al. 2019; Weatherdon et al. 2016)","dontUpdate":true,"noteIndex":0},"citationItems":[{"id":408,"uris":["http://zotero.org/groups/2324269/items/6EEX7WY9"],"uri":["http://zotero.org/groups/2324269/items/6EEX7WY9"],"itemData":{"id":408,"type":"article-journal","title":"Ocean Solutions to Address Climate Change and Its Effects on Marine Ecosystems","container-title":"Frontiers in Marine Science","volume":"5","source":"Frontiers","abstract":"The Paris agreement target of limiting global surface warming to 1.5-2°C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measures.","URL":"https://www.frontiersin.org/articles/10.3389/fmars.2018.00337/full?utm_source=FWEB&amp;utm_medium=NBLOG&amp;utm_campaign=ECO_FMARS_ocean-climate-solutions","DOI":"10.3389/fmars.2018.00337","ISSN":"2296-7745","journalAbbreviation":"Front. Mar. Sci.","language":"English","author":[{"family":"Gattuso","given":"Jean-Pierre"},{"family":"Magnan","given":"Alexandre K."},{"family":"Bopp","given":"Laurent"},{"family":"Cheung","given":"William W. L."},{"family":"Duarte","given":"Carlos M."},{"family":"Hinkel","given":"Jochen"},{"family":"Mcleod","given":"Elizabeth"},{"family":"Micheli","given":"Fiorenza"},{"family":"Oschlies","given":"Andreas"},{"family":"Williamson","given":"Phillip"},{"family":"Billé","given":"Raphaël"},{"family":"Chalastani","given":"Vasiliki I."},{"family":"Gates","given":"Ruth D."},{"family":"Irisson","given":"Jean-Olivier"},{"family":"Middelburg","given":"Jack J."},{"family":"Pörtner","given":"Hans-Otto"},{"family":"Rau","given":"Greg H."}],"issued":{"date-parts":[["2018"]]},"accessed":{"date-parts":[["2019",7,10]]}}},{"id":412,"uris":["http://zotero.org/groups/2324269/items/8TSDYFEI"],"uri":["http://zotero.org/groups/2324269/items/8TSDYFEI"],"itemData":{"id":412,"type":"article-journal","title":"Maintaining Tropical Beaches with Seagrass and Algae: A Promising Alternative to Engineering Solutions","container-title":"BioScience","page":"136-142","volume":"69","issue":"2","source":"academic.oup.com","abstract":"Abstract.  Tropical beaches provide coastal flood protection, income from tourism, and habitat for flagship species. They urgently need protection from erosion,","DOI":"10.1093/biosci/biy154","ISSN":"0006-3568","title-short":"Maintaining Tropical Beaches with Seagrass and Algae","journalAbbreviation":"BioScience","language":"en","author":[{"family":"James","given":"Rebecca K."},{"family":"Silva","given":"Rodolfo"},{"family":"Tussenbroek","given":"Brigitta I.","non-dropping-particle":"van"},{"family":"Escudero-Castillo","given":"Mireille"},{"family":"Mariño-Tapia","given":"Ismael"},{"family":"Dijkstra","given":"Henk A."},{"family":"Westen","given":"René M.","non-dropping-particle":"van"},{"family":"Pietrzak","given":"Julie D."},{"family":"Candy","given":"Adam S."},{"family":"Katsman","given":"Caroline A."},{"family":"Boog","given":"Carine G.","non-dropping-particle":"van der"},{"family":"Riva","given":"Riccardo E. M."},{"family":"Slobbe","given":"Cornelis"},{"family":"Klees","given":"Roland"},{"family":"Stapel","given":"Johan"},{"family":"Heide","given":"Tjisse","non-dropping-particle":"van der"},{"family":"Katwijk","given":"Marieke M.","non-dropping-particle":"van"},{"family":"Herman","given":"Peter M. J."},{"family":"Bouma","given":"Tjeerd J."}],"issued":{"date-parts":[["2019",2,1]]}}},{"id":385,"uris":["http://zotero.org/groups/2324269/items/R4ENIJQV"],"uri":["http://zotero.org/groups/2324269/items/R4ENIJQV"],"itemData":{"id":385,"type":"article-journal","title":"Observed and Projected Impacts of Climate Change on Marine Fisheries, Aquaculture, Coastal Tourism, and Human Health: An Update","container-title":"Frontiers in Marine Science","volume":"3","source":"Frontiers","abstract":"The Intergovernmental Panel on Climate Change (IPCC) Fifth Assessment Report (AR5) states that climate change and ocean acidification are altering the oceans at a rate that is unprecedented compared with the recent past, leading to multifaceted impacts on marine ecosystems, associated goods and services, and human societies. AR5 underlined key uncertainties that remain regarding how synergistic changes in the ocean are likely to affect human systems, and how humans are likely to respond to these events. As climate change research has accelerated rapidly following AR5, an updated synthesis of available knowledge is necessary to identify emerging evidence, and to thereby better inform policy discussions. This paper reviews the literature to capture corroborating, conflicting, and novel findings published following the cut-off date for contribution to AR5. Specifically, we highlight key scientific developments on the impacts of climate-induced changes in the ocean on key socioeconomic sectors, including fisheries, aquaculture and tourism. New evidence continues to support a climate-induced redistribution of benefits and losses at multiple scales and across coastal and marine socio-ecological systems, partly resulting from species and ecosystem range shifts and changes in primary productivity. New efforts have been made to characterize and value ecosystem services in the context of climate change, with specific relevance to ecosystem-based adaptation. Recent studies have also explored synergistic interactions between climatic drivers, and have found strong variability between impacts on species at different life stages. Although climate change may improve conditions for some types of freshwater aquaculture, potentially providing alternative opportunities to adapt to impacts on wild capture fisheries, ocean acidification poses a risk to shellfish fisheries and aquaculture. The risk of increased prevalence of disease under warmer temperatures is uncertain, and may detrimentally affect human health. Climate change may also induce changes in tourism flows, leading to substantial geospatial shifts in economic costs and benefits associated with tourism revenue and coastal infrastructure protection and repairs. While promising, ecosystem-based coastal adaptation approaches are still emerging, and require an improved understanding of key ecosystem services and values for coastal communities in order to assess risk, aid coastal development planning, and build decision support systems.","URL":"https://www.frontiersin.org/articles/10.3389/fmars.2016.00048/full","DOI":"10.3389/fmars.2016.00048","ISSN":"2296-7745","title-short":"Observed and Projected Impacts of Climate Change on Marine Fisheries, Aquaculture, Coastal Tourism, and Human Health","journalAbbreviation":"Front. Mar. Sci.","language":"English","author":[{"family":"Weatherdon","given":"Lauren V."},{"family":"Magnan","given":"Alexandre K."},{"family":"Rogers","given":"Alex D."},{"family":"Sumaila","given":"U. Rashid"},{"family":"Cheung","given":"William W. L."}],"issued":{"date-parts":[["2016"]]},"accessed":{"date-parts":[["2019",7,10]]}}}],"schema":"https://github.com/citation-style-language/schema/raw/master/csl-citation.json"} </w:instrText>
      </w:r>
      <w:r w:rsidR="00CF588C">
        <w:fldChar w:fldCharType="separate"/>
      </w:r>
      <w:r w:rsidR="00CF588C">
        <w:rPr>
          <w:noProof/>
        </w:rPr>
        <w:t>(Gattuso et al. 2018; James et al. 2019; Weatherdon et al. 2016)</w:t>
      </w:r>
      <w:r w:rsidR="00CF588C">
        <w:fldChar w:fldCharType="end"/>
      </w:r>
      <w:r w:rsidRPr="007D3A3E">
        <w:t xml:space="preserve">. Establishing marine protected areas (MPAs), improving fisheries management, and promoting ecosystem-based tourism can help improve the ecological resilience of coral reefs. MPAs protect marine ecosystems from environmental uncertainties and can also help minimize the footprint of fishing. MPAs help ensure that coral reefs and associated species that are important draws for tourism are protected. Protection should prioritize ecosystem connectivity -- while there are preferences for some physical attributes of coastal tourism like white sand and there is a tendency to alter the ecosystem to favor some components (e.g. removing mangroves to access sandy beach) (e.g. </w:t>
      </w:r>
      <w:r w:rsidR="00CF588C">
        <w:fldChar w:fldCharType="begin"/>
      </w:r>
      <w:r w:rsidR="00E64B95">
        <w:instrText xml:space="preserve"> ADDIN ZOTERO_ITEM CSL_CITATION {"citationID":"lbjk9dVK","properties":{"formattedCitation":"(Cabral and Ali\\uc0\\u241{}o 2011)","plainCitation":"(Cabral and Aliño 2011)","dontUpdate":true,"noteIndex":0},"citationItems":[{"id":398,"uris":["http://zotero.org/groups/2324269/items/VQ8DPFAQ"],"uri":["http://zotero.org/groups/2324269/items/VQ8DPFAQ"],"itemData":{"id":398,"type":"article-journal","title":"Transition from common to private coasts: Consequences of privatization of the coastal commons","container-title":"Ocean &amp; Coastal Management","page":"66-74","volume":"54","issue":"1","source":"ScienceDirect","abstract":"Privatization is often viewed to provide positive stimulus for the economy that can lead to the betterment of society. But when the appropriate governance systems are not functionally in place, the unwanted effects of privatization can have deleterious consequences. This paper highlights the consequences of undesirable privatization and the emergent unwanted privatization tendencies of the coastal commons, particularly in the developing countries such as the Philippines. The lack of coherent policies, standards, and weak enforcement of policies in leasing the coastal commons (e.g. various unregulated aquaculture) in the Philippines in particular, have resulted to alarming displacement, deprivation and marginalization of fishing and farming communities and have degraded many coastal zone areas. In addition, poorly planned coastal tourism and housing development projects in the foreshore areas, inappropriate reclamation of coastal areas, illegal usurpation of indigenous people’s rights over ancestral domain areas, and conversion of fishing and fish farming zones into ecotourism zones further aggravated this scenario. Equitable access to resources is of paramount importance to afford concerned stakeholders greater participation in terms of developing greater capacity for coastal communities to engage and demand for improved coastal governance – an important facet of public administration often identified as one of the challenges in managing the commons. Co-management with an Ecosystem-Based Management approach as core operational mechanism provides opportunities to enhance policy formulation and implementation, secure community safety nets, and facilitate the creation of a level-playing environment that help to prevent the unwanted effects of privatization.","DOI":"10.1016/j.ocecoaman.2010.10.023","ISSN":"0964-5691","title-short":"Transition from common to private coasts","journalAbbreviation":"Ocean &amp; Coastal Management","author":[{"family":"Cabral","given":"Reniel B."},{"family":"Aliño","given":"Porfirio M."}],"issued":{"date-parts":[["2011",1,1]]}}}],"schema":"https://github.com/citation-style-language/schema/raw/master/csl-citation.json"} </w:instrText>
      </w:r>
      <w:r w:rsidR="00CF588C">
        <w:fldChar w:fldCharType="separate"/>
      </w:r>
      <w:r w:rsidR="00CF588C" w:rsidRPr="00CF588C">
        <w:t>Cabral and Aliño 2011)</w:t>
      </w:r>
      <w:r w:rsidR="00CF588C">
        <w:fldChar w:fldCharType="end"/>
      </w:r>
      <w:r w:rsidR="00CF588C">
        <w:t>,</w:t>
      </w:r>
      <w:r w:rsidRPr="007D3A3E">
        <w:t xml:space="preserve"> it is important to recognize the huge role played by the different ecosystems in maintaining coastal integrity. </w:t>
      </w:r>
    </w:p>
    <w:p w14:paraId="3873961E" w14:textId="77777777" w:rsidR="00D70396" w:rsidRPr="007D3A3E" w:rsidRDefault="00D70396"/>
    <w:p w14:paraId="4552DE28" w14:textId="09451F02" w:rsidR="00D70396" w:rsidRPr="007D3A3E" w:rsidRDefault="00CB13CA">
      <w:r w:rsidRPr="007D3A3E">
        <w:rPr>
          <w:b/>
        </w:rPr>
        <w:t xml:space="preserve">2. Natural habitats protection and regeneration. </w:t>
      </w:r>
      <w:r w:rsidRPr="007D3A3E">
        <w:t>Preservation and restoration of natural coastal habitats such as coral reefs, beaches, or mangroves increases the resilience of coastal areas to climate change</w:t>
      </w:r>
      <w:r w:rsidR="00CF588C">
        <w:t xml:space="preserve"> </w:t>
      </w:r>
      <w:r w:rsidR="00CF588C">
        <w:fldChar w:fldCharType="begin"/>
      </w:r>
      <w:r w:rsidR="00CF588C">
        <w:instrText xml:space="preserve"> ADDIN ZOTERO_ITEM CSL_CITATION {"citationID":"jixcmh0V","properties":{"formattedCitation":"(James et al. 2019)","plainCitation":"(James et al. 2019)","noteIndex":0},"citationItems":[{"id":412,"uris":["http://zotero.org/groups/2324269/items/8TSDYFEI"],"uri":["http://zotero.org/groups/2324269/items/8TSDYFEI"],"itemData":{"id":412,"type":"article-journal","title":"Maintaining Tropical Beaches with Seagrass and Algae: A Promising Alternative to Engineering Solutions","container-title":"BioScience","page":"136-142","volume":"69","issue":"2","source":"academic.oup.com","abstract":"Abstract.  Tropical beaches provide coastal flood protection, income from tourism, and habitat for flagship species. They urgently need protection from erosion,","DOI":"10.1093/biosci/biy154","ISSN":"0006-3568","title-short":"Maintaining Tropical Beaches with Seagrass and Algae","journalAbbreviation":"BioScience","language":"en","author":[{"family":"James","given":"Rebecca K."},{"family":"Silva","given":"Rodolfo"},{"family":"Tussenbroek","given":"Brigitta I.","non-dropping-particle":"van"},{"family":"Escudero-Castillo","given":"Mireille"},{"family":"Mariño-Tapia","given":"Ismael"},{"family":"Dijkstra","given":"Henk A."},{"family":"Westen","given":"René M.","non-dropping-particle":"van"},{"family":"Pietrzak","given":"Julie D."},{"family":"Candy","given":"Adam S."},{"family":"Katsman","given":"Caroline A."},{"family":"Boog","given":"Carine G.","non-dropping-particle":"van der"},{"family":"Riva","given":"Riccardo E. M."},{"family":"Slobbe","given":"Cornelis"},{"family":"Klees","given":"Roland"},{"family":"Stapel","given":"Johan"},{"family":"Heide","given":"Tjisse","non-dropping-particle":"van der"},{"family":"Katwijk","given":"Marieke M.","non-dropping-particle":"van"},{"family":"Herman","given":"Peter M. J."},{"family":"Bouma","given":"Tjeerd J."}],"issued":{"date-parts":[["2019",2,1]]}}}],"schema":"https://github.com/citation-style-language/schema/raw/master/csl-citation.json"} </w:instrText>
      </w:r>
      <w:r w:rsidR="00CF588C">
        <w:fldChar w:fldCharType="separate"/>
      </w:r>
      <w:r w:rsidR="00CF588C">
        <w:rPr>
          <w:noProof/>
        </w:rPr>
        <w:t>(James et al. 2019)</w:t>
      </w:r>
      <w:r w:rsidR="00CF588C">
        <w:fldChar w:fldCharType="end"/>
      </w:r>
      <w:r w:rsidRPr="007D3A3E">
        <w:t>, providing an alternative to tourism hard infrastructure that allows for wave attenuation and shoreline stabilization</w:t>
      </w:r>
      <w:r w:rsidR="00CF588C">
        <w:t xml:space="preserve"> </w:t>
      </w:r>
      <w:r w:rsidR="00CF588C">
        <w:fldChar w:fldCharType="begin"/>
      </w:r>
      <w:r w:rsidR="00E64B95">
        <w:instrText xml:space="preserve"> ADDIN ZOTERO_ITEM CSL_CITATION {"citationID":"MGYwCfyd","properties":{"formattedCitation":"(James et al. 2019; Jean-Pierre Gattuso et al. 2018)","plainCitation":"(James et al. 2019; Jean-Pierre Gattuso et al. 2018)","dontUpdate":true,"noteIndex":0},"citationItems":[{"id":412,"uris":["http://zotero.org/groups/2324269/items/8TSDYFEI"],"uri":["http://zotero.org/groups/2324269/items/8TSDYFEI"],"itemData":{"id":412,"type":"article-journal","title":"Maintaining Tropical Beaches with Seagrass and Algae: A Promising Alternative to Engineering Solutions","container-title":"BioScience","page":"136-142","volume":"69","issue":"2","source":"academic.oup.com","abstract":"Abstract.  Tropical beaches provide coastal flood protection, income from tourism, and habitat for flagship species. They urgently need protection from erosion,","DOI":"10.1093/biosci/biy154","ISSN":"0006-3568","title-short":"Maintaining Tropical Beaches with Seagrass and Algae","journalAbbreviation":"BioScience","language":"en","author":[{"family":"James","given":"Rebecca K."},{"family":"Silva","given":"Rodolfo"},{"family":"Tussenbroek","given":"Brigitta I.","non-dropping-particle":"van"},{"family":"Escudero-Castillo","given":"Mireille"},{"family":"Mariño-Tapia","given":"Ismael"},{"family":"Dijkstra","given":"Henk A."},{"family":"Westen","given":"René M.","non-dropping-particle":"van"},{"family":"Pietrzak","given":"Julie D."},{"family":"Candy","given":"Adam S."},{"family":"Katsman","given":"Caroline A."},{"family":"Boog","given":"Carine G.","non-dropping-particle":"van der"},{"family":"Riva","given":"Riccardo E. M."},{"family":"Slobbe","given":"Cornelis"},{"family":"Klees","given":"Roland"},{"family":"Stapel","given":"Johan"},{"family":"Heide","given":"Tjisse","non-dropping-particle":"van der"},{"family":"Katwijk","given":"Marieke M.","non-dropping-particle":"van"},{"family":"Herman","given":"Peter M. J."},{"family":"Bouma","given":"Tjeerd J."}],"issued":{"date-parts":[["2019",2,1]]}}},{"id":408,"uris":["http://zotero.org/groups/2324269/items/6EEX7WY9"],"uri":["http://zotero.org/groups/2324269/items/6EEX7WY9"],"itemData":{"id":408,"type":"article-journal","title":"Ocean Solutions to Address Climate Change and Its Effects on Marine Ecosystems","container-title":"Frontiers in Marine Science","volume":"5","source":"Frontiers","abstract":"The Paris agreement target of limiting global surface warming to 1.5-2°C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measures.","URL":"https://www.frontiersin.org/articles/10.3389/fmars.2018.00337/full?utm_source=FWEB&amp;utm_medium=NBLOG&amp;utm_campaign=ECO_FMARS_ocean-climate-solutions","DOI":"10.3389/fmars.2018.00337","ISSN":"2296-7745","journalAbbreviation":"Front. Mar. Sci.","language":"English","author":[{"family":"Gattuso","given":"Jean-Pierre"},{"family":"Magnan","given":"Alexandre K."},{"family":"Bopp","given":"Laurent"},{"family":"Cheung","given":"William W. L."},{"family":"Duarte","given":"Carlos M."},{"family":"Hinkel","given":"Jochen"},{"family":"Mcleod","given":"Elizabeth"},{"family":"Micheli","given":"Fiorenza"},{"family":"Oschlies","given":"Andreas"},{"family":"Williamson","given":"Phillip"},{"family":"Billé","given":"Raphaël"},{"family":"Chalastani","given":"Vasiliki I."},{"family":"Gates","given":"Ruth D."},{"family":"Irisson","given":"Jean-Olivier"},{"family":"Middelburg","given":"Jack J."},{"family":"Pörtner","given":"Hans-Otto"},{"family":"Rau","given":"Greg H."}],"issued":{"date-parts":[["2018"]]},"accessed":{"date-parts":[["2019",7,10]]}}}],"schema":"https://github.com/citation-style-language/schema/raw/master/csl-citation.json"} </w:instrText>
      </w:r>
      <w:r w:rsidR="00CF588C">
        <w:fldChar w:fldCharType="separate"/>
      </w:r>
      <w:r w:rsidR="00CF588C">
        <w:rPr>
          <w:noProof/>
        </w:rPr>
        <w:t>(James et al. 2019; Gattuso et al. 2018)</w:t>
      </w:r>
      <w:r w:rsidR="00CF588C">
        <w:fldChar w:fldCharType="end"/>
      </w:r>
      <w:r w:rsidRPr="007D3A3E">
        <w:t>, as well as for storm surge and excess flooding</w:t>
      </w:r>
      <w:r w:rsidR="00CF588C">
        <w:t xml:space="preserve"> </w:t>
      </w:r>
      <w:r w:rsidR="00CF588C">
        <w:fldChar w:fldCharType="begin"/>
      </w:r>
      <w:r w:rsidR="00E64B95">
        <w:instrText xml:space="preserve"> ADDIN ZOTERO_ITEM CSL_CITATION {"citationID":"f1AbF0fD","properties":{"formattedCitation":"(Ruiz-Ram\\uc0\\u237{}rez, Eu\\uc0\\u225{}n-\\uc0\\u193{}vila, and Rivera-Monroy 2019)","plainCitation":"(Ruiz-Ramírez, Euán-Ávila, and Rivera-Monroy 2019)","dontUpdate":true,"noteIndex":0},"citationItems":[{"id":420,"uris":["http://zotero.org/groups/2324269/items/A55MFRVU"],"uri":["http://zotero.org/groups/2324269/items/A55MFRVU"],"itemData":{"id":420,"type":"article-journal","title":"Vulnerability of Coastal Resort Cities to Mean Sea Level Rise in the Mexican Caribbean","container-title":"Coastal Management","page":"23-43","volume":"47","issue":"1","source":"Taylor and Francis+NEJM","abstract":"We evaluated the potential economic impacts of increasing sea level rise (SLR) along the Mexican Caribbean where there are major gaps in our understanding of the mechanisms controlling flooding duration and frequency associated to future ecological and economic impacts. We determined the negative economic impact of SLR on infrastructure in the largest urban centers (Cancun, Isla Mujeres, Playa del Carmen, Puerto Morelos and Cozumel) in the state of Quintana Roo (Mexico) that are considered the largest tourism “hot spots” (resort cities) in the country. The tourism industry in this coastal area injects &gt;8 billion dollars year−1 to the Mexican economy. Our conservative economic assessment regarding the impact of SLR, under a 1 m scenario for all coastal cities is $330 million USD. Further projections for worst scenarios (SLR &gt;2 m) show a non-linear trend where the cost of inaction can reach up to $1.4 billion USD (2 m SLR scenario) and $2.3 billion USD (3 m SLR scenario). This potential loss of infrastructure, as construction cost, is staggering and represents a robust baseline to start evaluating with more detail future impacts of climate variability and change on the Mexican Caribbean coastline.","DOI":"10.1080/08920753.2019.1525260","ISSN":"0892-0753","author":[{"family":"Ruiz-Ramírez","given":"Jennifer D."},{"family":"Euán-Ávila","given":"Jorge I."},{"family":"Rivera-Monroy","given":"Víctor H."}],"issued":{"date-parts":[["2019",1,2]]}}}],"schema":"https://github.com/citation-style-language/schema/raw/master/csl-citation.json"} </w:instrText>
      </w:r>
      <w:r w:rsidR="00CF588C">
        <w:fldChar w:fldCharType="separate"/>
      </w:r>
      <w:r w:rsidR="00CF588C" w:rsidRPr="00CF588C">
        <w:t>(Ruiz-Ramírez</w:t>
      </w:r>
      <w:r w:rsidR="00CF588C">
        <w:t xml:space="preserve"> et al. </w:t>
      </w:r>
      <w:r w:rsidR="00CF588C" w:rsidRPr="00CF588C">
        <w:t>2019)</w:t>
      </w:r>
      <w:r w:rsidR="00CF588C">
        <w:fldChar w:fldCharType="end"/>
      </w:r>
      <w:r w:rsidRPr="007D3A3E">
        <w:t>. Traditional infrastructures for tourism such as urbanized beach fronts are expected to suffer shoreline erosion (coastal squeeze) due to climate change</w:t>
      </w:r>
      <w:r w:rsidR="00CF588C">
        <w:t xml:space="preserve"> </w:t>
      </w:r>
      <w:r w:rsidR="00CF588C">
        <w:fldChar w:fldCharType="begin"/>
      </w:r>
      <w:r w:rsidR="00E64B95">
        <w:instrText xml:space="preserve"> ADDIN ZOTERO_ITEM CSL_CITATION {"citationID":"4O0bgePY","properties":{"formattedCitation":"(Toimil et al. 2018; Scott, G\\uc0\\u246{}ssling, and Hall 2012)","plainCitation":"(Toimil et al. 2018; Scott, Gössling, and Hall 2012)","dontUpdate":true,"noteIndex":0},"citationItems":[{"id":435,"uris":["http://zotero.org/groups/2324269/items/HAPCJBUW"],"uri":["http://zotero.org/groups/2324269/items/HAPCJBUW"],"itemData":{"id":435,"type":"article-journal","title":"Estimating the risk of loss of beach recreation value under climate change","container-title":"Tourism Management","page":"387-400","volume":"68","source":"ScienceDirect","abstract":"Shoreline recession due to the combined effect of waves, tides and sea level rise is increasingly becoming a major threat to beaches, one of the main assets of seaside tourist destinations. Given such an uncertain future climate and the climate-sensitive nature of many decisions that affect the long term, there is a growing need to shift current approaches towards probabilistic frameworks able to take uncertainty into account. This study contributes to climate change research by exploring the effects of erosion on the recreation value of beaches as a key indicator in the tourism sector. The new paradigm relates eroded sand to geographic and socioeconomic aspects and other physical settings, including beach type, quality and accesses, yielding monetary estimates of risk in probabilistic terms. Additionally, we look into policy implications regarding tourism management, adaptation and risk reduction. The methodology was implemented in 57 beaches in Asturias (north of Spain).","DOI":"10.1016/j.tourman.2018.03.024","ISSN":"0261-5177","journalAbbreviation":"Tourism Management","author":[{"family":"Toimil","given":"Alexandra"},{"family":"Díaz-Simal","given":"Pedro"},{"family":"Losada","given":"Inigo J."},{"family":"Camus","given":"Paula"}],"issued":{"date-parts":[["2018",10,1]]}}},{"id":423,"uris":["http://zotero.org/groups/2324269/items/SE7PAEBY"],"uri":["http://zotero.org/groups/2324269/items/SE7PAEBY"],"itemData":{"id":423,"type":"article-journal","title":"International tourism and climate change","container-title":"Wiley Interdisciplinary Reviews: Climate Change","page":"213-232","volume":"3","issue":"3","source":"Wiley Online Library","abstract":"Tourism is a major global economic sector that is undergoing tremendous growth in emerging economies and is often touted as salient for development and poverty alleviation in developing countries. Tourism is recognized as a highly climate-sensitive sector, one that is also strongly influenced by environmental and socioeconomic change influenced by climate change, and is also a growing contributor to anthropogenic climate change. This article outlines the complex interrelationships between climate change and the multiple components of the international tourism system. Five focal themes that have developed within the literature on the consequences of climate change for tourism are then critically reviewed: climatic change and temporal and geographic shifts in tourism demand, climate-induced environmental change and destination competitiveness within three major market segments (winter sports tourism, coastal tourism, and nature-based tourism), and mitigation policy developments and future tourist mobility. The review highlights the differential vulnerability of tourism destinations and that the resultant changes in competitiveness and sustainability will transform some international tourism markets. Feedbacks throughout the tourism system mean that all destinations will need to adapt to the risks and opportunities posed by climate change and climate policy. While notable progress has been made in the last decade, a number of important knowledge gaps in each of the major impact areas, key regional knowledge gaps, and both tourist and tourism operator perceptions of climate change risks and adaptive capacity indicate that the tourism sector is not currently well prepared for the challenges of climate change. WIREs Clim Change 2012. doi: 10.1002/wcc.165 This article is categorized under: Climate and Development &gt; Decoupling Emissions from Development","DOI":"10.1002/wcc.165","ISSN":"1757-7799","language":"en","author":[{"family":"Scott","given":"Daniel"},{"family":"Gössling","given":"Stefan"},{"family":"Hall","given":"C. Michael"}],"issued":{"date-parts":[["2012"]]}}}],"schema":"https://github.com/citation-style-language/schema/raw/master/csl-citation.json"} </w:instrText>
      </w:r>
      <w:r w:rsidR="00CF588C">
        <w:fldChar w:fldCharType="separate"/>
      </w:r>
      <w:r w:rsidR="00CF588C" w:rsidRPr="00CF588C">
        <w:t>(Toimil et al. 2018; Scott</w:t>
      </w:r>
      <w:r w:rsidR="00CF588C">
        <w:t xml:space="preserve"> et al. </w:t>
      </w:r>
      <w:r w:rsidR="00CF588C" w:rsidRPr="00CF588C">
        <w:t>2012)</w:t>
      </w:r>
      <w:r w:rsidR="00CF588C">
        <w:fldChar w:fldCharType="end"/>
      </w:r>
      <w:r w:rsidRPr="007D3A3E">
        <w:t xml:space="preserve">. In this case, coastal natural habitats can allow for landward retreat, but otherwise beach nourishment will be required to maintain tourism in heavily urbanized areas at very high costs </w:t>
      </w:r>
      <w:r w:rsidR="00CF588C">
        <w:fldChar w:fldCharType="begin"/>
      </w:r>
      <w:r w:rsidR="00E64B95">
        <w:instrText xml:space="preserve"> ADDIN ZOTERO_ITEM CSL_CITATION {"citationID":"ztxlFqvs","properties":{"formattedCitation":"(Scott, G\\uc0\\u246{}ssling, and Hall 2012)","plainCitation":"(Scott, Gössling, and Hall 2012)","dontUpdate":true,"noteIndex":0},"citationItems":[{"id":423,"uris":["http://zotero.org/groups/2324269/items/SE7PAEBY"],"uri":["http://zotero.org/groups/2324269/items/SE7PAEBY"],"itemData":{"id":423,"type":"article-journal","title":"International tourism and climate change","container-title":"Wiley Interdisciplinary Reviews: Climate Change","page":"213-232","volume":"3","issue":"3","source":"Wiley Online Library","abstract":"Tourism is a major global economic sector that is undergoing tremendous growth in emerging economies and is often touted as salient for development and poverty alleviation in developing countries. Tourism is recognized as a highly climate-sensitive sector, one that is also strongly influenced by environmental and socioeconomic change influenced by climate change, and is also a growing contributor to anthropogenic climate change. This article outlines the complex interrelationships between climate change and the multiple components of the international tourism system. Five focal themes that have developed within the literature on the consequences of climate change for tourism are then critically reviewed: climatic change and temporal and geographic shifts in tourism demand, climate-induced environmental change and destination competitiveness within three major market segments (winter sports tourism, coastal tourism, and nature-based tourism), and mitigation policy developments and future tourist mobility. The review highlights the differential vulnerability of tourism destinations and that the resultant changes in competitiveness and sustainability will transform some international tourism markets. Feedbacks throughout the tourism system mean that all destinations will need to adapt to the risks and opportunities posed by climate change and climate policy. While notable progress has been made in the last decade, a number of important knowledge gaps in each of the major impact areas, key regional knowledge gaps, and both tourist and tourism operator perceptions of climate change risks and adaptive capacity indicate that the tourism sector is not currently well prepared for the challenges of climate change. WIREs Clim Change 2012. doi: 10.1002/wcc.165 This article is categorized under: Climate and Development &gt; Decoupling Emissions from Development","DOI":"10.1002/wcc.165","ISSN":"1757-7799","language":"en","author":[{"family":"Scott","given":"Daniel"},{"family":"Gössling","given":"Stefan"},{"family":"Hall","given":"C. Michael"}],"issued":{"date-parts":[["2012"]]}}}],"schema":"https://github.com/citation-style-language/schema/raw/master/csl-citation.json"} </w:instrText>
      </w:r>
      <w:r w:rsidR="00CF588C">
        <w:fldChar w:fldCharType="separate"/>
      </w:r>
      <w:r w:rsidR="00CF588C" w:rsidRPr="00CF588C">
        <w:t>(Scott</w:t>
      </w:r>
      <w:r w:rsidR="00CF588C">
        <w:t xml:space="preserve"> et al.</w:t>
      </w:r>
      <w:r w:rsidR="00CF588C" w:rsidRPr="00CF588C">
        <w:t xml:space="preserve"> 2012)</w:t>
      </w:r>
      <w:r w:rsidR="00CF588C">
        <w:fldChar w:fldCharType="end"/>
      </w:r>
      <w:r w:rsidRPr="007D3A3E">
        <w:t xml:space="preserve">. The quality of nearby sand habitats can be important to reduce those costs </w:t>
      </w:r>
      <w:r w:rsidR="00CF588C">
        <w:fldChar w:fldCharType="begin"/>
      </w:r>
      <w:r w:rsidR="00E64B95">
        <w:instrText xml:space="preserve"> ADDIN ZOTERO_ITEM CSL_CITATION {"citationID":"e382SGvz","properties":{"formattedCitation":"(Ruiz-Ram\\uc0\\u237{}rez, Eu\\uc0\\u225{}n-\\uc0\\u193{}vila, and Rivera-Monroy 2019)","plainCitation":"(Ruiz-Ramírez, Euán-Ávila, and Rivera-Monroy 2019)","dontUpdate":true,"noteIndex":0},"citationItems":[{"id":420,"uris":["http://zotero.org/groups/2324269/items/A55MFRVU"],"uri":["http://zotero.org/groups/2324269/items/A55MFRVU"],"itemData":{"id":420,"type":"article-journal","title":"Vulnerability of Coastal Resort Cities to Mean Sea Level Rise in the Mexican Caribbean","container-title":"Coastal Management","page":"23-43","volume":"47","issue":"1","source":"Taylor and Francis+NEJM","abstract":"We evaluated the potential economic impacts of increasing sea level rise (SLR) along the Mexican Caribbean where there are major gaps in our understanding of the mechanisms controlling flooding duration and frequency associated to future ecological and economic impacts. We determined the negative economic impact of SLR on infrastructure in the largest urban centers (Cancun, Isla Mujeres, Playa del Carmen, Puerto Morelos and Cozumel) in the state of Quintana Roo (Mexico) that are considered the largest tourism “hot spots” (resort cities) in the country. The tourism industry in this coastal area injects &gt;8 billion dollars year−1 to the Mexican economy. Our conservative economic assessment regarding the impact of SLR, under a 1 m scenario for all coastal cities is $330 million USD. Further projections for worst scenarios (SLR &gt;2 m) show a non-linear trend where the cost of inaction can reach up to $1.4 billion USD (2 m SLR scenario) and $2.3 billion USD (3 m SLR scenario). This potential loss of infrastructure, as construction cost, is staggering and represents a robust baseline to start evaluating with more detail future impacts of climate variability and change on the Mexican Caribbean coastline.","DOI":"10.1080/08920753.2019.1525260","ISSN":"0892-0753","author":[{"family":"Ruiz-Ramírez","given":"Jennifer D."},{"family":"Euán-Ávila","given":"Jorge I."},{"family":"Rivera-Monroy","given":"Víctor H."}],"issued":{"date-parts":[["2019",1,2]]}}}],"schema":"https://github.com/citation-style-language/schema/raw/master/csl-citation.json"} </w:instrText>
      </w:r>
      <w:r w:rsidR="00CF588C">
        <w:fldChar w:fldCharType="separate"/>
      </w:r>
      <w:r w:rsidR="00CF588C" w:rsidRPr="00CF588C">
        <w:t>(Ruiz-Ramírez</w:t>
      </w:r>
      <w:r w:rsidR="00CF588C">
        <w:t xml:space="preserve"> et al.</w:t>
      </w:r>
      <w:r w:rsidR="00CF588C" w:rsidRPr="00CF588C">
        <w:t xml:space="preserve"> 2019)</w:t>
      </w:r>
      <w:r w:rsidR="00CF588C">
        <w:fldChar w:fldCharType="end"/>
      </w:r>
      <w:r w:rsidRPr="007D3A3E">
        <w:t xml:space="preserve">.  </w:t>
      </w:r>
    </w:p>
    <w:p w14:paraId="17217588" w14:textId="77777777" w:rsidR="00D70396" w:rsidRPr="007D3A3E" w:rsidRDefault="00D70396"/>
    <w:p w14:paraId="79A6A371" w14:textId="44224661" w:rsidR="00D70396" w:rsidRPr="007D3A3E" w:rsidRDefault="00CB13CA">
      <w:r w:rsidRPr="007D3A3E">
        <w:rPr>
          <w:b/>
        </w:rPr>
        <w:t xml:space="preserve">3. Policy diversified portfolios. </w:t>
      </w:r>
      <w:r w:rsidRPr="007D3A3E">
        <w:t xml:space="preserve">Diversifying tourism activities and investments to include linked ecosystems will help maintain diverse ecosystem functions, while simultaneously capturing the tourism potential of various ecosystems. Pressures and drivers to reef health are often associated with governance and socioeconomic needs of the people dependent on reefs. </w:t>
      </w:r>
      <w:commentRangeStart w:id="49"/>
      <w:r w:rsidRPr="007D3A3E">
        <w:t xml:space="preserve">Linking fisheries, aquaculture, and tourism to local food and livelihood security will improve the portfolio of policies that can be applied in order to reduce climate change impacts to local and national economies. For the case of coral reef tourism, this requires implementing local policies that promote healthy reef ecosystems. </w:t>
      </w:r>
      <w:commentRangeEnd w:id="49"/>
      <w:r w:rsidR="007A266E">
        <w:rPr>
          <w:rStyle w:val="CommentReference"/>
        </w:rPr>
        <w:commentReference w:id="49"/>
      </w:r>
      <w:r w:rsidRPr="007D3A3E">
        <w:t>These policies should target drivers and pressures that contribute to the degradation of coral reefs. Marine spatial planning will play a key role in maintaining healthy reefs by strategically siting activities in the ocean so that negative interactions can be reduced. Actions include proper siting of tourism infrastructure and investments that account for potential future coastal and ocean changes. Management plans should explicitly address the role of natural habitats that function as buffers to climate change on tourism</w:t>
      </w:r>
      <w:r w:rsidR="00CF588C">
        <w:t xml:space="preserve"> </w:t>
      </w:r>
      <w:r w:rsidR="00CF588C">
        <w:fldChar w:fldCharType="begin"/>
      </w:r>
      <w:r w:rsidR="00E64B95">
        <w:instrText xml:space="preserve"> ADDIN ZOTERO_ITEM CSL_CITATION {"citationID":"SNGXxEAn","properties":{"formattedCitation":"(Ruiz-Ram\\uc0\\u237{}rez, Eu\\uc0\\u225{}n-\\uc0\\u193{}vila, and Rivera-Monroy 2019)","plainCitation":"(Ruiz-Ramírez, Euán-Ávila, and Rivera-Monroy 2019)","dontUpdate":true,"noteIndex":0},"citationItems":[{"id":420,"uris":["http://zotero.org/groups/2324269/items/A55MFRVU"],"uri":["http://zotero.org/groups/2324269/items/A55MFRVU"],"itemData":{"id":420,"type":"article-journal","title":"Vulnerability of Coastal Resort Cities to Mean Sea Level Rise in the Mexican Caribbean","container-title":"Coastal Management","page":"23-43","volume":"47","issue":"1","source":"Taylor and Francis+NEJM","abstract":"We evaluated the potential economic impacts of increasing sea level rise (SLR) along the Mexican Caribbean where there are major gaps in our understanding of the mechanisms controlling flooding duration and frequency associated to future ecological and economic impacts. We determined the negative economic impact of SLR on infrastructure in the largest urban centers (Cancun, Isla Mujeres, Playa del Carmen, Puerto Morelos and Cozumel) in the state of Quintana Roo (Mexico) that are considered the largest tourism “hot spots” (resort cities) in the country. The tourism industry in this coastal area injects &gt;8 billion dollars year−1 to the Mexican economy. Our conservative economic assessment regarding the impact of SLR, under a 1 m scenario for all coastal cities is $330 million USD. Further projections for worst scenarios (SLR &gt;2 m) show a non-linear trend where the cost of inaction can reach up to $1.4 billion USD (2 m SLR scenario) and $2.3 billion USD (3 m SLR scenario). This potential loss of infrastructure, as construction cost, is staggering and represents a robust baseline to start evaluating with more detail future impacts of climate variability and change on the Mexican Caribbean coastline.","DOI":"10.1080/08920753.2019.1525260","ISSN":"0892-0753","author":[{"family":"Ruiz-Ramírez","given":"Jennifer D."},{"family":"Euán-Ávila","given":"Jorge I."},{"family":"Rivera-Monroy","given":"Víctor H."}],"issued":{"date-parts":[["2019",1,2]]}}}],"schema":"https://github.com/citation-style-language/schema/raw/master/csl-citation.json"} </w:instrText>
      </w:r>
      <w:r w:rsidR="00CF588C">
        <w:fldChar w:fldCharType="separate"/>
      </w:r>
      <w:r w:rsidR="00CF588C" w:rsidRPr="00CF588C">
        <w:t>(Ruiz-Ramírez</w:t>
      </w:r>
      <w:r w:rsidR="00CF588C">
        <w:t xml:space="preserve"> et al.</w:t>
      </w:r>
      <w:r w:rsidR="00CF588C" w:rsidRPr="00CF588C">
        <w:t xml:space="preserve"> 2019)</w:t>
      </w:r>
      <w:r w:rsidR="00CF588C">
        <w:fldChar w:fldCharType="end"/>
      </w:r>
      <w:r w:rsidRPr="007D3A3E">
        <w:t>.</w:t>
      </w:r>
    </w:p>
    <w:p w14:paraId="08D9195E" w14:textId="77777777" w:rsidR="00D70396" w:rsidRPr="007D3A3E" w:rsidRDefault="00D70396"/>
    <w:p w14:paraId="0BAEF39C" w14:textId="70A08AF3" w:rsidR="00D70396" w:rsidRPr="007D3A3E" w:rsidRDefault="00CB13CA">
      <w:r w:rsidRPr="007D3A3E">
        <w:rPr>
          <w:b/>
        </w:rPr>
        <w:t xml:space="preserve">4. Proper waste disposal and waste treatment facilities for coastal tourism infrastructure. </w:t>
      </w:r>
      <w:r w:rsidRPr="007D3A3E">
        <w:t xml:space="preserve">Local nutrient influx exacerbates ocean acidification. Controlling nutrient input from coastal and terrestrial activities will help reduce the impact of climate change to coral reef tourism. </w:t>
      </w:r>
      <w:commentRangeStart w:id="50"/>
      <w:r w:rsidRPr="007D3A3E">
        <w:t>Overfishing</w:t>
      </w:r>
      <w:commentRangeEnd w:id="50"/>
      <w:r w:rsidR="007A266E">
        <w:rPr>
          <w:rStyle w:val="CommentReference"/>
        </w:rPr>
        <w:commentReference w:id="50"/>
      </w:r>
      <w:r w:rsidRPr="007D3A3E">
        <w:t xml:space="preserve"> and pollution that degrades coral reefs caused the Caribbean to lose US$95-140 million/year in net revenue from coral reef-associated fisheries, US$100-300 million/year in reduced tourism revenue, and US$140-420 million/year in reduced coastal protection</w:t>
      </w:r>
      <w:r w:rsidR="00D0326F">
        <w:t xml:space="preserve"> </w:t>
      </w:r>
      <w:r w:rsidR="00D0326F">
        <w:fldChar w:fldCharType="begin"/>
      </w:r>
      <w:r w:rsidR="00D0326F">
        <w:instrText xml:space="preserve"> ADDIN ZOTERO_ITEM CSL_CITATION {"citationID":"rLQxU8xl","properties":{"formattedCitation":"(Burke et al. 2011)","plainCitation":"(Burke et al. 2011)","noteIndex":0},"citationItems":[{"id":395,"uris":["http://zotero.org/groups/2324269/items/4P3QJ4XI"],"uri":["http://zotero.org/groups/2324269/items/4P3QJ4XI"],"itemData":{"id":395,"type":"report","title":"Reefs at Risk Revisited","publisher":"World Resources Institute","source":"ISBN 978-1-56973-762-0","abstract":"This report provides a detailed assessment of the status of and threats to the world's coral reefs.","URL":"https://www.wri.org/publication/reefs-risk-revisited","language":"en","author":[{"family":"Burke","given":"Lauretta"},{"family":"Reytar","given":"Kathleen"},{"family":"Spalding","given":"Mark"},{"family":"Perry","given":"Allison"}],"issued":{"date-parts":[["2011",2,23]]},"accessed":{"date-parts":[["2019",7,10]]}}}],"schema":"https://github.com/citation-style-language/schema/raw/master/csl-citation.json"} </w:instrText>
      </w:r>
      <w:r w:rsidR="00D0326F">
        <w:fldChar w:fldCharType="separate"/>
      </w:r>
      <w:r w:rsidR="00D0326F">
        <w:rPr>
          <w:noProof/>
        </w:rPr>
        <w:t>(Burke et al. 2011)</w:t>
      </w:r>
      <w:r w:rsidR="00D0326F">
        <w:fldChar w:fldCharType="end"/>
      </w:r>
      <w:r w:rsidRPr="007D3A3E">
        <w:t>.</w:t>
      </w:r>
    </w:p>
    <w:p w14:paraId="51C44D96" w14:textId="77777777" w:rsidR="00D70396" w:rsidRPr="007D3A3E" w:rsidRDefault="00D70396"/>
    <w:p w14:paraId="72E149E2" w14:textId="3460B47A" w:rsidR="00D70396" w:rsidRPr="007D3A3E" w:rsidRDefault="00CB13CA">
      <w:r w:rsidRPr="007D3A3E">
        <w:rPr>
          <w:b/>
        </w:rPr>
        <w:t>5. Reducing the environmental footprint of tourism.</w:t>
      </w:r>
      <w:r w:rsidRPr="007D3A3E">
        <w:t xml:space="preserve"> While CC will inevitably affect tourism, tourism is also a major contributor of greenhouse gas (GHG) emissions</w:t>
      </w:r>
      <w:r w:rsidR="00D0326F">
        <w:t xml:space="preserve"> </w:t>
      </w:r>
      <w:r w:rsidR="00D0326F">
        <w:fldChar w:fldCharType="begin"/>
      </w:r>
      <w:r w:rsidR="00E64B95">
        <w:instrText xml:space="preserve"> ADDIN ZOTERO_ITEM CSL_CITATION {"citationID":"qUYLRgcE","properties":{"formattedCitation":"(Scott, G\\uc0\\u246{}ssling, and Hall 2012)","plainCitation":"(Scott, Gössling, and Hall 2012)","dontUpdate":true,"noteIndex":0},"citationItems":[{"id":423,"uris":["http://zotero.org/groups/2324269/items/SE7PAEBY"],"uri":["http://zotero.org/groups/2324269/items/SE7PAEBY"],"itemData":{"id":423,"type":"article-journal","title":"International tourism and climate change","container-title":"Wiley Interdisciplinary Reviews: Climate Change","page":"213-232","volume":"3","issue":"3","source":"Wiley Online Library","abstract":"Tourism is a major global economic sector that is undergoing tremendous growth in emerging economies and is often touted as salient for development and poverty alleviation in developing countries. Tourism is recognized as a highly climate-sensitive sector, one that is also strongly influenced by environmental and socioeconomic change influenced by climate change, and is also a growing contributor to anthropogenic climate change. This article outlines the complex interrelationships between climate change and the multiple components of the international tourism system. Five focal themes that have developed within the literature on the consequences of climate change for tourism are then critically reviewed: climatic change and temporal and geographic shifts in tourism demand, climate-induced environmental change and destination competitiveness within three major market segments (winter sports tourism, coastal tourism, and nature-based tourism), and mitigation policy developments and future tourist mobility. The review highlights the differential vulnerability of tourism destinations and that the resultant changes in competitiveness and sustainability will transform some international tourism markets. Feedbacks throughout the tourism system mean that all destinations will need to adapt to the risks and opportunities posed by climate change and climate policy. While notable progress has been made in the last decade, a number of important knowledge gaps in each of the major impact areas, key regional knowledge gaps, and both tourist and tourism operator perceptions of climate change risks and adaptive capacity indicate that the tourism sector is not currently well prepared for the challenges of climate change. WIREs Clim Change 2012. doi: 10.1002/wcc.165 This article is categorized under: Climate and Development &gt; Decoupling Emissions from Development","DOI":"10.1002/wcc.165","ISSN":"1757-7799","language":"en","author":[{"family":"Scott","given":"Daniel"},{"family":"Gössling","given":"Stefan"},{"family":"Hall","given":"C. Michael"}],"issued":{"date-parts":[["2012"]]}}}],"schema":"https://github.com/citation-style-language/schema/raw/master/csl-citation.json"} </w:instrText>
      </w:r>
      <w:r w:rsidR="00D0326F">
        <w:fldChar w:fldCharType="separate"/>
      </w:r>
      <w:r w:rsidR="00D0326F" w:rsidRPr="00D0326F">
        <w:t>(Scott</w:t>
      </w:r>
      <w:r w:rsidR="00D0326F">
        <w:t xml:space="preserve"> et al. </w:t>
      </w:r>
      <w:r w:rsidR="00D0326F" w:rsidRPr="00D0326F">
        <w:t>2012)</w:t>
      </w:r>
      <w:r w:rsidR="00D0326F">
        <w:fldChar w:fldCharType="end"/>
      </w:r>
      <w:r w:rsidRPr="007D3A3E">
        <w:t>. It is estimated that tourism contributes 8% of the global GHG emissions, with transport, shopping, and food as major contributors</w:t>
      </w:r>
      <w:r w:rsidR="00D0326F">
        <w:t xml:space="preserve"> </w:t>
      </w:r>
      <w:r w:rsidR="00D0326F">
        <w:fldChar w:fldCharType="begin"/>
      </w:r>
      <w:r w:rsidR="00D0326F">
        <w:instrText xml:space="preserve"> ADDIN ZOTERO_ITEM CSL_CITATION {"citationID":"U4ZReAaL","properties":{"formattedCitation":"(Lenzen et al. 2018)","plainCitation":"(Lenzen et al. 2018)","noteIndex":0},"citationItems":[{"id":415,"uris":["http://zotero.org/groups/2324269/items/E5HSJ7RN"],"uri":["http://zotero.org/groups/2324269/items/E5HSJ7RN"],"itemData":{"id":415,"type":"article-journal","title":"The carbon footprint of global tourism","container-title":"Nature Climate Change","page":"522","volume":"8","issue":"6","source":"www.nature.com","abstract":"Tourism is a significant contributor to the global economy, with potentially large environmental impacts. Origin and destination accounting perspectives are used to provide a comprehensive assessment of global tourism’s carbon footprint.","DOI":"10.1038/s41558-018-0141-x","ISSN":"1758-6798","language":"En","author":[{"family":"Lenzen","given":"Manfred"},{"family":"Sun","given":"Ya-Yen"},{"family":"Faturay","given":"Futu"},{"family":"Ting","given":"Yuan-Peng"},{"family":"Geschke","given":"Arne"},{"family":"Malik","given":"Arunima"}],"issued":{"date-parts":[["2018",6]]}}}],"schema":"https://github.com/citation-style-language/schema/raw/master/csl-citation.json"} </w:instrText>
      </w:r>
      <w:r w:rsidR="00D0326F">
        <w:fldChar w:fldCharType="separate"/>
      </w:r>
      <w:r w:rsidR="00D0326F">
        <w:rPr>
          <w:noProof/>
        </w:rPr>
        <w:t>(Lenzen et al. 2018)</w:t>
      </w:r>
      <w:r w:rsidR="00D0326F">
        <w:fldChar w:fldCharType="end"/>
      </w:r>
      <w:r w:rsidRPr="007D3A3E">
        <w:t>. With tourism expected to grow at 3-5% per year, it is important to ensure that the environmental footprint of tourism is minimized. Future increases in international arrivals do not necessarily translate to economic benefits for countries; hence, policies ensuring optimal benefits for national economies while reducing tourism’s footprint should be a priority.</w:t>
      </w:r>
    </w:p>
    <w:p w14:paraId="47DC4D80" w14:textId="77777777" w:rsidR="00D70396" w:rsidRPr="007D3A3E" w:rsidRDefault="00CB13CA">
      <w:pPr>
        <w:pStyle w:val="Heading3"/>
      </w:pPr>
      <w:r w:rsidRPr="007D3A3E">
        <w:t>4.4 Improving the Energy Efficiency of the Ocean Economy</w:t>
      </w:r>
    </w:p>
    <w:p w14:paraId="3A56BCEF" w14:textId="53C5A56A" w:rsidR="00D70396" w:rsidRDefault="00CB13CA" w:rsidP="00D0326F">
      <w:pPr>
        <w:pStyle w:val="Heading3"/>
        <w:keepNext w:val="0"/>
        <w:keepLines w:val="0"/>
        <w:spacing w:before="0" w:after="0"/>
        <w:rPr>
          <w:sz w:val="22"/>
          <w:szCs w:val="22"/>
        </w:rPr>
      </w:pPr>
      <w:bookmarkStart w:id="51" w:name="_blj97yhv10z" w:colFirst="0" w:colLast="0"/>
      <w:bookmarkEnd w:id="51"/>
      <w:r w:rsidRPr="007D3A3E">
        <w:rPr>
          <w:sz w:val="22"/>
          <w:szCs w:val="22"/>
        </w:rPr>
        <w:t>Improving the energy efficiency of ocean-related industries not discussed above, especially shipping/transportation, would generate climate change benefits as well as benefits to the industries themselves. While significant improvements to the offshore oil and gas industry would require extensive transitioning of investments away from exploration and extraction of fossil fuels and into renewable energy</w:t>
      </w:r>
      <w:r w:rsidR="00D0326F">
        <w:rPr>
          <w:sz w:val="22"/>
          <w:szCs w:val="22"/>
        </w:rPr>
        <w:t xml:space="preserve"> </w:t>
      </w:r>
      <w:r w:rsidR="00D0326F">
        <w:rPr>
          <w:sz w:val="22"/>
          <w:szCs w:val="22"/>
        </w:rPr>
        <w:fldChar w:fldCharType="begin"/>
      </w:r>
      <w:r w:rsidR="00D0326F">
        <w:rPr>
          <w:sz w:val="22"/>
          <w:szCs w:val="22"/>
        </w:rPr>
        <w:instrText xml:space="preserve"> ADDIN ZOTERO_ITEM CSL_CITATION {"citationID":"faQ27n3b","properties":{"formattedCitation":"(Allison and Bassett 2015)","plainCitation":"(Allison and Bassett 2015)","noteIndex":0},"citationItems":[{"id":79,"uris":["http://zotero.org/groups/2324269/items/5Y8A959U"],"uri":["http://zotero.org/groups/2324269/items/5Y8A959U"],"itemData":{"id":79,"type":"article-journal","title":"Climate change in the oceans: Human impacts and responses","container-title":"Science","page":"778-782","volume":"350","issue":"6262","source":"DOI.org (Crossref)","DOI":"10.1126/science.aac8721","ISSN":"0036-8075, 1095-9203","title-short":"Climate change in the oceans","journalAbbreviation":"Science","language":"en","author":[{"family":"Allison","given":"Edward H."},{"family":"Bassett","given":"Hannah R."}],"issued":{"date-parts":[["2015",11,13]]}}}],"schema":"https://github.com/citation-style-language/schema/raw/master/csl-citation.json"} </w:instrText>
      </w:r>
      <w:r w:rsidR="00D0326F">
        <w:rPr>
          <w:sz w:val="22"/>
          <w:szCs w:val="22"/>
        </w:rPr>
        <w:fldChar w:fldCharType="separate"/>
      </w:r>
      <w:r w:rsidR="00D0326F">
        <w:rPr>
          <w:noProof/>
          <w:sz w:val="22"/>
          <w:szCs w:val="22"/>
        </w:rPr>
        <w:t>(Allison and Bassett 2015)</w:t>
      </w:r>
      <w:r w:rsidR="00D0326F">
        <w:rPr>
          <w:sz w:val="22"/>
          <w:szCs w:val="22"/>
        </w:rPr>
        <w:fldChar w:fldCharType="end"/>
      </w:r>
      <w:r w:rsidR="00D0326F">
        <w:rPr>
          <w:rFonts w:eastAsia="Calibri"/>
          <w:sz w:val="22"/>
          <w:szCs w:val="22"/>
        </w:rPr>
        <w:t>,</w:t>
      </w:r>
      <w:r w:rsidRPr="007D3A3E">
        <w:rPr>
          <w:sz w:val="22"/>
          <w:szCs w:val="22"/>
        </w:rPr>
        <w:t xml:space="preserve"> the shipping industry can make relatively large energy efficiency gains by utilizing existing technologies</w:t>
      </w:r>
      <w:r w:rsidR="00D0326F">
        <w:rPr>
          <w:sz w:val="22"/>
          <w:szCs w:val="22"/>
        </w:rPr>
        <w:t xml:space="preserve"> </w:t>
      </w:r>
      <w:r w:rsidR="00D0326F">
        <w:rPr>
          <w:sz w:val="22"/>
          <w:szCs w:val="22"/>
        </w:rPr>
        <w:fldChar w:fldCharType="begin"/>
      </w:r>
      <w:r w:rsidR="00D0326F">
        <w:rPr>
          <w:sz w:val="22"/>
          <w:szCs w:val="22"/>
        </w:rPr>
        <w:instrText xml:space="preserve"> ADDIN ZOTERO_ITEM CSL_CITATION {"citationID":"R3hIReGu","properties":{"formattedCitation":"(Allison and Bassett 2015; Ash and Scarbrough 2019)","plainCitation":"(Allison and Bassett 2015; Ash and Scarbrough 2019)","noteIndex":0},"citationItems":[{"id":79,"uris":["http://zotero.org/groups/2324269/items/5Y8A959U"],"uri":["http://zotero.org/groups/2324269/items/5Y8A959U"],"itemData":{"id":79,"type":"article-journal","title":"Climate change in the oceans: Human impacts and responses","container-title":"Science","page":"778-782","volume":"350","issue":"6262","source":"DOI.org (Crossref)","DOI":"10.1126/science.aac8721","ISSN":"0036-8075, 1095-9203","title-short":"Climate change in the oceans","journalAbbreviation":"Science","language":"en","author":[{"family":"Allison","given":"Edward H."},{"family":"Bassett","given":"Hannah R."}],"issued":{"date-parts":[["2015",11,13]]}}},{"id":73,"uris":["http://zotero.org/groups/2324269/items/MQ9N4Q3I"],"uri":["http://zotero.org/groups/2324269/items/MQ9N4Q3I"],"itemData":{"id":73,"type":"report","title":"Sailing on Solar: Could green ammonia decarbonise international shipping?","publisher":"Environmental Defense Fund","publisher-place":"London","event-place":"London","author":[{"family":"Ash","given":"N."},{"family":"Scarbrough","given":"T."}],"issued":{"date-parts":[["2019"]]}}}],"schema":"https://github.com/citation-style-language/schema/raw/master/csl-citation.json"} </w:instrText>
      </w:r>
      <w:r w:rsidR="00D0326F">
        <w:rPr>
          <w:sz w:val="22"/>
          <w:szCs w:val="22"/>
        </w:rPr>
        <w:fldChar w:fldCharType="separate"/>
      </w:r>
      <w:r w:rsidR="00D0326F">
        <w:rPr>
          <w:noProof/>
          <w:sz w:val="22"/>
          <w:szCs w:val="22"/>
        </w:rPr>
        <w:t>(Allison and Bassett 2015; Ash and Scarbrough 2019)</w:t>
      </w:r>
      <w:r w:rsidR="00D0326F">
        <w:rPr>
          <w:sz w:val="22"/>
          <w:szCs w:val="22"/>
        </w:rPr>
        <w:fldChar w:fldCharType="end"/>
      </w:r>
      <w:r w:rsidRPr="007D3A3E">
        <w:rPr>
          <w:sz w:val="22"/>
          <w:szCs w:val="22"/>
        </w:rPr>
        <w:t>. For example, switching international shipping to solar-generated green ammonia-based fuel would allow for significant reductions of greenhouse gas emissions</w:t>
      </w:r>
      <w:r w:rsidR="00D0326F">
        <w:rPr>
          <w:sz w:val="22"/>
          <w:szCs w:val="22"/>
        </w:rPr>
        <w:t xml:space="preserve"> </w:t>
      </w:r>
      <w:r w:rsidR="00D0326F">
        <w:rPr>
          <w:sz w:val="22"/>
          <w:szCs w:val="22"/>
        </w:rPr>
        <w:fldChar w:fldCharType="begin"/>
      </w:r>
      <w:r w:rsidR="00D0326F">
        <w:rPr>
          <w:sz w:val="22"/>
          <w:szCs w:val="22"/>
        </w:rPr>
        <w:instrText xml:space="preserve"> ADDIN ZOTERO_ITEM CSL_CITATION {"citationID":"8cfdzthu","properties":{"formattedCitation":"(Ash and Scarbrough 2019)","plainCitation":"(Ash and Scarbrough 2019)","noteIndex":0},"citationItems":[{"id":73,"uris":["http://zotero.org/groups/2324269/items/MQ9N4Q3I"],"uri":["http://zotero.org/groups/2324269/items/MQ9N4Q3I"],"itemData":{"id":73,"type":"report","title":"Sailing on Solar: Could green ammonia decarbonise international shipping?","publisher":"Environmental Defense Fund","publisher-place":"London","event-place":"London","author":[{"family":"Ash","given":"N."},{"family":"Scarbrough","given":"T."}],"issued":{"date-parts":[["2019"]]}}}],"schema":"https://github.com/citation-style-language/schema/raw/master/csl-citation.json"} </w:instrText>
      </w:r>
      <w:r w:rsidR="00D0326F">
        <w:rPr>
          <w:sz w:val="22"/>
          <w:szCs w:val="22"/>
        </w:rPr>
        <w:fldChar w:fldCharType="separate"/>
      </w:r>
      <w:r w:rsidR="00D0326F">
        <w:rPr>
          <w:noProof/>
          <w:sz w:val="22"/>
          <w:szCs w:val="22"/>
        </w:rPr>
        <w:t>(Ash and Scarbrough 2019)</w:t>
      </w:r>
      <w:r w:rsidR="00D0326F">
        <w:rPr>
          <w:sz w:val="22"/>
          <w:szCs w:val="22"/>
        </w:rPr>
        <w:fldChar w:fldCharType="end"/>
      </w:r>
      <w:r w:rsidRPr="007D3A3E">
        <w:rPr>
          <w:sz w:val="22"/>
          <w:szCs w:val="22"/>
        </w:rPr>
        <w:t>. Fisheries and aquaculture are already relatively energy-efficient, especially in comparison to terrestrial production of animal protein</w:t>
      </w:r>
      <w:r w:rsidR="00D0326F">
        <w:rPr>
          <w:sz w:val="22"/>
          <w:szCs w:val="22"/>
        </w:rPr>
        <w:t xml:space="preserve"> </w:t>
      </w:r>
      <w:r w:rsidR="00D0326F">
        <w:rPr>
          <w:sz w:val="22"/>
          <w:szCs w:val="22"/>
        </w:rPr>
        <w:fldChar w:fldCharType="begin"/>
      </w:r>
      <w:r w:rsidR="00D0326F">
        <w:rPr>
          <w:sz w:val="22"/>
          <w:szCs w:val="22"/>
        </w:rPr>
        <w:instrText xml:space="preserve"> ADDIN ZOTERO_ITEM CSL_CITATION {"citationID":"aOK9by4J","properties":{"formattedCitation":"(Allison and Bassett 2015)","plainCitation":"(Allison and Bassett 2015)","noteIndex":0},"citationItems":[{"id":79,"uris":["http://zotero.org/groups/2324269/items/5Y8A959U"],"uri":["http://zotero.org/groups/2324269/items/5Y8A959U"],"itemData":{"id":79,"type":"article-journal","title":"Climate change in the oceans: Human impacts and responses","container-title":"Science","page":"778-782","volume":"350","issue":"6262","source":"DOI.org (Crossref)","DOI":"10.1126/science.aac8721","ISSN":"0036-8075, 1095-9203","title-short":"Climate change in the oceans","journalAbbreviation":"Science","language":"en","author":[{"family":"Allison","given":"Edward H."},{"family":"Bassett","given":"Hannah R."}],"issued":{"date-parts":[["2015",11,13]]}}}],"schema":"https://github.com/citation-style-language/schema/raw/master/csl-citation.json"} </w:instrText>
      </w:r>
      <w:r w:rsidR="00D0326F">
        <w:rPr>
          <w:sz w:val="22"/>
          <w:szCs w:val="22"/>
        </w:rPr>
        <w:fldChar w:fldCharType="separate"/>
      </w:r>
      <w:r w:rsidR="00D0326F">
        <w:rPr>
          <w:noProof/>
          <w:sz w:val="22"/>
          <w:szCs w:val="22"/>
        </w:rPr>
        <w:t>(Allison and Bassett 2015)</w:t>
      </w:r>
      <w:r w:rsidR="00D0326F">
        <w:rPr>
          <w:sz w:val="22"/>
          <w:szCs w:val="22"/>
        </w:rPr>
        <w:fldChar w:fldCharType="end"/>
      </w:r>
      <w:r w:rsidRPr="007D3A3E">
        <w:rPr>
          <w:sz w:val="22"/>
          <w:szCs w:val="22"/>
        </w:rPr>
        <w:t>, but there is great potential in the expansion of carbon- and energy-efficient shellfish aquaculture, as well as in the reduction of overcapacity in fisheries</w:t>
      </w:r>
      <w:r w:rsidR="00D0326F">
        <w:rPr>
          <w:sz w:val="22"/>
          <w:szCs w:val="22"/>
        </w:rPr>
        <w:t xml:space="preserve"> </w:t>
      </w:r>
      <w:r w:rsidR="00D0326F">
        <w:rPr>
          <w:sz w:val="22"/>
          <w:szCs w:val="22"/>
        </w:rPr>
        <w:fldChar w:fldCharType="begin"/>
      </w:r>
      <w:r w:rsidR="00D0326F">
        <w:rPr>
          <w:sz w:val="22"/>
          <w:szCs w:val="22"/>
        </w:rPr>
        <w:instrText xml:space="preserve"> ADDIN ZOTERO_ITEM CSL_CITATION {"citationID":"MDnsjwkG","properties":{"formattedCitation":"(Allison and Bassett 2015)","plainCitation":"(Allison and Bassett 2015)","noteIndex":0},"citationItems":[{"id":79,"uris":["http://zotero.org/groups/2324269/items/5Y8A959U"],"uri":["http://zotero.org/groups/2324269/items/5Y8A959U"],"itemData":{"id":79,"type":"article-journal","title":"Climate change in the oceans: Human impacts and responses","container-title":"Science","page":"778-782","volume":"350","issue":"6262","source":"DOI.org (Crossref)","DOI":"10.1126/science.aac8721","ISSN":"0036-8075, 1095-9203","title-short":"Climate change in the oceans","journalAbbreviation":"Science","language":"en","author":[{"family":"Allison","given":"Edward H."},{"family":"Bassett","given":"Hannah R."}],"issued":{"date-parts":[["2015",11,13]]}}}],"schema":"https://github.com/citation-style-language/schema/raw/master/csl-citation.json"} </w:instrText>
      </w:r>
      <w:r w:rsidR="00D0326F">
        <w:rPr>
          <w:sz w:val="22"/>
          <w:szCs w:val="22"/>
        </w:rPr>
        <w:fldChar w:fldCharType="separate"/>
      </w:r>
      <w:r w:rsidR="00D0326F">
        <w:rPr>
          <w:noProof/>
          <w:sz w:val="22"/>
          <w:szCs w:val="22"/>
        </w:rPr>
        <w:t>(Allison and Bassett 2015)</w:t>
      </w:r>
      <w:r w:rsidR="00D0326F">
        <w:rPr>
          <w:sz w:val="22"/>
          <w:szCs w:val="22"/>
        </w:rPr>
        <w:fldChar w:fldCharType="end"/>
      </w:r>
      <w:r w:rsidRPr="007D3A3E">
        <w:rPr>
          <w:sz w:val="22"/>
          <w:szCs w:val="22"/>
        </w:rPr>
        <w:t xml:space="preserve">. Finally, the tourism sector involves a diverse array of opportunities for improving energy efficiency, from fuel efficiency improvements and carbon offsets for various modes of travel to efficiency improvements being made by hotels and other tourism destinations around the world </w:t>
      </w:r>
      <w:r w:rsidR="00D0326F">
        <w:rPr>
          <w:sz w:val="22"/>
          <w:szCs w:val="22"/>
        </w:rPr>
        <w:fldChar w:fldCharType="begin"/>
      </w:r>
      <w:r w:rsidR="00D0326F">
        <w:rPr>
          <w:sz w:val="22"/>
          <w:szCs w:val="22"/>
        </w:rPr>
        <w:instrText xml:space="preserve"> ADDIN ZOTERO_ITEM CSL_CITATION {"citationID":"WTN2LzbX","properties":{"formattedCitation":"(Allison and Bassett 2015)","plainCitation":"(Allison and Bassett 2015)","noteIndex":0},"citationItems":[{"id":79,"uris":["http://zotero.org/groups/2324269/items/5Y8A959U"],"uri":["http://zotero.org/groups/2324269/items/5Y8A959U"],"itemData":{"id":79,"type":"article-journal","title":"Climate change in the oceans: Human impacts and responses","container-title":"Science","page":"778-782","volume":"350","issue":"6262","source":"DOI.org (Crossref)","DOI":"10.1126/science.aac8721","ISSN":"0036-8075, 1095-9203","title-short":"Climate change in the oceans","journalAbbreviation":"Science","language":"en","author":[{"family":"Allison","given":"Edward H."},{"family":"Bassett","given":"Hannah R."}],"issued":{"date-parts":[["2015",11,13]]}}}],"schema":"https://github.com/citation-style-language/schema/raw/master/csl-citation.json"} </w:instrText>
      </w:r>
      <w:r w:rsidR="00D0326F">
        <w:rPr>
          <w:sz w:val="22"/>
          <w:szCs w:val="22"/>
        </w:rPr>
        <w:fldChar w:fldCharType="separate"/>
      </w:r>
      <w:r w:rsidR="00D0326F">
        <w:rPr>
          <w:noProof/>
          <w:sz w:val="22"/>
          <w:szCs w:val="22"/>
        </w:rPr>
        <w:t>(Allison and Bassett 2015)</w:t>
      </w:r>
      <w:r w:rsidR="00D0326F">
        <w:rPr>
          <w:sz w:val="22"/>
          <w:szCs w:val="22"/>
        </w:rPr>
        <w:fldChar w:fldCharType="end"/>
      </w:r>
      <w:r w:rsidRPr="007D3A3E">
        <w:rPr>
          <w:sz w:val="22"/>
          <w:szCs w:val="22"/>
        </w:rPr>
        <w:t xml:space="preserve">. </w:t>
      </w:r>
    </w:p>
    <w:p w14:paraId="6067B07E" w14:textId="77777777" w:rsidR="00D0326F" w:rsidRPr="00D0326F" w:rsidRDefault="00D0326F" w:rsidP="00D0326F"/>
    <w:p w14:paraId="2C9AF11F" w14:textId="77777777" w:rsidR="00D70396" w:rsidRPr="007D3A3E" w:rsidRDefault="00CB13CA">
      <w:pPr>
        <w:pStyle w:val="Heading2"/>
      </w:pPr>
      <w:bookmarkStart w:id="52" w:name="_2p9pi9arr29j" w:colFirst="0" w:colLast="0"/>
      <w:bookmarkEnd w:id="52"/>
      <w:r w:rsidRPr="007D3A3E">
        <w:t>5. Impacts of Climate Change Mitigation in the Sea</w:t>
      </w:r>
    </w:p>
    <w:p w14:paraId="4F20F300" w14:textId="77777777" w:rsidR="00D70396" w:rsidRPr="007D3A3E" w:rsidRDefault="00CB13CA">
      <w:r w:rsidRPr="007D3A3E">
        <w:t>Global efforts to mitigate climate change include a variety of approaches that may themselves have impacts on ocean ecosystems, species assemblages, and the ocean economy. Here we discuss the potential marine impacts and opportunities of four major categories of climate change mitigation methods that directly affect the ocean: efforts to conserve and increase “blue carbon” storage; expansion of ocean-based renewable energy generation; deep sea mining to meet demand for rare earth elements; and geoengineering techniques.</w:t>
      </w:r>
    </w:p>
    <w:p w14:paraId="3E171E71" w14:textId="77777777" w:rsidR="00D70396" w:rsidRPr="007D3A3E" w:rsidRDefault="00CB13CA">
      <w:pPr>
        <w:pStyle w:val="Heading3"/>
      </w:pPr>
      <w:bookmarkStart w:id="53" w:name="_indm1furrakq" w:colFirst="0" w:colLast="0"/>
      <w:bookmarkEnd w:id="53"/>
      <w:r w:rsidRPr="007D3A3E">
        <w:t>5.1 Conservation and Expansion of Blue Carbon</w:t>
      </w:r>
    </w:p>
    <w:p w14:paraId="17F7ADEB" w14:textId="1B04CA87" w:rsidR="00D70396" w:rsidRPr="007D3A3E" w:rsidRDefault="00CB13CA">
      <w:r w:rsidRPr="007D3A3E">
        <w:t>The term “blue carbon” refers to the capacity of marine ecosystems to store organic carbon over centuries or millennia</w:t>
      </w:r>
      <w:r w:rsidR="00D0326F">
        <w:t xml:space="preserve"> </w:t>
      </w:r>
      <w:r w:rsidR="00D0326F">
        <w:fldChar w:fldCharType="begin"/>
      </w:r>
      <w:r w:rsidR="00D0326F">
        <w:instrText xml:space="preserve"> ADDIN ZOTERO_ITEM CSL_CITATION {"citationID":"jT5Dze6E","properties":{"formattedCitation":"(Serrano et al. 2019)","plainCitation":"(Serrano et al. 2019)","noteIndex":0},"citationItems":[{"id":39,"uris":["http://zotero.org/groups/2324269/items/DW3KQ72H"],"uri":["http://zotero.org/groups/2324269/items/DW3KQ72H"],"itemData":{"id":39,"type":"chapter","title":"Chapter 28 - Conservation of Blue Carbon Ecosystems for Climate Change Mitigation and Adaptation","container-title":"Coastal Wetlands","publisher":"Elsevier","page":"965-996","source":"ScienceDirect","abstract":"Emission of greenhouse gases, including carbon dioxide (CO2), has been the main cause of climate change and global warming since the mid-20th century. Blue carbon (BC) ecosystems, which include tidal marshes, mangroves, and seagrass meadows, play a key role in climate change mitigation and adaptation. Despite occupying only 0.2% of the ocean surface, they contribute 50% of carbon burial in marine sediments, equivalent to the sequestration of 1%–2% of current global CO2 emissions from fossil fuel combustion. Conversely, damage to these ecosystems risks the release of that carbon back to the atmosphere. Conserving and restoring BC ecosystems not only maintains CO2 sequestration capacity but also services essential for climate change adaptation along coasts, including prevention of shoreline erosion. However, BC ecosystems rank among the most threatened ecosystems on earth. Urgent action is needed to prevent further degradation, to avoid additional greenhouse emissions, as well as restoring degraded habitats to recover their climate change mitigation potential.","URL":"http://www.sciencedirect.com/science/article/pii/B9780444638939000289","ISBN":"978-0-444-63893-9","note":"DOI: 10.1016/B978-0-444-63893-9.00028-9","author":[{"family":"Serrano","given":"Oscar"},{"family":"Kelleway","given":"Jeffrey J."},{"family":"Lovelock","given":"Catherine"},{"family":"Lavery","given":"Paul S."}],"editor":[{"family":"Perillo","given":"Gerardo M. E."},{"family":"Wolanski","given":"Eric"},{"family":"Cahoon","given":"Donald R."},{"family":"Hopkinson","given":"Charles S."}],"issued":{"date-parts":[["2019",1,1]]},"accessed":{"date-parts":[["2019",5,29]]}}}],"schema":"https://github.com/citation-style-language/schema/raw/master/csl-citation.json"} </w:instrText>
      </w:r>
      <w:r w:rsidR="00D0326F">
        <w:fldChar w:fldCharType="separate"/>
      </w:r>
      <w:r w:rsidR="00D0326F">
        <w:rPr>
          <w:noProof/>
        </w:rPr>
        <w:t>(Serrano et al. 2019)</w:t>
      </w:r>
      <w:r w:rsidR="00D0326F">
        <w:fldChar w:fldCharType="end"/>
      </w:r>
      <w:r w:rsidRPr="007D3A3E">
        <w:t>. The ocean is the largest carbon sink on Earth, having already sequestered nearly 1/3 of all atmospheric CO</w:t>
      </w:r>
      <w:r w:rsidRPr="007D3A3E">
        <w:rPr>
          <w:vertAlign w:val="subscript"/>
        </w:rPr>
        <w:t>2</w:t>
      </w:r>
      <w:r w:rsidRPr="007D3A3E">
        <w:t xml:space="preserve"> emissions since the early 1700s </w:t>
      </w:r>
      <w:r w:rsidR="00D0326F">
        <w:fldChar w:fldCharType="begin"/>
      </w:r>
      <w:r w:rsidR="00E64B95">
        <w:instrText xml:space="preserve"> ADDIN ZOTERO_ITEM CSL_CITATION {"citationID":"qSiladHx","properties":{"formattedCitation":"(J.-P. Gattuso et al. 2015)","plainCitation":"(J.-P. Gattuso et al. 2015)","dontUpdate":true,"noteIndex":0},"citationItems":[{"id":35,"uris":["http://zotero.org/groups/2324269/items/LTX5734D"],"uri":["http://zotero.org/groups/2324269/items/LTX5734D"],"itemData":{"id":35,"type":"article-journal","title":"Contrasting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R."},{"family":"Treyer","given":"S."},{"family":"Turley","given":"C."}],"issued":{"date-parts":[["2015",7,3]]}}}],"schema":"https://github.com/citation-style-language/schema/raw/master/csl-citation.json"} </w:instrText>
      </w:r>
      <w:r w:rsidR="00D0326F">
        <w:fldChar w:fldCharType="separate"/>
      </w:r>
      <w:r w:rsidR="00D0326F">
        <w:rPr>
          <w:noProof/>
        </w:rPr>
        <w:t>(Gattuso et al. 2015)</w:t>
      </w:r>
      <w:r w:rsidR="00D0326F">
        <w:fldChar w:fldCharType="end"/>
      </w:r>
      <w:r w:rsidRPr="007D3A3E">
        <w:t>. Through a process known as the “biological pump”, marine organisms convert CO</w:t>
      </w:r>
      <w:r w:rsidRPr="007D3A3E">
        <w:rPr>
          <w:rFonts w:ascii="Cambria Math" w:hAnsi="Cambria Math" w:cs="Cambria Math"/>
        </w:rPr>
        <w:t>₂</w:t>
      </w:r>
      <w:r w:rsidRPr="007D3A3E">
        <w:t xml:space="preserve"> into biomass through photosynthesis, a portion of which is deposited and buried on the seafloor, thus removing it from the atmospheric carbon cycle on a long enough time scale to constitute a carbon sink </w:t>
      </w:r>
      <w:r w:rsidR="00D0326F">
        <w:fldChar w:fldCharType="begin"/>
      </w:r>
      <w:r w:rsidR="00D0326F">
        <w:instrText xml:space="preserve"> ADDIN ZOTERO_ITEM CSL_CITATION {"citationID":"G4PcaWDc","properties":{"formattedCitation":"(Serrano et al. 2019; Vaughan and Lenton 2011)","plainCitation":"(Serrano et al. 2019; Vaughan and Lenton 2011)","noteIndex":0},"citationItems":[{"id":39,"uris":["http://zotero.org/groups/2324269/items/DW3KQ72H"],"uri":["http://zotero.org/groups/2324269/items/DW3KQ72H"],"itemData":{"id":39,"type":"chapter","title":"Chapter 28 - Conservation of Blue Carbon Ecosystems for Climate Change Mitigation and Adaptation","container-title":"Coastal Wetlands","publisher":"Elsevier","page":"965-996","source":"ScienceDirect","abstract":"Emission of greenhouse gases, including carbon dioxide (CO2), has been the main cause of climate change and global warming since the mid-20th century. Blue carbon (BC) ecosystems, which include tidal marshes, mangroves, and seagrass meadows, play a key role in climate change mitigation and adaptation. Despite occupying only 0.2% of the ocean surface, they contribute 50% of carbon burial in marine sediments, equivalent to the sequestration of 1%–2% of current global CO2 emissions from fossil fuel combustion. Conversely, damage to these ecosystems risks the release of that carbon back to the atmosphere. Conserving and restoring BC ecosystems not only maintains CO2 sequestration capacity but also services essential for climate change adaptation along coasts, including prevention of shoreline erosion. However, BC ecosystems rank among the most threatened ecosystems on earth. Urgent action is needed to prevent further degradation, to avoid additional greenhouse emissions, as well as restoring degraded habitats to recover their climate change mitigation potential.","URL":"http://www.sciencedirect.com/science/article/pii/B9780444638939000289","ISBN":"978-0-444-63893-9","note":"DOI: 10.1016/B978-0-444-63893-9.00028-9","author":[{"family":"Serrano","given":"Oscar"},{"family":"Kelleway","given":"Jeffrey J."},{"family":"Lovelock","given":"Catherine"},{"family":"Lavery","given":"Paul S."}],"editor":[{"family":"Perillo","given":"Gerardo M. E."},{"family":"Wolanski","given":"Eric"},{"family":"Cahoon","given":"Donald R."},{"family":"Hopkinson","given":"Charles S."}],"issued":{"date-parts":[["2019",1,1]]},"accessed":{"date-parts":[["2019",5,29]]}}},{"id":82,"uris":["http://zotero.org/groups/2324269/items/E6Y7A2NB"],"uri":["http://zotero.org/groups/2324269/items/E6Y7A2NB"],"itemData":{"id":82,"type":"article-journal","title":"A review of climate geoengineering proposals","container-title":"Climatic Change","page":"745-790","volume":"109","issue":"3","source":"Springer Link","abstract":"Climate geoengineering proposals seek to rectify the current radiative imbalance via either (1) reducing incoming solar radiation (solar radiation management) or (2) removing CO2 from the atmosphere and transferring it to long-lived reservoirs (carbon dioxide removal). For each option, we discuss its effectiveness and potential side effects, also considering lifetime of effect, development and deployment timescale, reversibility, and failure risks. We present a detailed review that builds on earlier work by including the most recent literature, and is more extensive than previous comparative frameworks. Solar radiation management propsals are most effective but short-lived, whilst carbon dioxide removal measures gain effectiveness the longer they are pursued. Solar radiation management could restore the global radiative balance, but must be maintained to avoid abrupt warming, meanwhile ocean acidification and residual regional climate changes would still occur. Carbon dioxide removal involves less risk, and offers a way to return to a pre-industrial CO2 level and climate on a millennial timescale, but is potentially limited by the CO2 storage capacity of geological reservoirs. Geoengineering could complement mitigation, but it is not an alternative to it. We expand on the possible combinations of mitigation, carbon dioxide removal and solar radiation management that might be used to avoid dangerous climate change.","DOI":"10.1007/s10584-011-0027-7","ISSN":"1573-1480","journalAbbreviation":"Climatic Change","language":"en","author":[{"family":"Vaughan","given":"Naomi E."},{"family":"Lenton","given":"Timothy M."}],"issued":{"date-parts":[["2011",12,1]]}}}],"schema":"https://github.com/citation-style-language/schema/raw/master/csl-citation.json"} </w:instrText>
      </w:r>
      <w:r w:rsidR="00D0326F">
        <w:fldChar w:fldCharType="separate"/>
      </w:r>
      <w:r w:rsidR="00D0326F">
        <w:rPr>
          <w:noProof/>
        </w:rPr>
        <w:t>(Serrano et al. 2019; Vaughan and Lenton 2011)</w:t>
      </w:r>
      <w:r w:rsidR="00D0326F">
        <w:fldChar w:fldCharType="end"/>
      </w:r>
      <w:r w:rsidRPr="007D3A3E">
        <w:t xml:space="preserve">. Marine carbon fixation occurs both in the open ocean and along the coast, and there are opportunities to increase the sequestration capacity and contribute to climate change mitigation in both areas. </w:t>
      </w:r>
    </w:p>
    <w:p w14:paraId="13D7D42F" w14:textId="77777777" w:rsidR="00D70396" w:rsidRPr="007D3A3E" w:rsidRDefault="00D70396"/>
    <w:p w14:paraId="59F3D14F" w14:textId="18E5C8FB" w:rsidR="00D70396" w:rsidRPr="007D3A3E" w:rsidRDefault="00CB13CA">
      <w:r w:rsidRPr="007D3A3E">
        <w:t>Vegetated coastal ecosystems – primarily seagrasses, mangrove forests, and tidal marshes – occupy only 0.2% of the global ocean surface, but have an exceptional capacity for carbon sequestration, contributing up to 50% of carbon burial in marine sediments</w:t>
      </w:r>
      <w:r w:rsidR="00D0326F">
        <w:t xml:space="preserve"> </w:t>
      </w:r>
      <w:r w:rsidR="00D0326F">
        <w:fldChar w:fldCharType="begin"/>
      </w:r>
      <w:r w:rsidR="00D0326F">
        <w:instrText xml:space="preserve"> ADDIN ZOTERO_ITEM CSL_CITATION {"citationID":"ULH1oSaX","properties":{"formattedCitation":"(Duarte 2017; Duarte et al. 2013; Serrano et al. 2019)","plainCitation":"(Duarte 2017; Duarte et al. 2013; Serrano et al. 2019)","noteIndex":0},"citationItems":[{"id":24,"uris":["http://zotero.org/groups/2324269/items/YVSPG9GW"],"uri":["http://zotero.org/groups/2324269/items/YVSPG9GW"],"itemData":{"id":24,"type":"article-journal","title":"Reviews and syntheses: Hidden forests, the role of vegetated coastal habitats in the ocean carbon budget","container-title":"Biogeosciences","page":"301-310","volume":"14","issue":"2","source":"DOI.org (Crossref)","abstract":"&lt;p&gt;&lt;strong&gt;Abstract.&lt;/strong&gt; Vegetated coastal habitats, including seagrass and macroalgal beds, mangrove forests and salt marshes, form highly productive ecosystems, but their contribution to the global carbon budget remains overlooked, and these forests remain &lt;q&gt;hidden&lt;/q&gt; in representations of the global carbon budget. Despite being confined to a narrow belt around the shoreline of the world's oceans, where they cover less than 7&lt;span class=\"thinspace\"&gt;&lt;/span&gt;million&lt;span class=\"thinspace\"&gt;&lt;/span&gt;km&lt;sup&gt;2&lt;/sup&gt;, vegetated coastal habitats support about 1 to 10&lt;span class=\"thinspace\"&gt;&lt;/span&gt;% of the global marine net primary production and generate a large organic carbon surplus of about 40&lt;span class=\"thinspace\"&gt;&lt;/span&gt;% of their net primary production (NPP), which is either buried in sediments within these habitats or exported away. Large, 10-fold uncertainties in the area covered by vegetated coastal habitats, along with variability about carbon flux estimates, result in a 10-fold bracket around the estimates of their contribution to organic carbon sequestration in sediments and the deep sea from 73 to 866&lt;span class=\"thinspace\"&gt;&lt;/span&gt;Tg&lt;span class=\"thinspace\"&gt;&lt;/span&gt;C&lt;span class=\"thinspace\"&gt;&lt;/span&gt;yr&lt;sup&gt;−1&lt;/sup&gt;, representing between 3&lt;span class=\"thinspace\"&gt;&lt;/span&gt;% and 1∕3 of oceanic CO&lt;sub&gt;2&lt;/sub&gt; uptake. Up to 1∕2 of this carbon sequestration occurs in sink reservoirs (sediments or the deep sea) beyond these habitats. The organic carbon exported that does not reach depositional sites subsidizes the metabolism of heterotrophic organisms. In addition to a significant contribution to organic carbon production and sequestration, vegetated coastal habitats contribute as much to carbonate accumulation as coral reefs do. While globally relevant, the magnitude of global carbon fluxes supported by salt-marsh, mangrove, seagrass and macroalgal habitats is declining due to rapid habitat loss, contributing to loss of CO&lt;sub&gt;2&lt;/sub&gt; sequestration, storage capacity and carbon subsidies. Incorporating the carbon fluxes' vegetated coastal habitats' support into depictions of the carbon budget of the global ocean and its perturbations will improve current representations of the carbon budget of the global ocean.&lt;/p&gt;","DOI":"10.5194/bg-14-301-2017","ISSN":"1726-4189","title-short":"Reviews and syntheses","journalAbbreviation":"Biogeosciences","language":"en","author":[{"family":"Duarte","given":"Carlos M."}],"issued":{"date-parts":[["2017",1,23]]}}},{"id":27,"uris":["http://zotero.org/groups/2324269/items/C5JZX266"],"uri":["http://zotero.org/groups/2324269/items/C5JZX266"],"itemData":{"id":27,"type":"article-journal","title":"The role of coastal plant communities for climate change mitigation and adaptation","container-title":"Nature Climate Change","page":"961-968","volume":"3","issue":"11","source":"DOI.org (Crossref)","DOI":"10.1038/nclimate1970","ISSN":"1758-678X, 1758-6798","journalAbbreviation":"Nature Clim Change","language":"en","author":[{"family":"Duarte","given":"Carlos M."},{"family":"Losada","given":"Iñigo J."},{"family":"Hendriks","given":"Iris E."},{"family":"Mazarrasa","given":"Inés"},{"family":"Marbà","given":"Núria"}],"issued":{"date-parts":[["2013",11]]}}},{"id":39,"uris":["http://zotero.org/groups/2324269/items/DW3KQ72H"],"uri":["http://zotero.org/groups/2324269/items/DW3KQ72H"],"itemData":{"id":39,"type":"chapter","title":"Chapter 28 - Conservation of Blue Carbon Ecosystems for Climate Change Mitigation and Adaptation","container-title":"Coastal Wetlands","publisher":"Elsevier","page":"965-996","source":"ScienceDirect","abstract":"Emission of greenhouse gases, including carbon dioxide (CO2), has been the main cause of climate change and global warming since the mid-20th century. Blue carbon (BC) ecosystems, which include tidal marshes, mangroves, and seagrass meadows, play a key role in climate change mitigation and adaptation. Despite occupying only 0.2% of the ocean surface, they contribute 50% of carbon burial in marine sediments, equivalent to the sequestration of 1%–2% of current global CO2 emissions from fossil fuel combustion. Conversely, damage to these ecosystems risks the release of that carbon back to the atmosphere. Conserving and restoring BC ecosystems not only maintains CO2 sequestration capacity but also services essential for climate change adaptation along coasts, including prevention of shoreline erosion. However, BC ecosystems rank among the most threatened ecosystems on earth. Urgent action is needed to prevent further degradation, to avoid additional greenhouse emissions, as well as restoring degraded habitats to recover their climate change mitigation potential.","URL":"http://www.sciencedirect.com/science/article/pii/B9780444638939000289","ISBN":"978-0-444-63893-9","note":"DOI: 10.1016/B978-0-444-63893-9.00028-9","author":[{"family":"Serrano","given":"Oscar"},{"family":"Kelleway","given":"Jeffrey J."},{"family":"Lovelock","given":"Catherine"},{"family":"Lavery","given":"Paul S."}],"editor":[{"family":"Perillo","given":"Gerardo M. E."},{"family":"Wolanski","given":"Eric"},{"family":"Cahoon","given":"Donald R."},{"family":"Hopkinson","given":"Charles S."}],"issued":{"date-parts":[["2019",1,1]]},"accessed":{"date-parts":[["2019",5,29]]}}}],"schema":"https://github.com/citation-style-language/schema/raw/master/csl-citation.json"} </w:instrText>
      </w:r>
      <w:r w:rsidR="00D0326F">
        <w:fldChar w:fldCharType="separate"/>
      </w:r>
      <w:r w:rsidR="00D0326F">
        <w:rPr>
          <w:noProof/>
        </w:rPr>
        <w:t>(Duarte 2017; Duarte et al. 2013; Serrano et al. 2019)</w:t>
      </w:r>
      <w:r w:rsidR="00D0326F">
        <w:fldChar w:fldCharType="end"/>
      </w:r>
      <w:r w:rsidRPr="007D3A3E">
        <w:t>, far outpacing the capacity per unit area of terrestrial habitats</w:t>
      </w:r>
      <w:r w:rsidR="00D0326F">
        <w:t xml:space="preserve"> </w:t>
      </w:r>
      <w:r w:rsidR="00D0326F">
        <w:fldChar w:fldCharType="begin"/>
      </w:r>
      <w:r w:rsidR="00D0326F">
        <w:instrText xml:space="preserve"> ADDIN ZOTERO_ITEM CSL_CITATION {"citationID":"T4sCWYbJ","properties":{"formattedCitation":"(Serrano et al. 2019)","plainCitation":"(Serrano et al. 2019)","noteIndex":0},"citationItems":[{"id":39,"uris":["http://zotero.org/groups/2324269/items/DW3KQ72H"],"uri":["http://zotero.org/groups/2324269/items/DW3KQ72H"],"itemData":{"id":39,"type":"chapter","title":"Chapter 28 - Conservation of Blue Carbon Ecosystems for Climate Change Mitigation and Adaptation","container-title":"Coastal Wetlands","publisher":"Elsevier","page":"965-996","source":"ScienceDirect","abstract":"Emission of greenhouse gases, including carbon dioxide (CO2), has been the main cause of climate change and global warming since the mid-20th century. Blue carbon (BC) ecosystems, which include tidal marshes, mangroves, and seagrass meadows, play a key role in climate change mitigation and adaptation. Despite occupying only 0.2% of the ocean surface, they contribute 50% of carbon burial in marine sediments, equivalent to the sequestration of 1%–2% of current global CO2 emissions from fossil fuel combustion. Conversely, damage to these ecosystems risks the release of that carbon back to the atmosphere. Conserving and restoring BC ecosystems not only maintains CO2 sequestration capacity but also services essential for climate change adaptation along coasts, including prevention of shoreline erosion. However, BC ecosystems rank among the most threatened ecosystems on earth. Urgent action is needed to prevent further degradation, to avoid additional greenhouse emissions, as well as restoring degraded habitats to recover their climate change mitigation potential.","URL":"http://www.sciencedirect.com/science/article/pii/B9780444638939000289","ISBN":"978-0-444-63893-9","note":"DOI: 10.1016/B978-0-444-63893-9.00028-9","author":[{"family":"Serrano","given":"Oscar"},{"family":"Kelleway","given":"Jeffrey J."},{"family":"Lovelock","given":"Catherine"},{"family":"Lavery","given":"Paul S."}],"editor":[{"family":"Perillo","given":"Gerardo M. E."},{"family":"Wolanski","given":"Eric"},{"family":"Cahoon","given":"Donald R."},{"family":"Hopkinson","given":"Charles S."}],"issued":{"date-parts":[["2019",1,1]]},"accessed":{"date-parts":[["2019",5,29]]}}}],"schema":"https://github.com/citation-style-language/schema/raw/master/csl-citation.json"} </w:instrText>
      </w:r>
      <w:r w:rsidR="00D0326F">
        <w:fldChar w:fldCharType="separate"/>
      </w:r>
      <w:r w:rsidR="00D0326F">
        <w:rPr>
          <w:noProof/>
        </w:rPr>
        <w:t>(Serrano et al. 2019)</w:t>
      </w:r>
      <w:r w:rsidR="00D0326F">
        <w:fldChar w:fldCharType="end"/>
      </w:r>
      <w:r w:rsidRPr="007D3A3E">
        <w:t>. Kelp and other macroalgal beds have also recently been identified as contributors to global blue carbon storage</w:t>
      </w:r>
      <w:r w:rsidR="00D0326F">
        <w:t xml:space="preserve"> </w:t>
      </w:r>
      <w:r w:rsidR="00D0326F">
        <w:fldChar w:fldCharType="begin"/>
      </w:r>
      <w:r w:rsidR="00D0326F">
        <w:instrText xml:space="preserve"> ADDIN ZOTERO_ITEM CSL_CITATION {"citationID":"FnRcd83R","properties":{"formattedCitation":"(Serrano et al. 2019)","plainCitation":"(Serrano et al. 2019)","noteIndex":0},"citationItems":[{"id":39,"uris":["http://zotero.org/groups/2324269/items/DW3KQ72H"],"uri":["http://zotero.org/groups/2324269/items/DW3KQ72H"],"itemData":{"id":39,"type":"chapter","title":"Chapter 28 - Conservation of Blue Carbon Ecosystems for Climate Change Mitigation and Adaptation","container-title":"Coastal Wetlands","publisher":"Elsevier","page":"965-996","source":"ScienceDirect","abstract":"Emission of greenhouse gases, including carbon dioxide (CO2), has been the main cause of climate change and global warming since the mid-20th century. Blue carbon (BC) ecosystems, which include tidal marshes, mangroves, and seagrass meadows, play a key role in climate change mitigation and adaptation. Despite occupying only 0.2% of the ocean surface, they contribute 50% of carbon burial in marine sediments, equivalent to the sequestration of 1%–2% of current global CO2 emissions from fossil fuel combustion. Conversely, damage to these ecosystems risks the release of that carbon back to the atmosphere. Conserving and restoring BC ecosystems not only maintains CO2 sequestration capacity but also services essential for climate change adaptation along coasts, including prevention of shoreline erosion. However, BC ecosystems rank among the most threatened ecosystems on earth. Urgent action is needed to prevent further degradation, to avoid additional greenhouse emissions, as well as restoring degraded habitats to recover their climate change mitigation potential.","URL":"http://www.sciencedirect.com/science/article/pii/B9780444638939000289","ISBN":"978-0-444-63893-9","note":"DOI: 10.1016/B978-0-444-63893-9.00028-9","author":[{"family":"Serrano","given":"Oscar"},{"family":"Kelleway","given":"Jeffrey J."},{"family":"Lovelock","given":"Catherine"},{"family":"Lavery","given":"Paul S."}],"editor":[{"family":"Perillo","given":"Gerardo M. E."},{"family":"Wolanski","given":"Eric"},{"family":"Cahoon","given":"Donald R."},{"family":"Hopkinson","given":"Charles S."}],"issued":{"date-parts":[["2019",1,1]]},"accessed":{"date-parts":[["2019",5,29]]}}}],"schema":"https://github.com/citation-style-language/schema/raw/master/csl-citation.json"} </w:instrText>
      </w:r>
      <w:r w:rsidR="00D0326F">
        <w:fldChar w:fldCharType="separate"/>
      </w:r>
      <w:r w:rsidR="00D0326F">
        <w:rPr>
          <w:noProof/>
        </w:rPr>
        <w:t>(Serrano et al. 2019)</w:t>
      </w:r>
      <w:r w:rsidR="00D0326F">
        <w:fldChar w:fldCharType="end"/>
      </w:r>
      <w:r w:rsidRPr="007D3A3E">
        <w:t>, and although there is significant debate around whether coral reefs act as carbon sources or sinks, the presence of coral reefs adjacent to seagrass beds and mangrove forests may improve the blue carbon efficacy of the system as a whole</w:t>
      </w:r>
      <w:r w:rsidR="00D0326F">
        <w:t xml:space="preserve"> </w:t>
      </w:r>
      <w:r w:rsidR="00D0326F">
        <w:fldChar w:fldCharType="begin"/>
      </w:r>
      <w:r w:rsidR="00D0326F">
        <w:instrText xml:space="preserve"> ADDIN ZOTERO_ITEM CSL_CITATION {"citationID":"XJdgRKlR","properties":{"formattedCitation":"(Watanabe and Nakamura 2019)","plainCitation":"(Watanabe and Nakamura 2019)","noteIndex":0},"citationItems":[{"id":84,"uris":["http://zotero.org/groups/2324269/items/4DYIGT76"],"uri":["http://zotero.org/groups/2324269/items/4DYIGT76"],"itemData":{"id":84,"type":"chapter","title":"Carbon Dynamics in Coral Reefs","container-title":"Blue Carbon in Shallow Coastal Ecosystems: Carbon Dynamics, Policy, and Implementation","publisher":"Springer Singapore","publisher-place":"Singapore","page":"273-293","source":"Springer Link","event-place":"Singapore","abstract":"Coral reefs show high organic and inorganic carbon production and create unique landforms on tropical coastlines. The balance between organic and inorganic carbon production is determined by benthic organisms such as corals, macroalgae, and seagrasses, and also by reef hydrodynamics, which in turn determine CO2 sinks and sources within the ecosystem. Many studies have shown that net organic carbon production in coral reef ecosystems is almost zero (balanced), with net positive calcification resulting in reefs acting as CO2 sources. However, the relationships among productivity, benthic organisms, and hydrodynamics have not been well documented; more detailed information is required from both field observations and coupled physical–biological models. Reef sediments have low organic carbon content (median, 0.35% dry weight), approximately 50% those of tropical and subtropical seagrass beds (median, 0.67%) and 5% those of mangrove forests (median, 6.3%). Sedimentation rates do not vary significantly between these three ecosystems, so organic carbon input and decomposition in the surface sediments are key factors controlling organic carbon burial rates. Coral reefs provide calm conditions that enhance sedimentation of fine sediments, which facilitates the development of seagrass beds and mangrove forests. Seagrass meadows and mangrove forests in turn trap fine sediments from terrestrial sources and prevent high-turbidity water from reaching coral reefs. Coral reefs, seagrass meadows, and mangrove forests are thus interdependent ecosystems; to effectively store and export blue carbon in tropical coastal areas, it is necessary to maintain the health of these ecosystems.","URL":"https://doi.org/10.1007/978-981-13-1295-3_10","ISBN":"9789811312953","note":"DOI: 10.1007/978-981-13-1295-3_10","language":"en","author":[{"family":"Watanabe","given":"Atsushi"},{"family":"Nakamura","given":"Takashi"}],"editor":[{"family":"Kuwae","given":"Tomohiro"},{"family":"Hori","given":"Masakazu"}],"issued":{"date-parts":[["2019"]]},"accessed":{"date-parts":[["2019",5,30]]}}}],"schema":"https://github.com/citation-style-language/schema/raw/master/csl-citation.json"} </w:instrText>
      </w:r>
      <w:r w:rsidR="00D0326F">
        <w:fldChar w:fldCharType="separate"/>
      </w:r>
      <w:r w:rsidR="00D0326F">
        <w:rPr>
          <w:noProof/>
        </w:rPr>
        <w:t>(Watanabe and Nakamura 2019)</w:t>
      </w:r>
      <w:r w:rsidR="00D0326F">
        <w:fldChar w:fldCharType="end"/>
      </w:r>
      <w:r w:rsidRPr="007D3A3E">
        <w:t>.</w:t>
      </w:r>
    </w:p>
    <w:p w14:paraId="79B1B36A" w14:textId="77777777" w:rsidR="00D70396" w:rsidRPr="007D3A3E" w:rsidRDefault="00D70396"/>
    <w:p w14:paraId="313CE30B" w14:textId="45A6A2E3" w:rsidR="00D70396" w:rsidRPr="007D3A3E" w:rsidRDefault="00CB13CA">
      <w:r w:rsidRPr="007D3A3E">
        <w:t>While the capacity to expand the existing inventories of fixed carbon in vegetated coastal ecosystems is limited, there is a critical need to protect them from degradation and conversion to alternative land uses</w:t>
      </w:r>
      <w:r w:rsidR="00D0326F">
        <w:t xml:space="preserve"> </w:t>
      </w:r>
      <w:r w:rsidR="00D0326F">
        <w:fldChar w:fldCharType="begin"/>
      </w:r>
      <w:r w:rsidR="00D0326F">
        <w:instrText xml:space="preserve"> ADDIN ZOTERO_ITEM CSL_CITATION {"citationID":"xMZPMLLU","properties":{"formattedCitation":"(Allison and Bassett 2015)","plainCitation":"(Allison and Bassett 2015)","noteIndex":0},"citationItems":[{"id":79,"uris":["http://zotero.org/groups/2324269/items/5Y8A959U"],"uri":["http://zotero.org/groups/2324269/items/5Y8A959U"],"itemData":{"id":79,"type":"article-journal","title":"Climate change in the oceans: Human impacts and responses","container-title":"Science","page":"778-782","volume":"350","issue":"6262","source":"DOI.org (Crossref)","DOI":"10.1126/science.aac8721","ISSN":"0036-8075, 1095-9203","title-short":"Climate change in the oceans","journalAbbreviation":"Science","language":"en","author":[{"family":"Allison","given":"Edward H."},{"family":"Bassett","given":"Hannah R."}],"issued":{"date-parts":[["2015",11,13]]}}}],"schema":"https://github.com/citation-style-language/schema/raw/master/csl-citation.json"} </w:instrText>
      </w:r>
      <w:r w:rsidR="00D0326F">
        <w:fldChar w:fldCharType="separate"/>
      </w:r>
      <w:r w:rsidR="00D0326F">
        <w:rPr>
          <w:noProof/>
        </w:rPr>
        <w:t>(Allison and Bassett 2015)</w:t>
      </w:r>
      <w:r w:rsidR="00D0326F">
        <w:fldChar w:fldCharType="end"/>
      </w:r>
      <w:r w:rsidRPr="007D3A3E">
        <w:t>. These ecosystems are among the most threatened habitats on Earth, and their current and projected loss not only reduces global CO</w:t>
      </w:r>
      <w:r w:rsidRPr="007D3A3E">
        <w:rPr>
          <w:rFonts w:ascii="Cambria Math" w:hAnsi="Cambria Math" w:cs="Cambria Math"/>
        </w:rPr>
        <w:t>₂</w:t>
      </w:r>
      <w:r w:rsidRPr="007D3A3E">
        <w:t xml:space="preserve"> uptake, but also releases large amounts of carbon currently stored in their biomass and soils </w:t>
      </w:r>
      <w:r w:rsidR="00D0326F">
        <w:fldChar w:fldCharType="begin"/>
      </w:r>
      <w:r w:rsidR="00E64B95">
        <w:instrText xml:space="preserve"> ADDIN ZOTERO_ITEM CSL_CITATION {"citationID":"rC4htXOS","properties":{"formattedCitation":"(Allison and Bassett 2015; Duarte 2017; J.-P. Gattuso et al. 2015; Serrano et al. 2019)","plainCitation":"(Allison and Bassett 2015; Duarte 2017; J.-P. Gattuso et al. 2015; Serrano et al. 2019)","dontUpdate":true,"noteIndex":0},"citationItems":[{"id":79,"uris":["http://zotero.org/groups/2324269/items/5Y8A959U"],"uri":["http://zotero.org/groups/2324269/items/5Y8A959U"],"itemData":{"id":79,"type":"article-journal","title":"Climate change in the oceans: Human impacts and responses","container-title":"Science","page":"778-782","volume":"350","issue":"6262","source":"DOI.org (Crossref)","DOI":"10.1126/science.aac8721","ISSN":"0036-8075, 1095-9203","title-short":"Climate change in the oceans","journalAbbreviation":"Science","language":"en","author":[{"family":"Allison","given":"Edward H."},{"family":"Bassett","given":"Hannah R."}],"issued":{"date-parts":[["2015",11,13]]}}},{"id":24,"uris":["http://zotero.org/groups/2324269/items/YVSPG9GW"],"uri":["http://zotero.org/groups/2324269/items/YVSPG9GW"],"itemData":{"id":24,"type":"article-journal","title":"Reviews and syntheses: Hidden forests, the role of vegetated coastal habitats in the ocean carbon budget","container-title":"Biogeosciences","page":"301-310","volume":"14","issue":"2","source":"DOI.org (Crossref)","abstract":"&lt;p&gt;&lt;strong&gt;Abstract.&lt;/strong&gt; Vegetated coastal habitats, including seagrass and macroalgal beds, mangrove forests and salt marshes, form highly productive ecosystems, but their contribution to the global carbon budget remains overlooked, and these forests remain &lt;q&gt;hidden&lt;/q&gt; in representations of the global carbon budget. Despite being confined to a narrow belt around the shoreline of the world's oceans, where they cover less than 7&lt;span class=\"thinspace\"&gt;&lt;/span&gt;million&lt;span class=\"thinspace\"&gt;&lt;/span&gt;km&lt;sup&gt;2&lt;/sup&gt;, vegetated coastal habitats support about 1 to 10&lt;span class=\"thinspace\"&gt;&lt;/span&gt;% of the global marine net primary production and generate a large organic carbon surplus of about 40&lt;span class=\"thinspace\"&gt;&lt;/span&gt;% of their net primary production (NPP), which is either buried in sediments within these habitats or exported away. Large, 10-fold uncertainties in the area covered by vegetated coastal habitats, along with variability about carbon flux estimates, result in a 10-fold bracket around the estimates of their contribution to organic carbon sequestration in sediments and the deep sea from 73 to 866&lt;span class=\"thinspace\"&gt;&lt;/span&gt;Tg&lt;span class=\"thinspace\"&gt;&lt;/span&gt;C&lt;span class=\"thinspace\"&gt;&lt;/span&gt;yr&lt;sup&gt;−1&lt;/sup&gt;, representing between 3&lt;span class=\"thinspace\"&gt;&lt;/span&gt;% and 1∕3 of oceanic CO&lt;sub&gt;2&lt;/sub&gt; uptake. Up to 1∕2 of this carbon sequestration occurs in sink reservoirs (sediments or the deep sea) beyond these habitats. The organic carbon exported that does not reach depositional sites subsidizes the metabolism of heterotrophic organisms. In addition to a significant contribution to organic carbon production and sequestration, vegetated coastal habitats contribute as much to carbonate accumulation as coral reefs do. While globally relevant, the magnitude of global carbon fluxes supported by salt-marsh, mangrove, seagrass and macroalgal habitats is declining due to rapid habitat loss, contributing to loss of CO&lt;sub&gt;2&lt;/sub&gt; sequestration, storage capacity and carbon subsidies. Incorporating the carbon fluxes' vegetated coastal habitats' support into depictions of the carbon budget of the global ocean and its perturbations will improve current representations of the carbon budget of the global ocean.&lt;/p&gt;","DOI":"10.5194/bg-14-301-2017","ISSN":"1726-4189","title-short":"Reviews and syntheses","journalAbbreviation":"Biogeosciences","language":"en","author":[{"family":"Duarte","given":"Carlos M."}],"issued":{"date-parts":[["2017",1,23]]}}},{"id":35,"uris":["http://zotero.org/groups/2324269/items/LTX5734D"],"uri":["http://zotero.org/groups/2324269/items/LTX5734D"],"itemData":{"id":35,"type":"article-journal","title":"Contrasting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id":39,"uris":["http://zotero.org/groups/2324269/items/DW3KQ72H"],"uri":["http://zotero.org/groups/2324269/items/DW3KQ72H"],"itemData":{"id":39,"type":"chapter","title":"Chapter 28 - Conservation of Blue Carbon Ecosystems for Climate Change Mitigation and Adaptation","container-title":"Coastal Wetlands","publisher":"Elsevier","page":"965-996","source":"ScienceDirect","abstract":"Emission of greenhouse gases, including carbon dioxide (CO2), has been the main cause of climate change and global warming since the mid-20th century. Blue carbon (BC) ecosystems, which include tidal marshes, mangroves, and seagrass meadows, play a key role in climate change mitigation and adaptation. Despite occupying only 0.2% of the ocean surface, they contribute 50% of carbon burial in marine sediments, equivalent to the sequestration of 1%–2% of current global CO2 emissions from fossil fuel combustion. Conversely, damage to these ecosystems risks the release of that carbon back to the atmosphere. Conserving and restoring BC ecosystems not only maintains CO2 sequestration capacity but also services essential for climate change adaptation along coasts, including prevention of shoreline erosion. However, BC ecosystems rank among the most threatened ecosystems on earth. Urgent action is needed to prevent further degradation, to avoid additional greenhouse emissions, as well as restoring degraded habitats to recover their climate change mitigation potential.","URL":"http://www.sciencedirect.com/science/article/pii/B9780444638939000289","ISBN":"978-0-444-63893-9","note":"DOI: 10.1016/B978-0-444-63893-9.00028-9","author":[{"family":"Serrano","given":"Oscar"},{"family":"Kelleway","given":"Jeffrey J."},{"family":"Lovelock","given":"Catherine"},{"family":"Lavery","given":"Paul S."}],"editor":[{"family":"Perillo","given":"Gerardo M. E."},{"family":"Wolanski","given":"Eric"},{"family":"Cahoon","given":"Donald R."},{"family":"Hopkinson","given":"Charles S."}],"issued":{"date-parts":[["2019",1,1]]},"accessed":{"date-parts":[["2019",5,29]]}}}],"schema":"https://github.com/citation-style-language/schema/raw/master/csl-citation.json"} </w:instrText>
      </w:r>
      <w:r w:rsidR="00D0326F">
        <w:fldChar w:fldCharType="separate"/>
      </w:r>
      <w:r w:rsidR="00D0326F">
        <w:rPr>
          <w:noProof/>
        </w:rPr>
        <w:t>(Allison and Bassett 2015; Duarte 2017; Gattuso et al. 2015; Serrano et al. 2019)</w:t>
      </w:r>
      <w:r w:rsidR="00D0326F">
        <w:fldChar w:fldCharType="end"/>
      </w:r>
      <w:r w:rsidRPr="007D3A3E">
        <w:t>. There may be significant blue carbon potential in the restoration of marine vegetation where large portions of the coastline have been lost to development, as well as in the expansion of macroalgae aquaculture</w:t>
      </w:r>
      <w:r w:rsidR="00D0326F">
        <w:t xml:space="preserve"> </w:t>
      </w:r>
      <w:r w:rsidR="00D0326F">
        <w:fldChar w:fldCharType="begin"/>
      </w:r>
      <w:r w:rsidR="00D0326F">
        <w:instrText xml:space="preserve"> ADDIN ZOTERO_ITEM CSL_CITATION {"citationID":"2DwQEAkv","properties":{"formattedCitation":"(Duarte 2017)","plainCitation":"(Duarte 2017)","noteIndex":0},"citationItems":[{"id":24,"uris":["http://zotero.org/groups/2324269/items/YVSPG9GW"],"uri":["http://zotero.org/groups/2324269/items/YVSPG9GW"],"itemData":{"id":24,"type":"article-journal","title":"Reviews and syntheses: Hidden forests, the role of vegetated coastal habitats in the ocean carbon budget","container-title":"Biogeosciences","page":"301-310","volume":"14","issue":"2","source":"DOI.org (Crossref)","abstract":"&lt;p&gt;&lt;strong&gt;Abstract.&lt;/strong&gt; Vegetated coastal habitats, including seagrass and macroalgal beds, mangrove forests and salt marshes, form highly productive ecosystems, but their contribution to the global carbon budget remains overlooked, and these forests remain &lt;q&gt;hidden&lt;/q&gt; in representations of the global carbon budget. Despite being confined to a narrow belt around the shoreline of the world's oceans, where they cover less than 7&lt;span class=\"thinspace\"&gt;&lt;/span&gt;million&lt;span class=\"thinspace\"&gt;&lt;/span&gt;km&lt;sup&gt;2&lt;/sup&gt;, vegetated coastal habitats support about 1 to 10&lt;span class=\"thinspace\"&gt;&lt;/span&gt;% of the global marine net primary production and generate a large organic carbon surplus of about 40&lt;span class=\"thinspace\"&gt;&lt;/span&gt;% of their net primary production (NPP), which is either buried in sediments within these habitats or exported away. Large, 10-fold uncertainties in the area covered by vegetated coastal habitats, along with variability about carbon flux estimates, result in a 10-fold bracket around the estimates of their contribution to organic carbon sequestration in sediments and the deep sea from 73 to 866&lt;span class=\"thinspace\"&gt;&lt;/span&gt;Tg&lt;span class=\"thinspace\"&gt;&lt;/span&gt;C&lt;span class=\"thinspace\"&gt;&lt;/span&gt;yr&lt;sup&gt;−1&lt;/sup&gt;, representing between 3&lt;span class=\"thinspace\"&gt;&lt;/span&gt;% and 1∕3 of oceanic CO&lt;sub&gt;2&lt;/sub&gt; uptake. Up to 1∕2 of this carbon sequestration occurs in sink reservoirs (sediments or the deep sea) beyond these habitats. The organic carbon exported that does not reach depositional sites subsidizes the metabolism of heterotrophic organisms. In addition to a significant contribution to organic carbon production and sequestration, vegetated coastal habitats contribute as much to carbonate accumulation as coral reefs do. While globally relevant, the magnitude of global carbon fluxes supported by salt-marsh, mangrove, seagrass and macroalgal habitats is declining due to rapid habitat loss, contributing to loss of CO&lt;sub&gt;2&lt;/sub&gt; sequestration, storage capacity and carbon subsidies. Incorporating the carbon fluxes' vegetated coastal habitats' support into depictions of the carbon budget of the global ocean and its perturbations will improve current representations of the carbon budget of the global ocean.&lt;/p&gt;","DOI":"10.5194/bg-14-301-2017","ISSN":"1726-4189","title-short":"Reviews and syntheses","journalAbbreviation":"Biogeosciences","language":"en","author":[{"family":"Duarte","given":"Carlos M."}],"issued":{"date-parts":[["2017",1,23]]}}}],"schema":"https://github.com/citation-style-language/schema/raw/master/csl-citation.json"} </w:instrText>
      </w:r>
      <w:r w:rsidR="00D0326F">
        <w:fldChar w:fldCharType="separate"/>
      </w:r>
      <w:r w:rsidR="00D0326F">
        <w:rPr>
          <w:noProof/>
        </w:rPr>
        <w:t>(Duarte 2017)</w:t>
      </w:r>
      <w:r w:rsidR="00D0326F">
        <w:fldChar w:fldCharType="end"/>
      </w:r>
      <w:r w:rsidRPr="007D3A3E">
        <w:t>. In addition to their carbon sequestration capacity, vegetated marine ecosystems also provide coastal protection and sea level rise mitigation services, regulate water quality, provide critical habitat for many marine species including commercially important fishery targets, and enhance system biodiversity and resilience</w:t>
      </w:r>
      <w:r w:rsidR="00D0326F">
        <w:t xml:space="preserve"> </w:t>
      </w:r>
      <w:r w:rsidR="00D0326F">
        <w:fldChar w:fldCharType="begin"/>
      </w:r>
      <w:r w:rsidR="00D0326F">
        <w:instrText xml:space="preserve"> ADDIN ZOTERO_ITEM CSL_CITATION {"citationID":"mMFfkFYj","properties":{"formattedCitation":"(Serrano et al. 2019)","plainCitation":"(Serrano et al. 2019)","noteIndex":0},"citationItems":[{"id":39,"uris":["http://zotero.org/groups/2324269/items/DW3KQ72H"],"uri":["http://zotero.org/groups/2324269/items/DW3KQ72H"],"itemData":{"id":39,"type":"chapter","title":"Chapter 28 - Conservation of Blue Carbon Ecosystems for Climate Change Mitigation and Adaptation","container-title":"Coastal Wetlands","publisher":"Elsevier","page":"965-996","source":"ScienceDirect","abstract":"Emission of greenhouse gases, including carbon dioxide (CO2), has been the main cause of climate change and global warming since the mid-20th century. Blue carbon (BC) ecosystems, which include tidal marshes, mangroves, and seagrass meadows, play a key role in climate change mitigation and adaptation. Despite occupying only 0.2% of the ocean surface, they contribute 50% of carbon burial in marine sediments, equivalent to the sequestration of 1%–2% of current global CO2 emissions from fossil fuel combustion. Conversely, damage to these ecosystems risks the release of that carbon back to the atmosphere. Conserving and restoring BC ecosystems not only maintains CO2 sequestration capacity but also services essential for climate change adaptation along coasts, including prevention of shoreline erosion. However, BC ecosystems rank among the most threatened ecosystems on earth. Urgent action is needed to prevent further degradation, to avoid additional greenhouse emissions, as well as restoring degraded habitats to recover their climate change mitigation potential.","URL":"http://www.sciencedirect.com/science/article/pii/B9780444638939000289","ISBN":"978-0-444-63893-9","note":"DOI: 10.1016/B978-0-444-63893-9.00028-9","author":[{"family":"Serrano","given":"Oscar"},{"family":"Kelleway","given":"Jeffrey J."},{"family":"Lovelock","given":"Catherine"},{"family":"Lavery","given":"Paul S."}],"editor":[{"family":"Perillo","given":"Gerardo M. E."},{"family":"Wolanski","given":"Eric"},{"family":"Cahoon","given":"Donald R."},{"family":"Hopkinson","given":"Charles S."}],"issued":{"date-parts":[["2019",1,1]]},"accessed":{"date-parts":[["2019",5,29]]}}}],"schema":"https://github.com/citation-style-language/schema/raw/master/csl-citation.json"} </w:instrText>
      </w:r>
      <w:r w:rsidR="00D0326F">
        <w:fldChar w:fldCharType="separate"/>
      </w:r>
      <w:r w:rsidR="00D0326F">
        <w:rPr>
          <w:noProof/>
        </w:rPr>
        <w:t>(Serrano et al. 2019)</w:t>
      </w:r>
      <w:r w:rsidR="00D0326F">
        <w:fldChar w:fldCharType="end"/>
      </w:r>
      <w:r w:rsidRPr="007D3A3E">
        <w:t>. Thus, their protection and restoration would have multiple synergistic benefits</w:t>
      </w:r>
      <w:r w:rsidR="00D0326F">
        <w:t xml:space="preserve"> </w:t>
      </w:r>
      <w:r w:rsidR="00D0326F">
        <w:fldChar w:fldCharType="begin"/>
      </w:r>
      <w:r w:rsidR="00D0326F">
        <w:instrText xml:space="preserve"> ADDIN ZOTERO_ITEM CSL_CITATION {"citationID":"w2pyn4Tw","properties":{"formattedCitation":"(Allison and Bassett 2015)","plainCitation":"(Allison and Bassett 2015)","noteIndex":0},"citationItems":[{"id":79,"uris":["http://zotero.org/groups/2324269/items/5Y8A959U"],"uri":["http://zotero.org/groups/2324269/items/5Y8A959U"],"itemData":{"id":79,"type":"article-journal","title":"Climate change in the oceans: Human impacts and responses","container-title":"Science","page":"778-782","volume":"350","issue":"6262","source":"DOI.org (Crossref)","DOI":"10.1126/science.aac8721","ISSN":"0036-8075, 1095-9203","title-short":"Climate change in the oceans","journalAbbreviation":"Science","language":"en","author":[{"family":"Allison","given":"Edward H."},{"family":"Bassett","given":"Hannah R."}],"issued":{"date-parts":[["2015",11,13]]}}}],"schema":"https://github.com/citation-style-language/schema/raw/master/csl-citation.json"} </w:instrText>
      </w:r>
      <w:r w:rsidR="00D0326F">
        <w:fldChar w:fldCharType="separate"/>
      </w:r>
      <w:r w:rsidR="00D0326F">
        <w:rPr>
          <w:noProof/>
        </w:rPr>
        <w:t>(Allison and Bassett 2015)</w:t>
      </w:r>
      <w:r w:rsidR="00D0326F">
        <w:fldChar w:fldCharType="end"/>
      </w:r>
      <w:r w:rsidRPr="007D3A3E">
        <w:t xml:space="preserve">. </w:t>
      </w:r>
    </w:p>
    <w:p w14:paraId="07DEE874" w14:textId="77777777" w:rsidR="00D70396" w:rsidRPr="007D3A3E" w:rsidRDefault="00D70396"/>
    <w:p w14:paraId="0D885A3F" w14:textId="36B54B6E" w:rsidR="00D70396" w:rsidRPr="007D3A3E" w:rsidRDefault="00CB13CA">
      <w:r w:rsidRPr="007D3A3E">
        <w:t>There are also potential opportunities to increase the open ocean’s capacity to sequester carbon where the biological pump moves biogenic carbon to depths of 1000 m or more, capturing it for centuries or longer</w:t>
      </w:r>
      <w:r w:rsidR="00D0326F">
        <w:t xml:space="preserve"> </w:t>
      </w:r>
      <w:r w:rsidR="00D0326F">
        <w:fldChar w:fldCharType="begin"/>
      </w:r>
      <w:r w:rsidR="00D0326F">
        <w:instrText xml:space="preserve"> ADDIN ZOTERO_ITEM CSL_CITATION {"citationID":"qFUPjX9z","properties":{"formattedCitation":"(Burd et al. 2016)","plainCitation":"(Burd et al. 2016)","noteIndex":0},"citationItems":[{"id":76,"uris":["http://zotero.org/groups/2324269/items/BTNGRKGW"],"uri":["http://zotero.org/groups/2324269/items/BTNGRKGW"],"itemData":{"id":76,"type":"book","title":"Towards a transformative understanding of the ocean's biological pump: Priorities for future research - Report on the NSF Biology of the Biological Pump Workshop","publisher":"Ocean Carbon and Biogeochemistry (OCB) Program","publisher-place":"Woods Hole, MA","source":"DOI.org (Crossref)","event-place":"Woods Hole, MA","URL":"https://hdl.handle.net/1912/8263","note":"DOI: 10.1575/1912/8263","title-short":"Towards a transformative understanding of the ocean�s biological pump","language":"en","author":[{"family":"Burd","given":"Adrian"},{"family":"Buchan","given":"Alison"},{"family":"Church","given":"Matthew J."},{"family":"Landry","given":"Michael R."},{"family":"McDonnell","given":"Andrew M. P."},{"family":"Passow","given":"Uta"},{"family":"Steinberg","given":"Deborah K."},{"family":"Benway","given":"Heather M."}],"issued":{"date-parts":[["2016"]]},"accessed":{"date-parts":[["2019",5,31]]}}}],"schema":"https://github.com/citation-style-language/schema/raw/master/csl-citation.json"} </w:instrText>
      </w:r>
      <w:r w:rsidR="00D0326F">
        <w:fldChar w:fldCharType="separate"/>
      </w:r>
      <w:r w:rsidR="00D0326F">
        <w:rPr>
          <w:noProof/>
        </w:rPr>
        <w:t>(Burd et al. 2016)</w:t>
      </w:r>
      <w:r w:rsidR="00D0326F">
        <w:fldChar w:fldCharType="end"/>
      </w:r>
      <w:r w:rsidRPr="007D3A3E">
        <w:t xml:space="preserve">. The main sources of this biogenic carbon are feces, mucus, and dead organisms. Researchers have recently suggested that fisheries could be managed to have higher standing stock biomass, even in the face of climate change </w:t>
      </w:r>
      <w:r w:rsidR="00D0326F">
        <w:fldChar w:fldCharType="begin"/>
      </w:r>
      <w:r w:rsidR="00D0326F">
        <w:instrText xml:space="preserve"> ADDIN ZOTERO_ITEM CSL_CITATION {"citationID":"ZOJUyOK4","properties":{"formattedCitation":"(Gaines et al. 2018; Hilborn and Costello 2018)","plainCitation":"(Gaines et al. 2018; Hilborn and Costello 2018)","noteIndex":0},"citationItems":[{"id":75,"uris":["http://zotero.org/groups/2324269/items/NZKT8IFW"],"uri":["http://zotero.org/groups/2324269/items/NZKT8IFW"],"itemData":{"id":75,"type":"article-journal","title":"Improved fisheries management could offset many negative effects of climate change","container-title":"Science Advances","page":"eaao1378","volume":"4","issue":"8","source":"DOI.org (Crossref)","DOI":"10.1126/sciadv.aao1378","ISSN":"2375-2548","journalAbbreviation":"Sci. Adv.","language":"en","author":[{"family":"Gaines","given":"Steven D."},{"family":"Costello","given":"Christopher"},{"family":"Owashi","given":"Brandon"},{"family":"Mangin","given":"Tracey"},{"family":"Bone","given":"Jennifer"},{"family":"Molinos","given":"Jorge García"},{"family":"Burden","given":"Merrick"},{"family":"Dennis","given":"Heather"},{"family":"Halpern","given":"Benjamin S."},{"family":"Kappel","given":"Carrie V."},{"family":"Kleisner","given":"Kristin M."},{"family":"Ovando","given":"Daniel"}],"issued":{"date-parts":[["2018",8]]}}},{"id":74,"uris":["http://zotero.org/groups/2324269/items/EBQB8GYX"],"uri":["http://zotero.org/groups/2324269/items/EBQB8GYX"],"itemData":{"id":74,"type":"article-journal","title":"The potential for blue growth in marine fish yield, profit and abundance of fish in the ocean","container-title":"Marine Policy","page":"350-355","volume":"87","source":"DOI.org (Crossref)","abstract":"The oceans provide food, employment and income for billions of people. We analyzed data from scientiﬁc stock assessments, and from a statistical model for other ﬁsh stocks, to summarize the past and present status, and the potential catch, abundance and proﬁt for 4713 ﬁsh stocks constituting 78% of global ﬁsheries. Three major scenarios of future trends are considered; business as usual (BAU) in which largely unmanaged ﬁsheries move towards bioeconomic equilibrium but where well-managed ﬁsheries maintain their management, maximum sustainable yield (MSY) in which ﬁsheries are managed to maximize yield, and ﬁsheries reform (REF) where the competitive race to ﬁsh is eliminated and ﬁsheries are managed to maximize proﬁt. The future prospects di</w:instrText>
      </w:r>
      <w:r w:rsidR="00D0326F">
        <w:rPr>
          <w:rFonts w:ascii="Cambria Math" w:hAnsi="Cambria Math" w:cs="Cambria Math"/>
        </w:rPr>
        <w:instrText>ﬀ</w:instrText>
      </w:r>
      <w:r w:rsidR="00D0326F">
        <w:instrText xml:space="preserve">er greatly based on region of the world and product type. This analysis forecasts that yield in major tuna and forage ﬁsh species will remain roughly the same as current levels under all three scenarios, while there does appear to be potential for increased yield of whiteﬁsh. There is considerable room for increased proﬁt in most of these ﬁsheries from better management. Increased yield will come from rebuilding overexploited stocks, reducing ﬁshing mortality on stocks that are still abundant but ﬁshed at high rates, and surprisingly from ﬁshing some stocks harder. Indeed in Europe and North America the primary potential for increased yield comes from fully exploiting stocks that are now lightly exploited. Asia provides the greatest opportunity for increased ﬁsh abundance and increased proﬁt by ﬁsheries reform that would lead to reduced ﬁshing pressure.","DOI":"10.1016/j.marpol.2017.02.003","ISSN":"0308597X","journalAbbreviation":"Marine Policy","language":"en","author":[{"family":"Hilborn","given":"Ray"},{"family":"Costello","given":"Chris"}],"issued":{"date-parts":[["2018",1]]}}}],"schema":"https://github.com/citation-style-language/schema/raw/master/csl-citation.json"} </w:instrText>
      </w:r>
      <w:r w:rsidR="00D0326F">
        <w:fldChar w:fldCharType="separate"/>
      </w:r>
      <w:r w:rsidR="00D0326F">
        <w:rPr>
          <w:noProof/>
        </w:rPr>
        <w:t>(Gaines et al. 2018; Hilborn and Costello 2018)</w:t>
      </w:r>
      <w:r w:rsidR="00D0326F">
        <w:fldChar w:fldCharType="end"/>
      </w:r>
      <w:r w:rsidRPr="007D3A3E">
        <w:t>, which would theoretically increase input of organic matter (including carbon) to the biological pump. Fostering the recovery of larger, deeper-diving fish and marine mammals could also increase upward fluxes of fixed nitrogen and other limiting nutrients from the deep ocean, thereby spurring additional primary productivity and subsequent CO</w:t>
      </w:r>
      <w:r w:rsidRPr="007D3A3E">
        <w:rPr>
          <w:vertAlign w:val="subscript"/>
        </w:rPr>
        <w:t>2</w:t>
      </w:r>
      <w:r w:rsidRPr="007D3A3E">
        <w:t xml:space="preserve"> fixation</w:t>
      </w:r>
      <w:r w:rsidR="00D0326F">
        <w:t xml:space="preserve"> </w:t>
      </w:r>
      <w:r w:rsidR="00D0326F">
        <w:fldChar w:fldCharType="begin"/>
      </w:r>
      <w:r w:rsidR="00D0326F">
        <w:instrText xml:space="preserve"> ADDIN ZOTERO_ITEM CSL_CITATION {"citationID":"eMKZXn5M","properties":{"formattedCitation":"(Aumont et al. 2018)","plainCitation":"(Aumont et al. 2018)","noteIndex":0},"citationItems":[{"id":28,"uris":["http://zotero.org/groups/2324269/items/GIC5P6GH"],"uri":["http://zotero.org/groups/2324269/items/GIC5P6GH"],"itemData":{"id":28,"type":"article-journal","title":"Evaluating the Potential Impacts of the Diurnal Vertical Migration by Marine Organisms on Marine Biogeochemistry","container-title":"Global Biogeochemical Cycles","page":"1622-1643","volume":"32","issue":"11","source":"DOI.org (Crossref)","abstract":"Diurnal vertical migration (DVM) of marine organisms is an ubiquitous phenomenon in the ocean that generates an active vertical transport of organic matter. However, the magnitude and consequences of this ﬂux are largely unknown and are currently overlooked in ocean biogeochemical models. Here we present a global model of pelagic ecosystems based on the ocean biogeochemical model NEMO-PISCES that is fully coupled to the upper trophic levels model Apex Predators ECOSystem Model, which includes an explicit description of migrating organisms. Evaluation of the model behavior proved to be challenging due to the scarcity of suitable observations. Nevertheless, the model appears to be able to simulate approximately both the migration depth and the relative biomass of migrating organisms. About one third of the epipelagic biomass is predicted to perform DVM. The ﬂux of carbon driven by DVM is estimated to be 1.05 ± 0.15 PgC/year, about 18% of the passive ﬂux of carbon due to sinking particles at 150 m. Comparison with local studies suggests that the model captures the correct magnitude of this ﬂux. Oxygen is decreased in the mesopelagic domain by about 5 mmol m−3 relative to simulations of an ocean without DVM. Our study concludes that DVM drives a signiﬁcant and very e</w:instrText>
      </w:r>
      <w:r w:rsidR="00D0326F">
        <w:rPr>
          <w:rFonts w:ascii="Cambria Math" w:hAnsi="Cambria Math" w:cs="Cambria Math"/>
        </w:rPr>
        <w:instrText>ﬃ</w:instrText>
      </w:r>
      <w:r w:rsidR="00D0326F">
        <w:instrText>cient ﬂux of carbon to the mesopelagic domain, similar in magnitude to the transport of DOC. Relative to a model run without DVM, the consequences of this ﬂux seem to be quite modest on oxygen, due to compensating e</w:instrText>
      </w:r>
      <w:r w:rsidR="00D0326F">
        <w:rPr>
          <w:rFonts w:ascii="Cambria Math" w:hAnsi="Cambria Math" w:cs="Cambria Math"/>
        </w:rPr>
        <w:instrText>ﬀ</w:instrText>
      </w:r>
      <w:r w:rsidR="00D0326F">
        <w:instrText xml:space="preserve">ects between DVM and passive ﬂuxes.","DOI":"10.1029/2018GB005886","ISSN":"0886-6236, 1944-9224","journalAbbreviation":"Global Biogeochem. Cycles","language":"en","author":[{"family":"Aumont","given":"Olivier"},{"family":"Maury","given":"Olivier"},{"family":"Lefort","given":"Stelly"},{"family":"Bopp","given":"Laurent"}],"issued":{"date-parts":[["2018",11]]}}}],"schema":"https://github.com/citation-style-language/schema/raw/master/csl-citation.json"} </w:instrText>
      </w:r>
      <w:r w:rsidR="00D0326F">
        <w:fldChar w:fldCharType="separate"/>
      </w:r>
      <w:r w:rsidR="00D0326F">
        <w:rPr>
          <w:noProof/>
        </w:rPr>
        <w:t>(Aumont et al. 2018)</w:t>
      </w:r>
      <w:r w:rsidR="00D0326F">
        <w:fldChar w:fldCharType="end"/>
      </w:r>
      <w:r w:rsidRPr="007D3A3E">
        <w:t>.</w:t>
      </w:r>
    </w:p>
    <w:p w14:paraId="42FAEDE4" w14:textId="77777777" w:rsidR="00D70396" w:rsidRPr="007D3A3E" w:rsidRDefault="00CB13CA">
      <w:pPr>
        <w:pStyle w:val="Heading3"/>
      </w:pPr>
      <w:bookmarkStart w:id="54" w:name="_i2lwm95r4gko" w:colFirst="0" w:colLast="0"/>
      <w:bookmarkEnd w:id="54"/>
      <w:r w:rsidRPr="007D3A3E">
        <w:t xml:space="preserve">5.2 Expansion of ocean renewables </w:t>
      </w:r>
    </w:p>
    <w:p w14:paraId="2F8516DA" w14:textId="1EEF18EB" w:rsidR="00D70396" w:rsidRPr="007D3A3E" w:rsidRDefault="00CB13CA">
      <w:r w:rsidRPr="007D3A3E">
        <w:t xml:space="preserve">Marine renewable energy sources have significant potential for reducing human demand for fossil fuels and reducing climate-changing GHGs </w:t>
      </w:r>
      <w:r w:rsidR="00D0326F">
        <w:fldChar w:fldCharType="begin"/>
      </w:r>
      <w:r w:rsidR="00D0326F">
        <w:instrText xml:space="preserve"> ADDIN ZOTERO_ITEM CSL_CITATION {"citationID":"dNvV7GIG","properties":{"formattedCitation":"(Boehlert and Gill 2010)","plainCitation":"(Boehlert and Gill 2010)","noteIndex":0},"citationItems":[{"id":40,"uris":["http://zotero.org/groups/2324269/items/G4M2AIDL"],"uri":["http://zotero.org/groups/2324269/items/G4M2AIDL"],"itemData":{"id":40,"type":"article-journal","title":"Environmental and Ecological Effects of Ocean Renewable Energy Development – A Current Synthesis","container-title":"Oceanography","page":"68-81","volume":"23","issue":"2","source":"DOI.org (Crossref)","DOI":"10.5670/oceanog.2010.46","ISSN":"10428275","journalAbbreviation":"Oceanog.","author":[{"family":"Boehlert","given":"George"},{"family":"Gill","given":"Andrew"}],"issued":{"date-parts":[["2010",6,1]]}}}],"schema":"https://github.com/citation-style-language/schema/raw/master/csl-citation.json"} </w:instrText>
      </w:r>
      <w:r w:rsidR="00D0326F">
        <w:fldChar w:fldCharType="separate"/>
      </w:r>
      <w:r w:rsidR="00D0326F">
        <w:rPr>
          <w:noProof/>
        </w:rPr>
        <w:t>(Boehlert and Gill 2010)</w:t>
      </w:r>
      <w:r w:rsidR="00D0326F">
        <w:fldChar w:fldCharType="end"/>
      </w:r>
      <w:r w:rsidRPr="007D3A3E">
        <w:t>. Technologies capable of producing energy from the ocean are vast and expanding, with most taking advantage of wind, waves, currents, tides, or thermal gradients, collectively referred to as offshore renewable energy developments (ORED)</w:t>
      </w:r>
      <w:r w:rsidR="00D0326F">
        <w:t xml:space="preserve"> </w:t>
      </w:r>
      <w:r w:rsidR="00D0326F">
        <w:fldChar w:fldCharType="begin"/>
      </w:r>
      <w:r w:rsidR="00D0326F">
        <w:instrText xml:space="preserve"> ADDIN ZOTERO_ITEM CSL_CITATION {"citationID":"AREgTaHH","properties":{"formattedCitation":"(Boehlert and Gill 2010)","plainCitation":"(Boehlert and Gill 2010)","noteIndex":0},"citationItems":[{"id":40,"uris":["http://zotero.org/groups/2324269/items/G4M2AIDL"],"uri":["http://zotero.org/groups/2324269/items/G4M2AIDL"],"itemData":{"id":40,"type":"article-journal","title":"Environmental and Ecological Effects of Ocean Renewable Energy Development – A Current Synthesis","container-title":"Oceanography","page":"68-81","volume":"23","issue":"2","source":"DOI.org (Crossref)","DOI":"10.5670/oceanog.2010.46","ISSN":"10428275","journalAbbreviation":"Oceanog.","author":[{"family":"Boehlert","given":"George"},{"family":"Gill","given":"Andrew"}],"issued":{"date-parts":[["2010",6,1]]}}}],"schema":"https://github.com/citation-style-language/schema/raw/master/csl-citation.json"} </w:instrText>
      </w:r>
      <w:r w:rsidR="00D0326F">
        <w:fldChar w:fldCharType="separate"/>
      </w:r>
      <w:r w:rsidR="00D0326F">
        <w:rPr>
          <w:noProof/>
        </w:rPr>
        <w:t>(Boehlert and Gill 2010)</w:t>
      </w:r>
      <w:r w:rsidR="00D0326F">
        <w:fldChar w:fldCharType="end"/>
      </w:r>
      <w:r w:rsidRPr="007D3A3E">
        <w:t xml:space="preserve">. As these technologies expand, they will impact the oceans both above and below the water’s surface through six channels, discussed in depth in </w:t>
      </w:r>
      <w:r w:rsidR="00D0326F">
        <w:fldChar w:fldCharType="begin"/>
      </w:r>
      <w:r w:rsidR="00E64B95">
        <w:instrText xml:space="preserve"> ADDIN ZOTERO_ITEM CSL_CITATION {"citationID":"a77A2wjj","properties":{"formattedCitation":"(Boehlert and Gill 2010)","plainCitation":"(Boehlert and Gill 2010)","dontUpdate":true,"noteIndex":0},"citationItems":[{"id":40,"uris":["http://zotero.org/groups/2324269/items/G4M2AIDL"],"uri":["http://zotero.org/groups/2324269/items/G4M2AIDL"],"itemData":{"id":40,"type":"article-journal","title":"Environmental and Ecological Effects of Ocean Renewable Energy Development – A Current Synthesis","container-title":"Oceanography","page":"68-81","volume":"23","issue":"2","source":"DOI.org (Crossref)","DOI":"10.5670/oceanog.2010.46","ISSN":"10428275","journalAbbreviation":"Oceanog.","author":[{"family":"Boehlert","given":"George"},{"family":"Gill","given":"Andrew"}],"issued":{"date-parts":[["2010",6,1]]}}}],"schema":"https://github.com/citation-style-language/schema/raw/master/csl-citation.json"} </w:instrText>
      </w:r>
      <w:r w:rsidR="00D0326F">
        <w:fldChar w:fldCharType="separate"/>
      </w:r>
      <w:r w:rsidR="00D0326F">
        <w:rPr>
          <w:noProof/>
        </w:rPr>
        <w:t>Boehlert and Gill (2010)</w:t>
      </w:r>
      <w:r w:rsidR="00D0326F">
        <w:fldChar w:fldCharType="end"/>
      </w:r>
      <w:r w:rsidRPr="007D3A3E">
        <w:t xml:space="preserve">: </w:t>
      </w:r>
    </w:p>
    <w:p w14:paraId="1FCA6690" w14:textId="77777777" w:rsidR="00D70396" w:rsidRPr="007D3A3E" w:rsidRDefault="00CB13CA">
      <w:pPr>
        <w:numPr>
          <w:ilvl w:val="0"/>
          <w:numId w:val="11"/>
        </w:numPr>
        <w:pBdr>
          <w:top w:val="nil"/>
          <w:left w:val="nil"/>
          <w:bottom w:val="nil"/>
          <w:right w:val="nil"/>
          <w:between w:val="nil"/>
        </w:pBdr>
        <w:spacing w:line="259" w:lineRule="auto"/>
      </w:pPr>
      <w:r w:rsidRPr="007D3A3E">
        <w:rPr>
          <w:color w:val="000000"/>
        </w:rPr>
        <w:t xml:space="preserve">Physical presence: Stationary structures such as support pillars and cables will alter pelagic habitats and bottom communities. Structures not treated with anti-fouling chemicals will create new settlement habitats, essentially forming artificial reefs and de facto “fish aggregation devices.” ORED structures may also create barriers to species migration above and below water. </w:t>
      </w:r>
    </w:p>
    <w:p w14:paraId="32CD7316" w14:textId="77777777" w:rsidR="00D70396" w:rsidRPr="007D3A3E" w:rsidRDefault="00CB13CA">
      <w:pPr>
        <w:numPr>
          <w:ilvl w:val="0"/>
          <w:numId w:val="11"/>
        </w:numPr>
        <w:pBdr>
          <w:top w:val="nil"/>
          <w:left w:val="nil"/>
          <w:bottom w:val="nil"/>
          <w:right w:val="nil"/>
          <w:between w:val="nil"/>
        </w:pBdr>
        <w:spacing w:line="259" w:lineRule="auto"/>
      </w:pPr>
      <w:r w:rsidRPr="007D3A3E">
        <w:rPr>
          <w:color w:val="000000"/>
        </w:rPr>
        <w:t>Dynamic effects: Structures with moving parts (e.g., wind energy devices and below-water turbines) may be especially hazardous to migratory birds, cetaceans, and fish. Oscillating structures, such buoys and rotors will modify water movement, turbulence, and stratification, potentially altering the associated movements of marine species.</w:t>
      </w:r>
    </w:p>
    <w:p w14:paraId="0EC4E57E" w14:textId="77777777" w:rsidR="00D70396" w:rsidRPr="007D3A3E" w:rsidRDefault="00CB13CA">
      <w:pPr>
        <w:numPr>
          <w:ilvl w:val="0"/>
          <w:numId w:val="11"/>
        </w:numPr>
        <w:pBdr>
          <w:top w:val="nil"/>
          <w:left w:val="nil"/>
          <w:bottom w:val="nil"/>
          <w:right w:val="nil"/>
          <w:between w:val="nil"/>
        </w:pBdr>
        <w:spacing w:line="259" w:lineRule="auto"/>
      </w:pPr>
      <w:r w:rsidRPr="007D3A3E">
        <w:rPr>
          <w:color w:val="000000"/>
        </w:rPr>
        <w:t>Chemical effects: Anti-fouling and other chemicals used on ORED technologies can leach into the surrounding water. Construction, servicing, and decommissioning of structures brings additional risks of chemical spills. Furthermore, the movement of deep water to the surface during ocean thermal energy conversion can change chemical conditions through the increased input of nutrients, heavy metals</w:t>
      </w:r>
      <w:r w:rsidRPr="007D3A3E">
        <w:t>,</w:t>
      </w:r>
      <w:r w:rsidRPr="007D3A3E">
        <w:rPr>
          <w:color w:val="000000"/>
        </w:rPr>
        <w:t xml:space="preserve"> and carbon dioxide, which can also outgas to the atmosphere.</w:t>
      </w:r>
    </w:p>
    <w:p w14:paraId="32A4C5BA" w14:textId="77777777" w:rsidR="00D70396" w:rsidRPr="007D3A3E" w:rsidRDefault="00CB13CA">
      <w:pPr>
        <w:numPr>
          <w:ilvl w:val="0"/>
          <w:numId w:val="11"/>
        </w:numPr>
        <w:pBdr>
          <w:top w:val="nil"/>
          <w:left w:val="nil"/>
          <w:bottom w:val="nil"/>
          <w:right w:val="nil"/>
          <w:between w:val="nil"/>
        </w:pBdr>
        <w:spacing w:line="259" w:lineRule="auto"/>
      </w:pPr>
      <w:r w:rsidRPr="007D3A3E">
        <w:rPr>
          <w:color w:val="000000"/>
        </w:rPr>
        <w:t>Acoustic effects: Acoustic ORED impacts will be most severe during survey and construction phases, but noise from moving ORED structures may impact marine species during the operational phase as well.</w:t>
      </w:r>
    </w:p>
    <w:p w14:paraId="764237D3" w14:textId="77777777" w:rsidR="00D70396" w:rsidRPr="007D3A3E" w:rsidRDefault="00CB13CA">
      <w:pPr>
        <w:numPr>
          <w:ilvl w:val="0"/>
          <w:numId w:val="11"/>
        </w:numPr>
        <w:pBdr>
          <w:top w:val="nil"/>
          <w:left w:val="nil"/>
          <w:bottom w:val="nil"/>
          <w:right w:val="nil"/>
          <w:between w:val="nil"/>
        </w:pBdr>
        <w:spacing w:line="259" w:lineRule="auto"/>
      </w:pPr>
      <w:r w:rsidRPr="007D3A3E">
        <w:rPr>
          <w:color w:val="000000"/>
        </w:rPr>
        <w:t>Electromagnetic field effects: The transmission of electricity from ORED structures to shore generates low-frequency electromagnetic fields in the surrounding water, which may change the behavior of marine species that use natural electric and/ or magnetic fields for a variety of behaviors. Electricity-transmitting cables may also increase the temperature of the surrounding water and sediment, but the effects of this are still unknown.</w:t>
      </w:r>
    </w:p>
    <w:p w14:paraId="65648FE3" w14:textId="77777777" w:rsidR="00D70396" w:rsidRPr="007D3A3E" w:rsidRDefault="00CB13CA">
      <w:pPr>
        <w:numPr>
          <w:ilvl w:val="0"/>
          <w:numId w:val="11"/>
        </w:numPr>
        <w:pBdr>
          <w:top w:val="nil"/>
          <w:left w:val="nil"/>
          <w:bottom w:val="nil"/>
          <w:right w:val="nil"/>
          <w:between w:val="nil"/>
        </w:pBdr>
        <w:spacing w:after="160" w:line="259" w:lineRule="auto"/>
      </w:pPr>
      <w:r w:rsidRPr="007D3A3E">
        <w:rPr>
          <w:color w:val="000000"/>
        </w:rPr>
        <w:t xml:space="preserve">Effects of the energy removal itself: Energy removal from the water can change local water movement (for example seasonal, or tidal opening and closing of estuary systems), more distant current patterns, tidal ranges, and thermal regimes. </w:t>
      </w:r>
      <w:proofErr w:type="gramStart"/>
      <w:r w:rsidRPr="007D3A3E">
        <w:rPr>
          <w:color w:val="000000"/>
        </w:rPr>
        <w:t>All of</w:t>
      </w:r>
      <w:proofErr w:type="gramEnd"/>
      <w:r w:rsidRPr="007D3A3E">
        <w:rPr>
          <w:color w:val="000000"/>
        </w:rPr>
        <w:t xml:space="preserve"> these changes may impact productivity patterns and species movement.</w:t>
      </w:r>
    </w:p>
    <w:p w14:paraId="5DF0E994" w14:textId="5640F917" w:rsidR="00D70396" w:rsidRPr="007D3A3E" w:rsidRDefault="00CB13CA">
      <w:r w:rsidRPr="007D3A3E">
        <w:t>Each of these impacts must be evaluated throughout the stages of development, and across spatial and temporal scales (i.e. local vs. far-reaching, and short- vs. long-term impacts). The cumulative impacts of multiple adjacent developments must also be understood</w:t>
      </w:r>
      <w:r w:rsidR="00D0326F">
        <w:t xml:space="preserve"> </w:t>
      </w:r>
      <w:r w:rsidR="00D0326F">
        <w:fldChar w:fldCharType="begin"/>
      </w:r>
      <w:r w:rsidR="00D0326F">
        <w:instrText xml:space="preserve"> ADDIN ZOTERO_ITEM CSL_CITATION {"citationID":"sJ5WJBpV","properties":{"formattedCitation":"(Boehlert and Gill 2010)","plainCitation":"(Boehlert and Gill 2010)","noteIndex":0},"citationItems":[{"id":40,"uris":["http://zotero.org/groups/2324269/items/G4M2AIDL"],"uri":["http://zotero.org/groups/2324269/items/G4M2AIDL"],"itemData":{"id":40,"type":"article-journal","title":"Environmental and Ecological Effects of Ocean Renewable Energy Development – A Current Synthesis","container-title":"Oceanography","page":"68-81","volume":"23","issue":"2","source":"DOI.org (Crossref)","DOI":"10.5670/oceanog.2010.46","ISSN":"10428275","journalAbbreviation":"Oceanog.","author":[{"family":"Boehlert","given":"George"},{"family":"Gill","given":"Andrew"}],"issued":{"date-parts":[["2010",6,1]]}}}],"schema":"https://github.com/citation-style-language/schema/raw/master/csl-citation.json"} </w:instrText>
      </w:r>
      <w:r w:rsidR="00D0326F">
        <w:fldChar w:fldCharType="separate"/>
      </w:r>
      <w:r w:rsidR="00D0326F">
        <w:rPr>
          <w:noProof/>
        </w:rPr>
        <w:t>(Boehlert and Gill 2010)</w:t>
      </w:r>
      <w:r w:rsidR="00D0326F">
        <w:fldChar w:fldCharType="end"/>
      </w:r>
      <w:r w:rsidRPr="007D3A3E">
        <w:t>.</w:t>
      </w:r>
    </w:p>
    <w:p w14:paraId="7E3DC51A" w14:textId="77777777" w:rsidR="00D70396" w:rsidRPr="007D3A3E" w:rsidRDefault="00CB13CA">
      <w:pPr>
        <w:pStyle w:val="Heading3"/>
      </w:pPr>
      <w:bookmarkStart w:id="55" w:name="_uh55h0gcxpv" w:colFirst="0" w:colLast="0"/>
      <w:bookmarkEnd w:id="55"/>
      <w:r w:rsidRPr="007D3A3E">
        <w:t xml:space="preserve">5.3 Expansion of </w:t>
      </w:r>
      <w:proofErr w:type="gramStart"/>
      <w:r w:rsidRPr="007D3A3E">
        <w:t>deep sea</w:t>
      </w:r>
      <w:proofErr w:type="gramEnd"/>
      <w:r w:rsidRPr="007D3A3E">
        <w:t xml:space="preserve"> mining to meet demand for rare earth elements</w:t>
      </w:r>
    </w:p>
    <w:p w14:paraId="22BF7DB1" w14:textId="549E40E2" w:rsidR="00D70396" w:rsidRPr="007D3A3E" w:rsidRDefault="00CB13CA">
      <w:r w:rsidRPr="007D3A3E">
        <w:t>Rare earth elements (a group of 17 elements comprised of 15 lanthanides, plus Yttrium and Scandium) are critical to the development and operation of a variety of renewable energy technologies, including solar cells, wind turbines, and electric vehicles</w:t>
      </w:r>
      <w:r w:rsidR="00D0326F">
        <w:t xml:space="preserve"> </w:t>
      </w:r>
      <w:r w:rsidR="00D0326F">
        <w:fldChar w:fldCharType="begin"/>
      </w:r>
      <w:r w:rsidR="00D0326F">
        <w:instrText xml:space="preserve"> ADDIN ZOTERO_ITEM CSL_CITATION {"citationID":"lWYbBa9B","properties":{"formattedCitation":"(Dutta et al. 2016)","plainCitation":"(Dutta et al. 2016)","noteIndex":0},"citationItems":[{"id":26,"uris":["http://zotero.org/groups/2324269/items/6VNMLN79"],"uri":["http://zotero.org/groups/2324269/items/6VNMLN79"],"itemData":{"id":26,"type":"article-journal","title":"Global demand for rare earth resources and strategies for green mining","container-title":"Environmental Research","page":"182-190","volume":"150","source":"DOI.org (Crossref)","abstract":"Rare earth elements (REEs) are essential raw materials for emerging renewable energy resources and ‘smart’ electronic devices. Global REE demand is slated to grow at an annual rate of 5% by 2020. This high growth rate will require a steady supply base of REEs in the long run. At present, China is responsible for 85% of global rare earth oxide (REO) production. To overcome this monopolistic supply situation, new strategies and investments are necessary to satisfy domestic supply demands. Concurrently, environmental, economic, and social problems arising from REE mining must be addressed. There is an urgent need to develop efﬁcient REE recycling techniques from end-of-life products, technologies to minimize the amount of REEs required per unit device, and methods to recover them from ﬂy ash or fossil fuelburning wastes.","DOI":"10.1016/j.envres.2016.05.052","ISSN":"00139351","journalAbbreviation":"Environmental Research","language":"en","author":[{"family":"Dutta","given":"Tanushree"},{"family":"Kim","given":"Ki-Hyun"},{"family":"Uchimiya","given":"Minori"},{"family":"Kwon","given":"Eilhann E."},{"family":"Jeon","given":"Byong-Hun"},{"family":"Deep","given":"Akash"},{"family":"Yun","given":"Seong-Taek"}],"issued":{"date-parts":[["2016",10]]}}}],"schema":"https://github.com/citation-style-language/schema/raw/master/csl-citation.json"} </w:instrText>
      </w:r>
      <w:r w:rsidR="00D0326F">
        <w:fldChar w:fldCharType="separate"/>
      </w:r>
      <w:r w:rsidR="00D0326F">
        <w:rPr>
          <w:noProof/>
        </w:rPr>
        <w:t>(Dutta et al. 2016)</w:t>
      </w:r>
      <w:r w:rsidR="00D0326F">
        <w:fldChar w:fldCharType="end"/>
      </w:r>
      <w:r w:rsidRPr="007D3A3E">
        <w:t>, but current land-based supply streams may not meet growing demand</w:t>
      </w:r>
      <w:r w:rsidR="00D0326F">
        <w:t xml:space="preserve"> </w:t>
      </w:r>
      <w:r w:rsidR="00D0326F">
        <w:fldChar w:fldCharType="begin"/>
      </w:r>
      <w:r w:rsidR="00D0326F">
        <w:instrText xml:space="preserve"> ADDIN ZOTERO_ITEM CSL_CITATION {"citationID":"3lQdluoC","properties":{"formattedCitation":"(Dutta et al. 2016; Miller et al. 2018)","plainCitation":"(Dutta et al. 2016; Miller et al. 2018)","noteIndex":0},"citationItems":[{"id":26,"uris":["http://zotero.org/groups/2324269/items/6VNMLN79"],"uri":["http://zotero.org/groups/2324269/items/6VNMLN79"],"itemData":{"id":26,"type":"article-journal","title":"Global demand for rare earth resources and strategies for green mining","container-title":"Environmental Research","page":"182-190","volume":"150","source":"DOI.org (Crossref)","abstract":"Rare earth elements (REEs) are essential raw materials for emerging renewable energy resources and ‘smart’ electronic devices. Global REE demand is slated to grow at an annual rate of 5% by 2020. This high growth rate will require a steady supply base of REEs in the long run. At present, China is responsible for 85% of global rare earth oxide (REO) production. To overcome this monopolistic supply situation, new strategies and investments are necessary to satisfy domestic supply demands. Concurrently, environmental, economic, and social problems arising from REE mining must be addressed. There is an urgent need to develop efﬁcient REE recycling techniques from end-of-life products, technologies to minimize the amount of REEs required per unit device, and methods to recover them from ﬂy ash or fossil fuelburning wastes.","DOI":"10.1016/j.envres.2016.05.052","ISSN":"00139351","journalAbbreviation":"Environmental Research","language":"en","author":[{"family":"Dutta","given":"Tanushree"},{"family":"Kim","given":"Ki-Hyun"},{"family":"Uchimiya","given":"Minori"},{"family":"Kwon","given":"Eilhann E."},{"family":"Jeon","given":"Byong-Hun"},{"family":"Deep","given":"Akash"},{"family":"Yun","given":"Seong-Taek"}],"issued":{"date-parts":[["2016",10]]}}},{"id":41,"uris":["http://zotero.org/groups/2324269/items/RV56Z4QJ"],"uri":["http://zotero.org/groups/2324269/items/RV56Z4QJ"],"itemData":{"id":41,"type":"article-journal","title":"An Overview of Seabed Mining Including the Current State of Development, Environmental Impacts, and Knowledge Gaps","container-title":"Frontiers in Marine Science","page":"418","volume":"4","source":"DOI.org (Crossref)","abstract":"Rising demand for minerals and metals, including for use in the technology sector, has led to a resurgence of interest in exploration of mineral resources located on the seabed. Such resources, whether seaﬂoor massive (polymetallic) sulﬁdes around hydrothermal vents, cobalt-rich crusts (CRCs) on the ﬂanks of seamounts or ﬁelds of manganese (polymetallic) nodules on the abyssal plains, cannot be considered in isolation of the distinctive, in some cases unique, assemblages of marine species associated with the same habitats and structures. In addition to mineral deposits, there is interest in extracting methane from gas hydrates on continental slopes and rises. Many of the regions identiﬁed for future seabed mining are already recognized as vulnerable marine ecosystems (VMEs). Since its inception in 1982, the International Seabed Authority (ISA), charged with regulating human activities on the deep-sea ﬂoor beyond the continental shelf, has issued 27 contracts for mineral exploration, encompassing a combined area of more than 1.4 million km2, and continues to develop rules for commercial mining. At the same time, some seabed mining operations are already taking place within continental shelf areas of nation states, generally at relatively shallow depths, and with others at advanced stages of planning. The ﬁrst commercial enterprise, expected to target mineral-rich sulﬁdes in deeper waters, at depths between 1,500 and 2,000 m on the continental shelf of Papua New Guinea, is scheduled to begin early in 2019. In this review, we explore three broad aspects relating to the exploration and exploitation of seabed mineral resources: (1) the current state of development of such activities in areas both within and beyond national jurisdictions, (2) possible environmental impacts both close to and more distant from mining activities and (3) the uncertainties and gaps in scientiﬁc knowledge and understanding which render baseline and impact assessments particularly difﬁcult for the deep sea. We also consider whether there are alternative approaches to the management of existing mineral reserves and resources, which may reduce incentives for seabed mining.","DOI":"10.3389/fmars.2017.00418","ISSN":"2296-7745","journalAbbreviation":"Front. Mar. Sci.","language":"en","author":[{"family":"Miller","given":"Kathryn A."},{"family":"Thompson","given":"Kirsten F."},{"family":"Johnston","given":"Paul"},{"family":"Santillo","given":"David"}],"issued":{"date-parts":[["2018",1,10]]}}}],"schema":"https://github.com/citation-style-language/schema/raw/master/csl-citation.json"} </w:instrText>
      </w:r>
      <w:r w:rsidR="00D0326F">
        <w:fldChar w:fldCharType="separate"/>
      </w:r>
      <w:r w:rsidR="00D0326F">
        <w:rPr>
          <w:noProof/>
        </w:rPr>
        <w:t>(Dutta et al. 2016; Miller et al. 2018)</w:t>
      </w:r>
      <w:r w:rsidR="00D0326F">
        <w:fldChar w:fldCharType="end"/>
      </w:r>
      <w:r w:rsidRPr="007D3A3E">
        <w:t>. Mining contracts for deep-sea resources including rare earths have been awarded to a number of countries and companies</w:t>
      </w:r>
      <w:r w:rsidR="00D0326F">
        <w:t xml:space="preserve"> </w:t>
      </w:r>
      <w:r w:rsidR="00D0326F">
        <w:fldChar w:fldCharType="begin"/>
      </w:r>
      <w:r w:rsidR="00D0326F">
        <w:instrText xml:space="preserve"> ADDIN ZOTERO_ITEM CSL_CITATION {"citationID":"5sIl1kaZ","properties":{"formattedCitation":"(Miller et al. 2018)","plainCitation":"(Miller et al. 2018)","noteIndex":0},"citationItems":[{"id":41,"uris":["http://zotero.org/groups/2324269/items/RV56Z4QJ"],"uri":["http://zotero.org/groups/2324269/items/RV56Z4QJ"],"itemData":{"id":41,"type":"article-journal","title":"An Overview of Seabed Mining Including the Current State of Development, Environmental Impacts, and Knowledge Gaps","container-title":"Frontiers in Marine Science","page":"418","volume":"4","source":"DOI.org (Crossref)","abstract":"Rising demand for minerals and metals, including for use in the technology sector, has led to a resurgence of interest in exploration of mineral resources located on the seabed. Such resources, whether seaﬂoor massive (polymetallic) sulﬁdes around hydrothermal vents, cobalt-rich crusts (CRCs) on the ﬂanks of seamounts or ﬁelds of manganese (polymetallic) nodules on the abyssal plains, cannot be considered in isolation of the distinctive, in some cases unique, assemblages of marine species associated with the same habitats and structures. In addition to mineral deposits, there is interest in extracting methane from gas hydrates on continental slopes and rises. Many of the regions identiﬁed for future seabed mining are already recognized as vulnerable marine ecosystems (VMEs). Since its inception in 1982, the International Seabed Authority (ISA), charged with regulating human activities on the deep-sea ﬂoor beyond the continental shelf, has issued 27 contracts for mineral exploration, encompassing a combined area of more than 1.4 million km2, and continues to develop rules for commercial mining. At the same time, some seabed mining operations are already taking place within continental shelf areas of nation states, generally at relatively shallow depths, and with others at advanced stages of planning. The ﬁrst commercial enterprise, expected to target mineral-rich sulﬁdes in deeper waters, at depths between 1,500 and 2,000 m on the continental shelf of Papua New Guinea, is scheduled to begin early in 2019. In this review, we explore three broad aspects relating to the exploration and exploitation of seabed mineral resources: (1) the current state of development of such activities in areas both within and beyond national jurisdictions, (2) possible environmental impacts both close to and more distant from mining activities and (3) the uncertainties and gaps in scientiﬁc knowledge and understanding which render baseline and impact assessments particularly difﬁcult for the deep sea. We also consider whether there are alternative approaches to the management of existing mineral reserves and resources, which may reduce incentives for seabed mining.","DOI":"10.3389/fmars.2017.00418","ISSN":"2296-7745","journalAbbreviation":"Front. Mar. Sci.","language":"en","author":[{"family":"Miller","given":"Kathryn A."},{"family":"Thompson","given":"Kirsten F."},{"family":"Johnston","given":"Paul"},{"family":"Santillo","given":"David"}],"issued":{"date-parts":[["2018",1,10]]}}}],"schema":"https://github.com/citation-style-language/schema/raw/master/csl-citation.json"} </w:instrText>
      </w:r>
      <w:r w:rsidR="00D0326F">
        <w:fldChar w:fldCharType="separate"/>
      </w:r>
      <w:r w:rsidR="00D0326F">
        <w:rPr>
          <w:noProof/>
        </w:rPr>
        <w:t>(Miller et al. 2018)</w:t>
      </w:r>
      <w:r w:rsidR="00D0326F">
        <w:fldChar w:fldCharType="end"/>
      </w:r>
      <w:r w:rsidRPr="007D3A3E">
        <w:t xml:space="preserve">. In addition to the usual risks associated with mining and other extractive industries in the ocean (including potential for release of toxic elements, contamination from dredge spoils, increased noise, heat and light pollution, and loss of biodiversity), these deep-sea mining operations will carry additional risks related to impacts to the fragile marine ecosystems and unique and endemic species communities found on the deep-ocean floor, many of which have been recognized as vulnerable </w:t>
      </w:r>
      <w:r w:rsidR="00D0326F">
        <w:fldChar w:fldCharType="begin"/>
      </w:r>
      <w:r w:rsidR="00D0326F">
        <w:instrText xml:space="preserve"> ADDIN ZOTERO_ITEM CSL_CITATION {"citationID":"zMRjfa8i","properties":{"formattedCitation":"(Miller et al. 2018)","plainCitation":"(Miller et al. 2018)","noteIndex":0},"citationItems":[{"id":41,"uris":["http://zotero.org/groups/2324269/items/RV56Z4QJ"],"uri":["http://zotero.org/groups/2324269/items/RV56Z4QJ"],"itemData":{"id":41,"type":"article-journal","title":"An Overview of Seabed Mining Including the Current State of Development, Environmental Impacts, and Knowledge Gaps","container-title":"Frontiers in Marine Science","page":"418","volume":"4","source":"DOI.org (Crossref)","abstract":"Rising demand for minerals and metals, including for use in the technology sector, has led to a resurgence of interest in exploration of mineral resources located on the seabed. Such resources, whether seaﬂoor massive (polymetallic) sulﬁdes around hydrothermal vents, cobalt-rich crusts (CRCs) on the ﬂanks of seamounts or ﬁelds of manganese (polymetallic) nodules on the abyssal plains, cannot be considered in isolation of the distinctive, in some cases unique, assemblages of marine species associated with the same habitats and structures. In addition to mineral deposits, there is interest in extracting methane from gas hydrates on continental slopes and rises. Many of the regions identiﬁed for future seabed mining are already recognized as vulnerable marine ecosystems (VMEs). Since its inception in 1982, the International Seabed Authority (ISA), charged with regulating human activities on the deep-sea ﬂoor beyond the continental shelf, has issued 27 contracts for mineral exploration, encompassing a combined area of more than 1.4 million km2, and continues to develop rules for commercial mining. At the same time, some seabed mining operations are already taking place within continental shelf areas of nation states, generally at relatively shallow depths, and with others at advanced stages of planning. The ﬁrst commercial enterprise, expected to target mineral-rich sulﬁdes in deeper waters, at depths between 1,500 and 2,000 m on the continental shelf of Papua New Guinea, is scheduled to begin early in 2019. In this review, we explore three broad aspects relating to the exploration and exploitation of seabed mineral resources: (1) the current state of development of such activities in areas both within and beyond national jurisdictions, (2) possible environmental impacts both close to and more distant from mining activities and (3) the uncertainties and gaps in scientiﬁc knowledge and understanding which render baseline and impact assessments particularly difﬁcult for the deep sea. We also consider whether there are alternative approaches to the management of existing mineral reserves and resources, which may reduce incentives for seabed mining.","DOI":"10.3389/fmars.2017.00418","ISSN":"2296-7745","journalAbbreviation":"Front. Mar. Sci.","language":"en","author":[{"family":"Miller","given":"Kathryn A."},{"family":"Thompson","given":"Kirsten F."},{"family":"Johnston","given":"Paul"},{"family":"Santillo","given":"David"}],"issued":{"date-parts":[["2018",1,10]]}}}],"schema":"https://github.com/citation-style-language/schema/raw/master/csl-citation.json"} </w:instrText>
      </w:r>
      <w:r w:rsidR="00D0326F">
        <w:fldChar w:fldCharType="separate"/>
      </w:r>
      <w:r w:rsidR="00D0326F">
        <w:rPr>
          <w:noProof/>
        </w:rPr>
        <w:t>(Miller et al. 2018)</w:t>
      </w:r>
      <w:r w:rsidR="00D0326F">
        <w:fldChar w:fldCharType="end"/>
      </w:r>
      <w:r w:rsidRPr="007D3A3E">
        <w:t>. Furthermore, impacts may extend many kilometers away from mining sites and the long-term impacts will be much more significant than in shallow water because deep sea habitats can take decades to millennia to recover</w:t>
      </w:r>
      <w:r w:rsidR="00D0326F">
        <w:t xml:space="preserve"> </w:t>
      </w:r>
      <w:r w:rsidR="00D0326F">
        <w:fldChar w:fldCharType="begin"/>
      </w:r>
      <w:r w:rsidR="00D0326F">
        <w:instrText xml:space="preserve"> ADDIN ZOTERO_ITEM CSL_CITATION {"citationID":"cIdlzMYi","properties":{"formattedCitation":"(Miller et al. 2018)","plainCitation":"(Miller et al. 2018)","noteIndex":0},"citationItems":[{"id":41,"uris":["http://zotero.org/groups/2324269/items/RV56Z4QJ"],"uri":["http://zotero.org/groups/2324269/items/RV56Z4QJ"],"itemData":{"id":41,"type":"article-journal","title":"An Overview of Seabed Mining Including the Current State of Development, Environmental Impacts, and Knowledge Gaps","container-title":"Frontiers in Marine Science","page":"418","volume":"4","source":"DOI.org (Crossref)","abstract":"Rising demand for minerals and metals, including for use in the technology sector, has led to a resurgence of interest in exploration of mineral resources located on the seabed. Such resources, whether seaﬂoor massive (polymetallic) sulﬁdes around hydrothermal vents, cobalt-rich crusts (CRCs) on the ﬂanks of seamounts or ﬁelds of manganese (polymetallic) nodules on the abyssal plains, cannot be considered in isolation of the distinctive, in some cases unique, assemblages of marine species associated with the same habitats and structures. In addition to mineral deposits, there is interest in extracting methane from gas hydrates on continental slopes and rises. Many of the regions identiﬁed for future seabed mining are already recognized as vulnerable marine ecosystems (VMEs). Since its inception in 1982, the International Seabed Authority (ISA), charged with regulating human activities on the deep-sea ﬂoor beyond the continental shelf, has issued 27 contracts for mineral exploration, encompassing a combined area of more than 1.4 million km2, and continues to develop rules for commercial mining. At the same time, some seabed mining operations are already taking place within continental shelf areas of nation states, generally at relatively shallow depths, and with others at advanced stages of planning. The ﬁrst commercial enterprise, expected to target mineral-rich sulﬁdes in deeper waters, at depths between 1,500 and 2,000 m on the continental shelf of Papua New Guinea, is scheduled to begin early in 2019. In this review, we explore three broad aspects relating to the exploration and exploitation of seabed mineral resources: (1) the current state of development of such activities in areas both within and beyond national jurisdictions, (2) possible environmental impacts both close to and more distant from mining activities and (3) the uncertainties and gaps in scientiﬁc knowledge and understanding which render baseline and impact assessments particularly difﬁcult for the deep sea. We also consider whether there are alternative approaches to the management of existing mineral reserves and resources, which may reduce incentives for seabed mining.","DOI":"10.3389/fmars.2017.00418","ISSN":"2296-7745","journalAbbreviation":"Front. Mar. Sci.","language":"en","author":[{"family":"Miller","given":"Kathryn A."},{"family":"Thompson","given":"Kirsten F."},{"family":"Johnston","given":"Paul"},{"family":"Santillo","given":"David"}],"issued":{"date-parts":[["2018",1,10]]}}}],"schema":"https://github.com/citation-style-language/schema/raw/master/csl-citation.json"} </w:instrText>
      </w:r>
      <w:r w:rsidR="00D0326F">
        <w:fldChar w:fldCharType="separate"/>
      </w:r>
      <w:r w:rsidR="00D0326F">
        <w:rPr>
          <w:noProof/>
        </w:rPr>
        <w:t>(Miller et al. 2018)</w:t>
      </w:r>
      <w:r w:rsidR="00D0326F">
        <w:fldChar w:fldCharType="end"/>
      </w:r>
      <w:r w:rsidRPr="007D3A3E">
        <w:t xml:space="preserve">. </w:t>
      </w:r>
    </w:p>
    <w:p w14:paraId="2745C3E6" w14:textId="77777777" w:rsidR="00D70396" w:rsidRPr="007D3A3E" w:rsidRDefault="00CB13CA">
      <w:pPr>
        <w:pStyle w:val="Heading3"/>
      </w:pPr>
      <w:bookmarkStart w:id="56" w:name="_79sg738etr68" w:colFirst="0" w:colLast="0"/>
      <w:bookmarkEnd w:id="56"/>
      <w:r w:rsidRPr="007D3A3E">
        <w:t>5.4 Geoengineering solutions</w:t>
      </w:r>
    </w:p>
    <w:p w14:paraId="3A7904CE" w14:textId="118A9080" w:rsidR="00D70396" w:rsidRPr="007D3A3E" w:rsidRDefault="00CB13CA">
      <w:r w:rsidRPr="007D3A3E">
        <w:t>A variety of ocean-based geoengineering concepts have been suggested to help mitigate climate change, including: “cloud brightening,” by mechanical or biological means, to increase atmospheric albedo; fertilization of patches of the ocean with limiting nutrients (iron, nitrogen, or phosphorus) to enhance primary productivity and sequestration of carbon (see blue carbon discussion above); induction of upwelling to do the same; induction of downwelling to increase the sinking of CO</w:t>
      </w:r>
      <w:r w:rsidRPr="007D3A3E">
        <w:rPr>
          <w:vertAlign w:val="subscript"/>
        </w:rPr>
        <w:t>2</w:t>
      </w:r>
      <w:r w:rsidRPr="007D3A3E">
        <w:t xml:space="preserve"> rich waters; and “enhanced weathering,” wherein materials such as carbonate or silicate are added to the water to increase alkalinity, thereby stimulating removal of CO</w:t>
      </w:r>
      <w:r w:rsidRPr="007D3A3E">
        <w:rPr>
          <w:vertAlign w:val="subscript"/>
        </w:rPr>
        <w:t>2</w:t>
      </w:r>
      <w:r w:rsidRPr="007D3A3E">
        <w:t xml:space="preserve"> from the atmosphere</w:t>
      </w:r>
      <w:r w:rsidR="00537BE5">
        <w:t xml:space="preserve"> </w:t>
      </w:r>
      <w:r w:rsidR="00537BE5">
        <w:fldChar w:fldCharType="begin"/>
      </w:r>
      <w:r w:rsidR="00537BE5">
        <w:instrText xml:space="preserve"> ADDIN ZOTERO_ITEM CSL_CITATION {"citationID":"xd2C8jav","properties":{"formattedCitation":"(Allison and Bassett 2015; Vaughan and Lenton 2011)","plainCitation":"(Allison and Bassett 2015; Vaughan and Lenton 2011)","noteIndex":0},"citationItems":[{"id":79,"uris":["http://zotero.org/groups/2324269/items/5Y8A959U"],"uri":["http://zotero.org/groups/2324269/items/5Y8A959U"],"itemData":{"id":79,"type":"article-journal","title":"Climate change in the oceans: Human impacts and responses","container-title":"Science","page":"778-782","volume":"350","issue":"6262","source":"DOI.org (Crossref)","DOI":"10.1126/science.aac8721","ISSN":"0036-8075, 1095-9203","title-short":"Climate change in the oceans","journalAbbreviation":"Science","language":"en","author":[{"family":"Allison","given":"Edward H."},{"family":"Bassett","given":"Hannah R."}],"issued":{"date-parts":[["2015",11,13]]}}},{"id":82,"uris":["http://zotero.org/groups/2324269/items/E6Y7A2NB"],"uri":["http://zotero.org/groups/2324269/items/E6Y7A2NB"],"itemData":{"id":82,"type":"article-journal","title":"A review of climate geoengineering proposals","container-title":"Climatic Change","page":"745-790","volume":"109","issue":"3","source":"Springer Link","abstract":"Climate geoengineering proposals seek to rectify the current radiative imbalance via either (1) reducing incoming solar radiation (solar radiation management) or (2) removing CO2 from the atmosphere and transferring it to long-lived reservoirs (carbon dioxide removal). For each option, we discuss its effectiveness and potential side effects, also considering lifetime of effect, development and deployment timescale, reversibility, and failure risks. We present a detailed review that builds on earlier work by including the most recent literature, and is more extensive than previous comparative frameworks. Solar radiation management propsals are most effective but short-lived, whilst carbon dioxide removal measures gain effectiveness the longer they are pursued. Solar radiation management could restore the global radiative balance, but must be maintained to avoid abrupt warming, meanwhile ocean acidification and residual regional climate changes would still occur. Carbon dioxide removal involves less risk, and offers a way to return to a pre-industrial CO2 level and climate on a millennial timescale, but is potentially limited by the CO2 storage capacity of geological reservoirs. Geoengineering could complement mitigation, but it is not an alternative to it. We expand on the possible combinations of mitigation, carbon dioxide removal and solar radiation management that might be used to avoid dangerous climate change.","DOI":"10.1007/s10584-011-0027-7","ISSN":"1573-1480","journalAbbreviation":"Climatic Change","language":"en","author":[{"family":"Vaughan","given":"Naomi E."},{"family":"Lenton","given":"Timothy M."}],"issued":{"date-parts":[["2011",12,1]]}}}],"schema":"https://github.com/citation-style-language/schema/raw/master/csl-citation.json"} </w:instrText>
      </w:r>
      <w:r w:rsidR="00537BE5">
        <w:fldChar w:fldCharType="separate"/>
      </w:r>
      <w:r w:rsidR="00537BE5">
        <w:rPr>
          <w:noProof/>
        </w:rPr>
        <w:t>(Allison and Bassett 2015; Vaughan and Lenton 2011)</w:t>
      </w:r>
      <w:r w:rsidR="00537BE5">
        <w:fldChar w:fldCharType="end"/>
      </w:r>
      <w:r w:rsidRPr="007D3A3E">
        <w:t xml:space="preserve">. </w:t>
      </w:r>
    </w:p>
    <w:p w14:paraId="4FBA19CB" w14:textId="77777777" w:rsidR="00D70396" w:rsidRPr="007D3A3E" w:rsidRDefault="00D70396"/>
    <w:p w14:paraId="317C5B1C" w14:textId="34AF8B44" w:rsidR="00D70396" w:rsidRPr="007D3A3E" w:rsidRDefault="00CB13CA">
      <w:r w:rsidRPr="007D3A3E">
        <w:t>While the costs of implementing any of these techniques are currently prohibitive, and the carbon-balance effects are highly uncertain</w:t>
      </w:r>
      <w:r w:rsidR="00537BE5">
        <w:t xml:space="preserve"> </w:t>
      </w:r>
      <w:r w:rsidR="00537BE5">
        <w:fldChar w:fldCharType="begin"/>
      </w:r>
      <w:r w:rsidR="00537BE5">
        <w:instrText xml:space="preserve"> ADDIN ZOTERO_ITEM CSL_CITATION {"citationID":"YJzpx4YQ","properties":{"formattedCitation":"(Burke et al. 2011; Vaughan and Lenton 2011)","plainCitation":"(Burke et al. 2011; Vaughan and Lenton 2011)","noteIndex":0},"citationItems":[{"id":395,"uris":["http://zotero.org/groups/2324269/items/4P3QJ4XI"],"uri":["http://zotero.org/groups/2324269/items/4P3QJ4XI"],"itemData":{"id":395,"type":"report","title":"Reefs at Risk Revisited","publisher":"World Resources Institute","source":"ISBN 978-1-56973-762-0","abstract":"This report provides a detailed assessment of the status of and threats to the world's coral reefs.","URL":"https://www.wri.org/publication/reefs-risk-revisited","language":"en","author":[{"family":"Burke","given":"Lauretta"},{"family":"Reytar","given":"Kathleen"},{"family":"Spalding","given":"Mark"},{"family":"Perry","given":"Allison"}],"issued":{"date-parts":[["2011",2,23]]},"accessed":{"date-parts":[["2019",7,10]]}}},{"id":82,"uris":["http://zotero.org/groups/2324269/items/E6Y7A2NB"],"uri":["http://zotero.org/groups/2324269/items/E6Y7A2NB"],"itemData":{"id":82,"type":"article-journal","title":"A review of climate geoengineering proposals","container-title":"Climatic Change","page":"745-790","volume":"109","issue":"3","source":"Springer Link","abstract":"Climate geoengineering proposals seek to rectify the current radiative imbalance via either (1) reducing incoming solar radiation (solar radiation management) or (2) removing CO2 from the atmosphere and transferring it to long-lived reservoirs (carbon dioxide removal). For each option, we discuss its effectiveness and potential side effects, also considering lifetime of effect, development and deployment timescale, reversibility, and failure risks. We present a detailed review that builds on earlier work by including the most recent literature, and is more extensive than previous comparative frameworks. Solar radiation management propsals are most effective but short-lived, whilst carbon dioxide removal measures gain effectiveness the longer they are pursued. Solar radiation management could restore the global radiative balance, but must be maintained to avoid abrupt warming, meanwhile ocean acidification and residual regional climate changes would still occur. Carbon dioxide removal involves less risk, and offers a way to return to a pre-industrial CO2 level and climate on a millennial timescale, but is potentially limited by the CO2 storage capacity of geological reservoirs. Geoengineering could complement mitigation, but it is not an alternative to it. We expand on the possible combinations of mitigation, carbon dioxide removal and solar radiation management that might be used to avoid dangerous climate change.","DOI":"10.1007/s10584-011-0027-7","ISSN":"1573-1480","journalAbbreviation":"Climatic Change","language":"en","author":[{"family":"Vaughan","given":"Naomi E."},{"family":"Lenton","given":"Timothy M."}],"issued":{"date-parts":[["2011",12,1]]}}}],"schema":"https://github.com/citation-style-language/schema/raw/master/csl-citation.json"} </w:instrText>
      </w:r>
      <w:r w:rsidR="00537BE5">
        <w:fldChar w:fldCharType="separate"/>
      </w:r>
      <w:r w:rsidR="00537BE5">
        <w:rPr>
          <w:noProof/>
        </w:rPr>
        <w:t>(Burke et al. 2011; Vaughan and Lenton 2011)</w:t>
      </w:r>
      <w:r w:rsidR="00537BE5">
        <w:fldChar w:fldCharType="end"/>
      </w:r>
      <w:r w:rsidRPr="007D3A3E">
        <w:t xml:space="preserve">, even if they prove cost-effective and sequester substantial amounts of carbon they may result in unwanted ocean impacts. For example, ocean fertilization could lead to increased deoxygenation and eutrophication, and adjustments to natural upwelling and downwelling patterns could alter primary productivity and change community structures and functions </w:t>
      </w:r>
      <w:r w:rsidR="00537BE5">
        <w:fldChar w:fldCharType="begin"/>
      </w:r>
      <w:r w:rsidR="00537BE5">
        <w:instrText xml:space="preserve"> ADDIN ZOTERO_ITEM CSL_CITATION {"citationID":"yqiLWpRi","properties":{"formattedCitation":"(Vaughan and Lenton 2011)","plainCitation":"(Vaughan and Lenton 2011)","noteIndex":0},"citationItems":[{"id":82,"uris":["http://zotero.org/groups/2324269/items/E6Y7A2NB"],"uri":["http://zotero.org/groups/2324269/items/E6Y7A2NB"],"itemData":{"id":82,"type":"article-journal","title":"A review of climate geoengineering proposals","container-title":"Climatic Change","page":"745-790","volume":"109","issue":"3","source":"Springer Link","abstract":"Climate geoengineering proposals seek to rectify the current radiative imbalance via either (1) reducing incoming solar radiation (solar radiation management) or (2) removing CO2 from the atmosphere and transferring it to long-lived reservoirs (carbon dioxide removal). For each option, we discuss its effectiveness and potential side effects, also considering lifetime of effect, development and deployment timescale, reversibility, and failure risks. We present a detailed review that builds on earlier work by including the most recent literature, and is more extensive than previous comparative frameworks. Solar radiation management propsals are most effective but short-lived, whilst carbon dioxide removal measures gain effectiveness the longer they are pursued. Solar radiation management could restore the global radiative balance, but must be maintained to avoid abrupt warming, meanwhile ocean acidification and residual regional climate changes would still occur. Carbon dioxide removal involves less risk, and offers a way to return to a pre-industrial CO2 level and climate on a millennial timescale, but is potentially limited by the CO2 storage capacity of geological reservoirs. Geoengineering could complement mitigation, but it is not an alternative to it. We expand on the possible combinations of mitigation, carbon dioxide removal and solar radiation management that might be used to avoid dangerous climate change.","DOI":"10.1007/s10584-011-0027-7","ISSN":"1573-1480","journalAbbreviation":"Climatic Change","language":"en","author":[{"family":"Vaughan","given":"Naomi E."},{"family":"Lenton","given":"Timothy M."}],"issued":{"date-parts":[["2011",12,1]]}}}],"schema":"https://github.com/citation-style-language/schema/raw/master/csl-citation.json"} </w:instrText>
      </w:r>
      <w:r w:rsidR="00537BE5">
        <w:fldChar w:fldCharType="separate"/>
      </w:r>
      <w:r w:rsidR="00537BE5">
        <w:rPr>
          <w:noProof/>
        </w:rPr>
        <w:t>(Vaughan and Lenton 2011)</w:t>
      </w:r>
      <w:r w:rsidR="00537BE5">
        <w:fldChar w:fldCharType="end"/>
      </w:r>
      <w:r w:rsidRPr="007D3A3E">
        <w:t xml:space="preserve">. Increasing cloud cover could generate unwanted weather patterns </w:t>
      </w:r>
      <w:r w:rsidR="00537BE5">
        <w:fldChar w:fldCharType="begin"/>
      </w:r>
      <w:r w:rsidR="00E64B95">
        <w:instrText xml:space="preserve"> ADDIN ZOTERO_ITEM CSL_CITATION {"citationID":"prHhzo4C","properties":{"formattedCitation":"(Irvine, Ridgwell, and Lunt 2010; Jones, Haywood, and Boucher 2009)","plainCitation":"(Irvine, Ridgwell, and Lunt 2010; Jones, Haywood, and Boucher 2009)","dontUpdate":true,"noteIndex":0},"citationItems":[{"id":77,"uris":["http://zotero.org/groups/2324269/items/IVJ8PFCG"],"uri":["http://zotero.org/groups/2324269/items/IVJ8PFCG"],"itemData":{"id":77,"type":"article-journal","title":"Assessing the regional disparities in geoengineering impacts","container-title":"Geophysical Research Letters","volume":"37","issue":"18","source":"Wiley Online Library","abstract":"Solar Radiation Management (SRM) Geoengineering may ameliorate many consequences of global warming but also has the potential to drive regional climates outside the envelope of greenhouse-gas induced warming, creating ‘novel’ conditions, and could affect precipitation in some regions disproportionably. Here, using a fully coupled climate model we explore some new methodologies for assessing regional disparities in geoengineering impacts. Taking a 4 × CO2 climate and an idealized ‘sunshade’ SRM strategy, we consider different fractions of the maximum theoretical, 4 × CO2-cancelling global mean cooling. Whilst regional predictions in particularly relatively low resolution global climate models must be treated with caution, our simulations indicate that it might be possible to identify a level of SRM geoengineering capable of meeting multiple targets, such as maintaining a stable mass balance of the Greenland ice sheet and cooling global climate, but without reducing global precipitation below pre-industrial or exposing significant fractions of the Earth to ‘novel’ climate conditions.","URL":"https://agupubs.onlinelibrary.wiley.com/doi/abs/10.1029/2010GL044447","DOI":"10.1029/2010GL044447","ISSN":"1944-8007","language":"en","author":[{"family":"Irvine","given":"Peter J."},{"family":"Ridgwell","given":"Andy"},{"family":"Lunt","given":"Daniel J."}],"issued":{"date-parts":[["2010"]]},"accessed":{"date-parts":[["2019",5,31]]}}},{"id":83,"uris":["http://zotero.org/groups/2324269/items/YVTF6MTH"],"uri":["http://zotero.org/groups/2324269/items/YVTF6MTH"],"itemData":{"id":83,"type":"article-journal","title":"Climate impacts of geoengineering marine stratocumulus clouds","container-title":"Journal of Geophysical Research: Atmospheres","volume":"114","issue":"D10","source":"agupubs.onlinelibrary.wiley.com (Atypon)","abstract":"Theoretical potential geoengineering solutions to the global warming problem have recently been proposed. Here, we present an idealized study of the climate response to deliberately seeding large-scale stratocumulus cloud decks in the North Pacific, South Pacific, and South Atlantic, thereby inducing cooling via aerosol indirect effects. Atmosphere-only, atmosphere/mixed-layer ocean, and fully coupled atmosphere/ocean versions of the Met Office Hadley Centre model are used to investigate the radiative forcing, climate efficacy, and regional response of temperature, precipitation, and net primary productivity to such geoengineering. The radiative forcing simulations indicate that, for our parameterization of aerosol indirect effects, up to 35% of the radiative forcing due to current levels of greenhouse gases could be offset by stratocumulus modification. Equilibrium simulations with the atmosphere/mixed-layer ocean model, wherein each of the three stratocumulus sheets is modified in turn, reveal that the most efficient cooling per unit radiative forcing occurs when the South Pacific stratocumulus sheet is modified. Transient coupled model simulations suggest that geoengineering all three stratocumulus areas delays the simulated global warming by about 25 years. These simulations also indicate that, while some areas experience increases in precipitation and net primary productivity, sharp decreases are simulated in South America, with particularly detrimental impacts on the Amazon rain forest. These results show that, while some areas benefit from geoengineering, there are significant areas where the response could be very detrimental with implications for the practical applicability of such a scheme.","URL":"https://agupubs.onlinelibrary.wiley.com/doi/full/10.1029/2008JD011450","DOI":"10.1029/2008JD011450","ISSN":"0148-0227","journalAbbreviation":"Journal of Geophysical Research: Atmospheres","author":[{"family":"Jones","given":"Andy"},{"family":"Haywood","given":"Jim"},{"family":"Boucher","given":"Olivier"}],"issued":{"date-parts":[["2009",5,27]]},"accessed":{"date-parts":[["2019",5,31]]}}}],"schema":"https://github.com/citation-style-language/schema/raw/master/csl-citation.json"} </w:instrText>
      </w:r>
      <w:r w:rsidR="00537BE5">
        <w:fldChar w:fldCharType="separate"/>
      </w:r>
      <w:r w:rsidR="00537BE5">
        <w:rPr>
          <w:noProof/>
        </w:rPr>
        <w:t>(Irvine</w:t>
      </w:r>
      <w:r w:rsidR="00E24F34">
        <w:rPr>
          <w:noProof/>
        </w:rPr>
        <w:t xml:space="preserve"> et al.</w:t>
      </w:r>
      <w:r w:rsidR="00537BE5">
        <w:rPr>
          <w:noProof/>
        </w:rPr>
        <w:t xml:space="preserve"> 2010; Jones et al. 2009)</w:t>
      </w:r>
      <w:r w:rsidR="00537BE5">
        <w:fldChar w:fldCharType="end"/>
      </w:r>
      <w:r w:rsidRPr="007D3A3E">
        <w:t xml:space="preserve"> and only address global temperature changes, without reducing other impacts, such as ocean acidification</w:t>
      </w:r>
      <w:r w:rsidR="00537BE5">
        <w:t xml:space="preserve"> </w:t>
      </w:r>
      <w:r w:rsidR="00537BE5">
        <w:fldChar w:fldCharType="begin"/>
      </w:r>
      <w:r w:rsidR="00E64B95">
        <w:instrText xml:space="preserve"> ADDIN ZOTERO_ITEM CSL_CITATION {"citationID":"R8LASp4R","properties":{"formattedCitation":"(J.-P. Gattuso et al. 2015; Vaughan and Lenton 2011)","plainCitation":"(J.-P. Gattuso et al. 2015; Vaughan and Lenton 2011)","dontUpdate":true,"noteIndex":0},"citationItems":[{"id":35,"uris":["http://zotero.org/groups/2324269/items/LTX5734D"],"uri":["http://zotero.org/groups/2324269/items/LTX5734D"],"itemData":{"id":35,"type":"article-journal","title":"Contrasting futures for ocean and society from different anthropogenic CO2 emissions scenarios","container-title":"Science","page":"aac4722","volume":"349","issue":"6243","source":"science.sciencemag.org","abstract":"The amount and pace of our carbon dioxide emissions will determine how the oceans respond.\nThe amount and pace of our carbon dioxide emissions will determine how the oceans respond.","DOI":"10.1126/science.aac4722","ISSN":"0036-8075, 1095-9203","note":"PMID: 26138982","language":"en","author":[{"family":"Gattuso","given":"J.-P."},{"family":"Magnan","given":"A."},{"family":"Billé","given":"R."},{"family":"Cheung","given":"W. W. L."},{"family":"Howes","given":"E. L."},{"family":"Joos","given":"F."},{"family":"Allemand","given":"D."},{"family":"Bopp","given":"L."},{"family":"Cooley","given":"S. R."},{"family":"Eakin","given":"C. M."},{"family":"Hoegh-Guldberg","given":"O."},{"family":"Kelly","given":"R. P."},{"family":"Pörtner","given":"H.-O."},{"family":"Rogers","given":"A. D."},{"family":"Baxter","given":"J. M."},{"family":"Laffoley","given":"D."},{"family":"Osborn","given":"D."},{"family":"Rankovic","given":"A."},{"family":"Rochette","given":"J."},{"family":"Sumaila","given":"U. R."},{"family":"Treyer","given":"S."},{"family":"Turley","given":"C."}],"issued":{"date-parts":[["2015",7,3]]}}},{"id":82,"uris":["http://zotero.org/groups/2324269/items/E6Y7A2NB"],"uri":["http://zotero.org/groups/2324269/items/E6Y7A2NB"],"itemData":{"id":82,"type":"article-journal","title":"A review of climate geoengineering proposals","container-title":"Climatic Change","page":"745-790","volume":"109","issue":"3","source":"Springer Link","abstract":"Climate geoengineering proposals seek to rectify the current radiative imbalance via either (1) reducing incoming solar radiation (solar radiation management) or (2) removing CO2 from the atmosphere and transferring it to long-lived reservoirs (carbon dioxide removal). For each option, we discuss its effectiveness and potential side effects, also considering lifetime of effect, development and deployment timescale, reversibility, and failure risks. We present a detailed review that builds on earlier work by including the most recent literature, and is more extensive than previous comparative frameworks. Solar radiation management propsals are most effective but short-lived, whilst carbon dioxide removal measures gain effectiveness the longer they are pursued. Solar radiation management could restore the global radiative balance, but must be maintained to avoid abrupt warming, meanwhile ocean acidification and residual regional climate changes would still occur. Carbon dioxide removal involves less risk, and offers a way to return to a pre-industrial CO2 level and climate on a millennial timescale, but is potentially limited by the CO2 storage capacity of geological reservoirs. Geoengineering could complement mitigation, but it is not an alternative to it. We expand on the possible combinations of mitigation, carbon dioxide removal and solar radiation management that might be used to avoid dangerous climate change.","DOI":"10.1007/s10584-011-0027-7","ISSN":"1573-1480","journalAbbreviation":"Climatic Change","language":"en","author":[{"family":"Vaughan","given":"Naomi E."},{"family":"Lenton","given":"Timothy M."}],"issued":{"date-parts":[["2011",12,1]]}}}],"schema":"https://github.com/citation-style-language/schema/raw/master/csl-citation.json"} </w:instrText>
      </w:r>
      <w:r w:rsidR="00537BE5">
        <w:fldChar w:fldCharType="separate"/>
      </w:r>
      <w:r w:rsidR="00537BE5">
        <w:rPr>
          <w:noProof/>
        </w:rPr>
        <w:t>(Gattuso et al. 2015; Vaughan and Lenton 2011)</w:t>
      </w:r>
      <w:r w:rsidR="00537BE5">
        <w:fldChar w:fldCharType="end"/>
      </w:r>
      <w:r w:rsidRPr="007D3A3E">
        <w:t>. Each of these impacts could have significant consequences for other sectors of the ocean economy, as discussed above. Finally, there may be important ethical implications associated with many of these geoengineering options related to the uneven distribution of impacts</w:t>
      </w:r>
      <w:r w:rsidR="00537BE5">
        <w:t xml:space="preserve"> </w:t>
      </w:r>
      <w:r w:rsidR="00537BE5">
        <w:fldChar w:fldCharType="begin"/>
      </w:r>
      <w:r w:rsidR="00E64B95">
        <w:instrText xml:space="preserve"> ADDIN ZOTERO_ITEM CSL_CITATION {"citationID":"cNMMelJF","properties":{"formattedCitation":"(Allison and Bassett 2015; Jones, Haywood, and Boucher 2009; Vaughan and Lenton 2011)","plainCitation":"(Allison and Bassett 2015; Jones, Haywood, and Boucher 2009; Vaughan and Lenton 2011)","dontUpdate":true,"noteIndex":0},"citationItems":[{"id":79,"uris":["http://zotero.org/groups/2324269/items/5Y8A959U"],"uri":["http://zotero.org/groups/2324269/items/5Y8A959U"],"itemData":{"id":79,"type":"article-journal","title":"Climate change in the oceans: Human impacts and responses","container-title":"Science","page":"778-782","volume":"350","issue":"6262","source":"DOI.org (Crossref)","DOI":"10.1126/science.aac8721","ISSN":"0036-8075, 1095-9203","title-short":"Climate change in the oceans","journalAbbreviation":"Science","language":"en","author":[{"family":"Allison","given":"Edward H."},{"family":"Bassett","given":"Hannah R."}],"issued":{"date-parts":[["2015",11,13]]}}},{"id":83,"uris":["http://zotero.org/groups/2324269/items/YVTF6MTH"],"uri":["http://zotero.org/groups/2324269/items/YVTF6MTH"],"itemData":{"id":83,"type":"article-journal","title":"Climate impacts of geoengineering marine stratocumulus clouds","container-title":"Journal of Geophysical Research: Atmospheres","volume":"114","issue":"D10","source":"agupubs.onlinelibrary.wiley.com (Atypon)","abstract":"Theoretical potential geoengineering solutions to the global warming problem have recently been proposed. Here, we present an idealized study of the climate response to deliberately seeding large-scale stratocumulus cloud decks in the North Pacific, South Pacific, and South Atlantic, thereby inducing cooling via aerosol indirect effects. Atmosphere-only, atmosphere/mixed-layer ocean, and fully coupled atmosphere/ocean versions of the Met Office Hadley Centre model are used to investigate the radiative forcing, climate efficacy, and regional response of temperature, precipitation, and net primary productivity to such geoengineering. The radiative forcing simulations indicate that, for our parameterization of aerosol indirect effects, up to 35% of the radiative forcing due to current levels of greenhouse gases could be offset by stratocumulus modification. Equilibrium simulations with the atmosphere/mixed-layer ocean model, wherein each of the three stratocumulus sheets is modified in turn, reveal that the most efficient cooling per unit radiative forcing occurs when the South Pacific stratocumulus sheet is modified. Transient coupled model simulations suggest that geoengineering all three stratocumulus areas delays the simulated global warming by about 25 years. These simulations also indicate that, while some areas experience increases in precipitation and net primary productivity, sharp decreases are simulated in South America, with particularly detrimental impacts on the Amazon rain forest. These results show that, while some areas benefit from geoengineering, there are significant areas where the response could be very detrimental with implications for the practical applicability of such a scheme.","URL":"https://agupubs.onlinelibrary.wiley.com/doi/full/10.1029/2008JD011450","DOI":"10.1029/2008JD011450","ISSN":"0148-0227","journalAbbreviation":"Journal of Geophysical Research: Atmospheres","author":[{"family":"Jones","given":"Andy"},{"family":"Haywood","given":"Jim"},{"family":"Boucher","given":"Olivier"}],"issued":{"date-parts":[["2009",5,27]]},"accessed":{"date-parts":[["2019",5,31]]}}},{"id":82,"uris":["http://zotero.org/groups/2324269/items/E6Y7A2NB"],"uri":["http://zotero.org/groups/2324269/items/E6Y7A2NB"],"itemData":{"id":82,"type":"article-journal","title":"A review of climate geoengineering proposals","container-title":"Climatic Change","page":"745-790","volume":"109","issue":"3","source":"Springer Link","abstract":"Climate geoengineering proposals seek to rectify the current radiative imbalance via either (1) reducing incoming solar radiation (solar radiation management) or (2) removing CO2 from the atmosphere and transferring it to long-lived reservoirs (carbon dioxide removal). For each option, we discuss its effectiveness and potential side effects, also considering lifetime of effect, development and deployment timescale, reversibility, and failure risks. We present a detailed review that builds on earlier work by including the most recent literature, and is more extensive than previous comparative frameworks. Solar radiation management propsals are most effective but short-lived, whilst carbon dioxide removal measures gain effectiveness the longer they are pursued. Solar radiation management could restore the global radiative balance, but must be maintained to avoid abrupt warming, meanwhile ocean acidification and residual regional climate changes would still occur. Carbon dioxide removal involves less risk, and offers a way to return to a pre-industrial CO2 level and climate on a millennial timescale, but is potentially limited by the CO2 storage capacity of geological reservoirs. Geoengineering could complement mitigation, but it is not an alternative to it. We expand on the possible combinations of mitigation, carbon dioxide removal and solar radiation management that might be used to avoid dangerous climate change.","DOI":"10.1007/s10584-011-0027-7","ISSN":"1573-1480","journalAbbreviation":"Climatic Change","language":"en","author":[{"family":"Vaughan","given":"Naomi E."},{"family":"Lenton","given":"Timothy M."}],"issued":{"date-parts":[["2011",12,1]]}}}],"schema":"https://github.com/citation-style-language/schema/raw/master/csl-citation.json"} </w:instrText>
      </w:r>
      <w:r w:rsidR="00537BE5">
        <w:fldChar w:fldCharType="separate"/>
      </w:r>
      <w:r w:rsidR="00537BE5">
        <w:rPr>
          <w:noProof/>
        </w:rPr>
        <w:t>(Allison and Bassett 2015; Jones</w:t>
      </w:r>
      <w:r w:rsidR="00E24F34">
        <w:rPr>
          <w:noProof/>
        </w:rPr>
        <w:t xml:space="preserve"> et al. </w:t>
      </w:r>
      <w:r w:rsidR="00537BE5">
        <w:rPr>
          <w:noProof/>
        </w:rPr>
        <w:t>2009; Vaughan and Lenton 2011)</w:t>
      </w:r>
      <w:r w:rsidR="00537BE5">
        <w:fldChar w:fldCharType="end"/>
      </w:r>
      <w:r w:rsidRPr="007D3A3E">
        <w:t>.</w:t>
      </w:r>
    </w:p>
    <w:p w14:paraId="0AC01D43" w14:textId="77777777" w:rsidR="00D70396" w:rsidRPr="007D3A3E" w:rsidRDefault="00D70396"/>
    <w:p w14:paraId="072F4FE3" w14:textId="77777777" w:rsidR="00D70396" w:rsidRPr="007D3A3E" w:rsidRDefault="00CB13CA">
      <w:pPr>
        <w:pStyle w:val="Heading2"/>
      </w:pPr>
      <w:bookmarkStart w:id="57" w:name="_49x2ik5" w:colFirst="0" w:colLast="0"/>
      <w:bookmarkEnd w:id="57"/>
      <w:r w:rsidRPr="007D3A3E">
        <w:t>6. Conclusions and recommendations</w:t>
      </w:r>
    </w:p>
    <w:p w14:paraId="3D1861F3" w14:textId="6D92D311" w:rsidR="00D70396" w:rsidRPr="007D3A3E" w:rsidRDefault="00CB13CA">
      <w:r w:rsidRPr="007D3A3E">
        <w:t xml:space="preserve">The ocean is critically important to the global economy. Collectively, ocean-based industries contribute approximately US$31 trillion (2.5% of the global economy) and more than 31 million jobs annually </w:t>
      </w:r>
      <w:r w:rsidR="00537BE5">
        <w:fldChar w:fldCharType="begin"/>
      </w:r>
      <w:r w:rsidR="00537BE5">
        <w:instrText xml:space="preserve"> ADDIN ZOTERO_ITEM CSL_CITATION {"citationID":"vQIOVJfe","properties":{"formattedCitation":"(OECD 2016)","plainCitation":"(OECD 2016)","noteIndex":0},"citationItems":[{"id":181,"uris":["http://zotero.org/groups/2324269/items/2QAD5T8P"],"uri":["http://zotero.org/groups/2324269/items/2QAD5T8P"],"itemData":{"id":181,"type":"book","title":"The ocean economy in 2030","publisher":"OECD Publishing","publisher-place":"Paris","number-of-pages":"251","source":"Library of Congress ISBN","event-place":"Paris","ISBN":"978-92-64-25171-7","language":"en","author":[{"literal":"OECD"}],"issued":{"date-parts":[["2016"]]}}}],"schema":"https://github.com/citation-style-language/schema/raw/master/csl-citation.json"} </w:instrText>
      </w:r>
      <w:r w:rsidR="00537BE5">
        <w:fldChar w:fldCharType="separate"/>
      </w:r>
      <w:r w:rsidR="00537BE5">
        <w:rPr>
          <w:noProof/>
        </w:rPr>
        <w:t>(OECD 2016)</w:t>
      </w:r>
      <w:r w:rsidR="00537BE5">
        <w:fldChar w:fldCharType="end"/>
      </w:r>
      <w:r w:rsidRPr="007D3A3E">
        <w:t>. In this paper, we reviewed the impact of climate change on the three key components of the ocean ecosystem economy -- fisheries, aquaculture, and coral reef tourism -- and the opportunities for effective institutions and markets to reduce these impacts.</w:t>
      </w:r>
    </w:p>
    <w:p w14:paraId="6B7280BD" w14:textId="77777777" w:rsidR="00D70396" w:rsidRPr="007D3A3E" w:rsidRDefault="00D70396"/>
    <w:p w14:paraId="22C1CE38" w14:textId="77777777" w:rsidR="00D70396" w:rsidRPr="007D3A3E" w:rsidRDefault="00CB13CA">
      <w:r w:rsidRPr="007D3A3E">
        <w:t>Building on existing work, we developed three new models to forecast economic impacts of climate change and potential benefits of adaptation in each sector for every coastal country under diverse climate scenarios. For capture fisheries, we find that all countries would benefit from implementing climate-adaptive reforms and that many countries could maintain current profits and catch into the future with adaptation. For aquaculture, we show that production is under capacity in many countries and the negative effects of climate change could be more than offset by sustainable management. For ocean tourism, we find that all countries will be negatively impacted, and both local and global actions that reduce the magnitude of climate change effects helps lessen the economic impacts.</w:t>
      </w:r>
    </w:p>
    <w:p w14:paraId="0011020E" w14:textId="77777777" w:rsidR="00D70396" w:rsidRPr="007D3A3E" w:rsidRDefault="00D70396"/>
    <w:p w14:paraId="2788800B" w14:textId="77777777" w:rsidR="00D70396" w:rsidRPr="007D3A3E" w:rsidRDefault="00CB13CA">
      <w:r w:rsidRPr="007D3A3E">
        <w:t>Since climate change impacts differ by country and sector, possible solutions will be context-specific. By exploring climate change impacts at the country-level for fisheries, aquaculture, and reef tourism provided in this report, countries will be able to assess what they stand to gain or lose due to climate change. Below, we outline solutions for each sector based on whether a country will experience gains, no change, or losses.</w:t>
      </w:r>
    </w:p>
    <w:p w14:paraId="3AA4FF3D" w14:textId="77777777" w:rsidR="00D70396" w:rsidRPr="007D3A3E" w:rsidRDefault="00D70396"/>
    <w:p w14:paraId="66E09515" w14:textId="77777777" w:rsidR="00D70396" w:rsidRPr="007D3A3E" w:rsidRDefault="00CB13CA">
      <w:pPr>
        <w:pStyle w:val="Heading3"/>
      </w:pPr>
      <w:bookmarkStart w:id="58" w:name="_23jwugj9um5a" w:colFirst="0" w:colLast="0"/>
      <w:bookmarkEnd w:id="58"/>
      <w:r w:rsidRPr="007D3A3E">
        <w:t>Capture Fisheries</w:t>
      </w:r>
    </w:p>
    <w:p w14:paraId="50C4433C" w14:textId="5CC9136D" w:rsidR="00D70396" w:rsidRPr="007D3A3E" w:rsidRDefault="00CB13CA" w:rsidP="00E24F34">
      <w:r w:rsidRPr="007D3A3E">
        <w:t xml:space="preserve">This </w:t>
      </w:r>
      <w:hyperlink r:id="rId18" w:history="1">
        <w:r w:rsidR="00E24F34">
          <w:rPr>
            <w:rStyle w:val="Hyperlink"/>
            <w:color w:val="1155CC"/>
          </w:rPr>
          <w:t>interactive web interface</w:t>
        </w:r>
      </w:hyperlink>
      <w:r w:rsidR="00E24F34">
        <w:t xml:space="preserve"> summarizes </w:t>
      </w:r>
      <w:r w:rsidRPr="007D3A3E">
        <w:t>the impact of climate change on marine fisheries around the world and the opportunities for countries to mitigate these impacts through climate-adaptive fisheries management reforms. It illustrates how the health of fisheries and the catch and profits provided by them will change under four increasingly severe climate change scenarios (+0.3°C, +0.9°C, +1.2°C, and +2.3°C increases in sea surface temperature by 2100) with and without climate-adaptive fisheries reform. This tool can be used to determine whether a country is likely to experience negative, positive, or neutral impacts of climate change.</w:t>
      </w:r>
    </w:p>
    <w:p w14:paraId="14543143" w14:textId="77777777" w:rsidR="00D70396" w:rsidRPr="007D3A3E" w:rsidRDefault="00CB13CA">
      <w:pPr>
        <w:numPr>
          <w:ilvl w:val="0"/>
          <w:numId w:val="4"/>
        </w:numPr>
      </w:pPr>
      <w:r w:rsidRPr="007D3A3E">
        <w:rPr>
          <w:u w:val="single"/>
        </w:rPr>
        <w:t>Lower capacity countries</w:t>
      </w:r>
      <w:r w:rsidRPr="007D3A3E">
        <w:t xml:space="preserve"> (often tropical, developing countries experiencing negative impacts of climate change) should implement “primary fisheries management” (see Cochrane et al. 2011) to enhance resilience to the negative effects of climate change. </w:t>
      </w:r>
    </w:p>
    <w:p w14:paraId="7CF2905B" w14:textId="734C302F" w:rsidR="00D70396" w:rsidRPr="007D3A3E" w:rsidRDefault="00CB13CA">
      <w:pPr>
        <w:numPr>
          <w:ilvl w:val="0"/>
          <w:numId w:val="4"/>
        </w:numPr>
      </w:pPr>
      <w:r w:rsidRPr="007D3A3E">
        <w:rPr>
          <w:u w:val="single"/>
        </w:rPr>
        <w:t>Higher capacity countries</w:t>
      </w:r>
      <w:r w:rsidRPr="007D3A3E">
        <w:t xml:space="preserve"> (often temperate, developed countries experiencing positive impacts of climate change) should account for shifting productivity in fisheries stock assessments and management procedures (see </w:t>
      </w:r>
      <w:r w:rsidR="00537BE5">
        <w:fldChar w:fldCharType="begin"/>
      </w:r>
      <w:r w:rsidR="00E64B95">
        <w:instrText xml:space="preserve"> ADDIN ZOTERO_ITEM CSL_CITATION {"citationID":"a91vRs63","properties":{"formattedCitation":"(M. Pinsky and Mantua 2014)","plainCitation":"(M. Pinsky and Mantua 2014)","dontUpdate":true,"noteIndex":0},"citationItems":[{"id":55,"uris":["http://zotero.org/groups/2324269/items/L7AYIWP7"],"uri":["http://zotero.org/groups/2324269/items/L7AYIWP7"],"itemData":{"id":55,"type":"article-journal","title":"Emerging Adaptation Approaches for Climate-Ready Fisheries Management","container-title":"Oceanography","page":"146-159","volume":"27","issue":"4","source":"DOI.org (Crossref)","DOI":"10.5670/oceanog.2014.93","ISSN":"10428275","language":"en","author":[{"family":"Pinsky","given":"Malin"},{"family":"Mantua","given":"Nathan"}],"issued":{"date-parts":[["2014",12,1]]}}}],"schema":"https://github.com/citation-style-language/schema/raw/master/csl-citation.json"} </w:instrText>
      </w:r>
      <w:r w:rsidR="00537BE5">
        <w:fldChar w:fldCharType="separate"/>
      </w:r>
      <w:r w:rsidR="00537BE5">
        <w:rPr>
          <w:noProof/>
        </w:rPr>
        <w:t>Pinsky and Mantua 2014)</w:t>
      </w:r>
      <w:r w:rsidR="00537BE5">
        <w:fldChar w:fldCharType="end"/>
      </w:r>
      <w:r w:rsidRPr="007D3A3E">
        <w:t xml:space="preserve"> to capitalize on the positive effects of climate change and mitigate the negative effects.</w:t>
      </w:r>
    </w:p>
    <w:p w14:paraId="0098FC08" w14:textId="77777777" w:rsidR="00D70396" w:rsidRPr="007D3A3E" w:rsidRDefault="00CB13CA">
      <w:pPr>
        <w:numPr>
          <w:ilvl w:val="0"/>
          <w:numId w:val="4"/>
        </w:numPr>
      </w:pPr>
      <w:r w:rsidRPr="007D3A3E">
        <w:rPr>
          <w:u w:val="single"/>
        </w:rPr>
        <w:t>All countries</w:t>
      </w:r>
      <w:r w:rsidRPr="007D3A3E">
        <w:t xml:space="preserve"> will derive benefits from international cooperation to ensure that management does not degrade as stocks shift distributions and to ensure fairness and equity in fisheries outcomes under climate change.</w:t>
      </w:r>
    </w:p>
    <w:p w14:paraId="080973E2" w14:textId="77777777" w:rsidR="00D70396" w:rsidRPr="007D3A3E" w:rsidRDefault="00CB13CA">
      <w:pPr>
        <w:pStyle w:val="Heading3"/>
      </w:pPr>
      <w:bookmarkStart w:id="59" w:name="_rmvoo5wajovj" w:colFirst="0" w:colLast="0"/>
      <w:bookmarkEnd w:id="59"/>
      <w:r w:rsidRPr="007D3A3E">
        <w:t>Aquaculture</w:t>
      </w:r>
    </w:p>
    <w:p w14:paraId="6DAF68B0" w14:textId="77777777" w:rsidR="00D70396" w:rsidRPr="007D3A3E" w:rsidRDefault="00CB13CA">
      <w:pPr>
        <w:numPr>
          <w:ilvl w:val="0"/>
          <w:numId w:val="5"/>
        </w:numPr>
      </w:pPr>
      <w:r w:rsidRPr="007D3A3E">
        <w:rPr>
          <w:u w:val="single"/>
        </w:rPr>
        <w:t xml:space="preserve">In countries with underdeveloped </w:t>
      </w:r>
      <w:proofErr w:type="spellStart"/>
      <w:r w:rsidRPr="007D3A3E">
        <w:rPr>
          <w:u w:val="single"/>
        </w:rPr>
        <w:t>mariculture</w:t>
      </w:r>
      <w:proofErr w:type="spellEnd"/>
      <w:r w:rsidRPr="007D3A3E">
        <w:rPr>
          <w:u w:val="single"/>
        </w:rPr>
        <w:t xml:space="preserve"> potential</w:t>
      </w:r>
      <w:r w:rsidRPr="007D3A3E">
        <w:t xml:space="preserve"> (</w:t>
      </w:r>
      <w:r w:rsidRPr="007D3A3E">
        <w:rPr>
          <w:b/>
        </w:rPr>
        <w:t>Fig. 2</w:t>
      </w:r>
      <w:r w:rsidRPr="007D3A3E">
        <w:t xml:space="preserve">), the negative effects of climate change can be offset by developing sustainable </w:t>
      </w:r>
      <w:proofErr w:type="spellStart"/>
      <w:r w:rsidRPr="007D3A3E">
        <w:t>mariculture</w:t>
      </w:r>
      <w:proofErr w:type="spellEnd"/>
      <w:r w:rsidRPr="007D3A3E">
        <w:t xml:space="preserve"> infrastructure.</w:t>
      </w:r>
    </w:p>
    <w:p w14:paraId="7D500721" w14:textId="77777777" w:rsidR="00D70396" w:rsidRPr="007D3A3E" w:rsidRDefault="00CB13CA">
      <w:pPr>
        <w:numPr>
          <w:ilvl w:val="0"/>
          <w:numId w:val="5"/>
        </w:numPr>
      </w:pPr>
      <w:r w:rsidRPr="007D3A3E">
        <w:rPr>
          <w:u w:val="single"/>
        </w:rPr>
        <w:t xml:space="preserve">In countries with fully developed </w:t>
      </w:r>
      <w:proofErr w:type="spellStart"/>
      <w:r w:rsidRPr="007D3A3E">
        <w:rPr>
          <w:u w:val="single"/>
        </w:rPr>
        <w:t>mariculture</w:t>
      </w:r>
      <w:proofErr w:type="spellEnd"/>
      <w:r w:rsidRPr="007D3A3E">
        <w:rPr>
          <w:u w:val="single"/>
        </w:rPr>
        <w:t xml:space="preserve"> potential </w:t>
      </w:r>
      <w:r w:rsidRPr="007D3A3E">
        <w:t>(</w:t>
      </w:r>
      <w:r w:rsidRPr="007D3A3E">
        <w:rPr>
          <w:b/>
        </w:rPr>
        <w:t>Fig. 2</w:t>
      </w:r>
      <w:r w:rsidRPr="007D3A3E">
        <w:t xml:space="preserve">), </w:t>
      </w:r>
      <w:proofErr w:type="spellStart"/>
      <w:r w:rsidRPr="007D3A3E">
        <w:t>mariculture</w:t>
      </w:r>
      <w:proofErr w:type="spellEnd"/>
      <w:r w:rsidRPr="007D3A3E">
        <w:t xml:space="preserve"> production can be maintained by selectively breeding for fast growth or heat tolerance or by shifting their portfolio of </w:t>
      </w:r>
      <w:proofErr w:type="spellStart"/>
      <w:r w:rsidRPr="007D3A3E">
        <w:t>mariculture</w:t>
      </w:r>
      <w:proofErr w:type="spellEnd"/>
      <w:r w:rsidRPr="007D3A3E">
        <w:t xml:space="preserve"> species to match the new thermal regime.</w:t>
      </w:r>
    </w:p>
    <w:p w14:paraId="022E87D6" w14:textId="77777777" w:rsidR="00D70396" w:rsidRPr="007D3A3E" w:rsidRDefault="00CB13CA">
      <w:pPr>
        <w:numPr>
          <w:ilvl w:val="0"/>
          <w:numId w:val="5"/>
        </w:numPr>
      </w:pPr>
      <w:r w:rsidRPr="007D3A3E">
        <w:rPr>
          <w:u w:val="single"/>
        </w:rPr>
        <w:t>In all countries</w:t>
      </w:r>
      <w:r w:rsidRPr="007D3A3E">
        <w:t xml:space="preserve">, studying the impact of large-scale </w:t>
      </w:r>
      <w:proofErr w:type="spellStart"/>
      <w:r w:rsidRPr="007D3A3E">
        <w:t>mariculture</w:t>
      </w:r>
      <w:proofErr w:type="spellEnd"/>
      <w:r w:rsidRPr="007D3A3E">
        <w:t xml:space="preserve"> on marine ecosystems will be essential to identifying and promoting best practice is sustainable </w:t>
      </w:r>
      <w:proofErr w:type="spellStart"/>
      <w:r w:rsidRPr="007D3A3E">
        <w:t>mariculture</w:t>
      </w:r>
      <w:proofErr w:type="spellEnd"/>
      <w:r w:rsidRPr="007D3A3E">
        <w:t>.</w:t>
      </w:r>
    </w:p>
    <w:p w14:paraId="4E1DC02F" w14:textId="77777777" w:rsidR="00D70396" w:rsidRPr="007D3A3E" w:rsidRDefault="00CB13CA">
      <w:pPr>
        <w:pStyle w:val="Heading3"/>
      </w:pPr>
      <w:bookmarkStart w:id="60" w:name="_r7s32yemuxvm" w:colFirst="0" w:colLast="0"/>
      <w:bookmarkEnd w:id="60"/>
      <w:r w:rsidRPr="007D3A3E">
        <w:t>Ocean Tourism</w:t>
      </w:r>
    </w:p>
    <w:p w14:paraId="6662A1B1" w14:textId="77777777" w:rsidR="00D70396" w:rsidRPr="007D3A3E" w:rsidRDefault="00CB13CA">
      <w:r w:rsidRPr="007D3A3E">
        <w:t>Climate change will reduce the potential of ocean tourism to boost local economies of all coastal countries with coral reefs. The magnitude of the impact depends on the realized global emission pathways, confounding effects of local stressors, dependency of the local economy to ocean tourism, and type of ocean tourism. While on-reef tourism (e.g. snorkeling and diving) will surely be more vulnerable than reef-adjacent tourism (e.g. sun bathing, white sand), it is well known that the latter will also be affected, although the magnitude of the impact is uncertain. Table A2 summarizes the predicted changes in coral cover and reef tourism values given climate change as well as the current on-reef and reef-adjacent tourism values of each coastal country with coral reefs.</w:t>
      </w:r>
    </w:p>
    <w:p w14:paraId="70E1F33E" w14:textId="77777777" w:rsidR="00D70396" w:rsidRPr="007D3A3E" w:rsidRDefault="00CB13CA">
      <w:pPr>
        <w:numPr>
          <w:ilvl w:val="0"/>
          <w:numId w:val="9"/>
        </w:numPr>
      </w:pPr>
      <w:r w:rsidRPr="007D3A3E">
        <w:t xml:space="preserve">In countries with a high proportion of their local economy dependent on tourism such as the Maldives, Palau, and St. Barthelemy (i.e., over 40% of their GDP is from reef tourism), options include slowly diversifying to other industries such as developing capacity for capture fisheries and aquaculture, while at the same time improving the investments in the management and improvements of reef ecosystem and ocean tourism. </w:t>
      </w:r>
    </w:p>
    <w:p w14:paraId="273D799A" w14:textId="77777777" w:rsidR="00D70396" w:rsidRPr="007D3A3E" w:rsidRDefault="00CB13CA">
      <w:pPr>
        <w:numPr>
          <w:ilvl w:val="0"/>
          <w:numId w:val="9"/>
        </w:numPr>
      </w:pPr>
      <w:r w:rsidRPr="007D3A3E">
        <w:t>In countries with high reef-adjacent values and where ocean tourism is important, it is still recommended to improve and maintain coral reef health to secure the continuous provisioning of many of the ecological processes and services that support reef-adjacent activities (e.g. white sand from corals, wave attenuation function of coral reefs).</w:t>
      </w:r>
    </w:p>
    <w:p w14:paraId="7C6EC7F5" w14:textId="77777777" w:rsidR="00D70396" w:rsidRPr="007D3A3E" w:rsidRDefault="00CB13CA">
      <w:pPr>
        <w:numPr>
          <w:ilvl w:val="0"/>
          <w:numId w:val="9"/>
        </w:numPr>
      </w:pPr>
      <w:r w:rsidRPr="007D3A3E">
        <w:t>For countries with disproportionately high on-reef tourism values, investments in reef-adjacent tourism activities can enhance both the economic potential of coral reefs and can motivate more investments towards protecting reef health.</w:t>
      </w:r>
    </w:p>
    <w:p w14:paraId="40F9F8FE" w14:textId="77777777" w:rsidR="00D70396" w:rsidRPr="007D3A3E" w:rsidRDefault="00CB13CA">
      <w:pPr>
        <w:numPr>
          <w:ilvl w:val="0"/>
          <w:numId w:val="9"/>
        </w:numPr>
      </w:pPr>
      <w:r w:rsidRPr="007D3A3E">
        <w:t>Coral reef tourism can be a viable industry in countries that are expected to lose from aquaculture and capture fisheries. Although climate change will affect countries from tapping the full potential of ocean tourism, it does not mean that coastal tourism cannot improve the local economy.</w:t>
      </w:r>
    </w:p>
    <w:p w14:paraId="50D1ECD5" w14:textId="77777777" w:rsidR="00D70396" w:rsidRPr="007D3A3E" w:rsidRDefault="00CB13CA">
      <w:pPr>
        <w:numPr>
          <w:ilvl w:val="0"/>
          <w:numId w:val="9"/>
        </w:numPr>
      </w:pPr>
      <w:r w:rsidRPr="007D3A3E">
        <w:t xml:space="preserve">Given that current ocean tourism activities impact future ocean tourism economic output and ecosystem health (feedback loops), all countries must aim to enhance ocean tourism gain efficiency by prioritizing high economic gain activities while at the same time reducing the ecological footprint of ocean tourism activities. </w:t>
      </w:r>
    </w:p>
    <w:p w14:paraId="207788F0" w14:textId="77777777" w:rsidR="00D70396" w:rsidRPr="007D3A3E" w:rsidRDefault="00D70396"/>
    <w:p w14:paraId="24CD25B2" w14:textId="77777777" w:rsidR="00D70396" w:rsidRPr="007D3A3E" w:rsidRDefault="00CB13CA">
      <w:r w:rsidRPr="007D3A3E">
        <w:t>It is imperative that countries explore the synergistic impacts of climate change across all three sectors and identify whether they are vulnerable to universally negative impacts versus having options to offset negative impacts in some sectors through adaptation or potentially positive impacts in other sectors. Countries should also note the magnitude of climate change impacts to the three major components of their ocean ecosystem economy to best plan their investments for climate change adaptation and mitigation strategies. While the solutions we put forward above are targeted to individual economic sectors, the three marine ecosystem economies are connected ecologically and socioeconomically, and positive actions to one sector often acts synergistically with other sectors, especially when the action is aimed at maintaining and enhancing ecosystem health. Our results will ultimately help guide new ocean investments and positive conservation actions by governments, NGOs, development agencies, philanthropies, and international communities.</w:t>
      </w:r>
    </w:p>
    <w:p w14:paraId="6D2BF494" w14:textId="77777777" w:rsidR="00D70396" w:rsidRPr="007D3A3E" w:rsidRDefault="00D70396"/>
    <w:p w14:paraId="4A52C694" w14:textId="77777777" w:rsidR="00D70396" w:rsidRPr="007D3A3E" w:rsidRDefault="00CB13CA">
      <w:r w:rsidRPr="007D3A3E">
        <w:t>Across each of the above sectors of the ocean economy, the recommendations to build socioecological resilience to climate change and ensure the continued, or improved, provision of valued functions and services can be captured in three high-level mandates:</w:t>
      </w:r>
    </w:p>
    <w:p w14:paraId="6498FC7F" w14:textId="77777777" w:rsidR="00D70396" w:rsidRPr="007D3A3E" w:rsidRDefault="00CB13CA">
      <w:pPr>
        <w:numPr>
          <w:ilvl w:val="0"/>
          <w:numId w:val="10"/>
        </w:numPr>
        <w:spacing w:before="200"/>
        <w:rPr>
          <w:b/>
        </w:rPr>
      </w:pPr>
      <w:r w:rsidRPr="007D3A3E">
        <w:rPr>
          <w:b/>
        </w:rPr>
        <w:t xml:space="preserve">Be forward looking: </w:t>
      </w:r>
      <w:r w:rsidRPr="007D3A3E">
        <w:t xml:space="preserve">The future of the ocean economy is expected to drastically change given climate change. It will no longer be appropriate (or possible) to set our sights on historical benchmarks, or to assume that our usual metrics for measuring outcomes will remain stable. As the climate changes, each of the above-discussed ocean sectors will need to work to understand risks and anticipate </w:t>
      </w:r>
      <w:proofErr w:type="gramStart"/>
      <w:r w:rsidRPr="007D3A3E">
        <w:t>changes, and</w:t>
      </w:r>
      <w:proofErr w:type="gramEnd"/>
      <w:r w:rsidRPr="007D3A3E">
        <w:t xml:space="preserve"> make decisions aimed at improving ecosystem health. For wild-capture fisheries, looking forward will entail things like scenario planning and management strategy evaluation, while stock assessments, harvest controls, and allocation systems will all need to be more flexible, adaptive, and precautionary. </w:t>
      </w:r>
      <w:proofErr w:type="spellStart"/>
      <w:r w:rsidRPr="007D3A3E">
        <w:t>Mariculture</w:t>
      </w:r>
      <w:proofErr w:type="spellEnd"/>
      <w:r w:rsidRPr="007D3A3E">
        <w:t xml:space="preserve"> operations will need to invest in things like selective breeding and improvements to feed conversion ratios, and ocean tourism operations may need to engage in practices aimed at building ecosystem resilience and </w:t>
      </w:r>
      <w:proofErr w:type="gramStart"/>
      <w:r w:rsidRPr="007D3A3E">
        <w:t>health, and</w:t>
      </w:r>
      <w:proofErr w:type="gramEnd"/>
      <w:r w:rsidRPr="007D3A3E">
        <w:t xml:space="preserve"> be efficient by catering to tourism activities that provide high economic returns but less ecological footprint.</w:t>
      </w:r>
    </w:p>
    <w:p w14:paraId="5C1B8115" w14:textId="77777777" w:rsidR="00D70396" w:rsidRPr="007D3A3E" w:rsidRDefault="00CB13CA">
      <w:pPr>
        <w:numPr>
          <w:ilvl w:val="0"/>
          <w:numId w:val="10"/>
        </w:numPr>
        <w:spacing w:before="200"/>
        <w:rPr>
          <w:b/>
        </w:rPr>
      </w:pPr>
      <w:r w:rsidRPr="007D3A3E">
        <w:rPr>
          <w:b/>
        </w:rPr>
        <w:t>Cooperate across boundaries:</w:t>
      </w:r>
      <w:r w:rsidRPr="007D3A3E">
        <w:t xml:space="preserve"> It will also be critical to expand the current boundaries of our management decisions to allow for effective systems-level problem identification and solution development. As suitable habitats shift and change, marine species will move across jurisdictional boundaries and regional, national, and international cooperative agreements will be necessary to ensure they are well-managed, and that the benefits are </w:t>
      </w:r>
      <w:proofErr w:type="gramStart"/>
      <w:r w:rsidRPr="007D3A3E">
        <w:t>fairly distributed</w:t>
      </w:r>
      <w:proofErr w:type="gramEnd"/>
      <w:r w:rsidRPr="007D3A3E">
        <w:t xml:space="preserve">, during and after the transition. For </w:t>
      </w:r>
      <w:proofErr w:type="spellStart"/>
      <w:r w:rsidRPr="007D3A3E">
        <w:t>mariculture</w:t>
      </w:r>
      <w:proofErr w:type="spellEnd"/>
      <w:r w:rsidRPr="007D3A3E">
        <w:t>, it will be critical to incorporate other marine uses and sectors in the planning and implementation of operations. Tourism too will benefit on whole-systems thinking to ensure the durability of this sector into the future as well as to take advantage of tourism opportunities for areas that will be suitable for tourism investments, i.e. for the case where new coral reefs will establish in subtropical areas. In addition, it will be critical to share lessons learned and tools applied across and between sectors to ensure lower-capacity regions will not fall behind in the implementation of new solutions.</w:t>
      </w:r>
    </w:p>
    <w:p w14:paraId="2633E084" w14:textId="77777777" w:rsidR="00D70396" w:rsidRPr="007D3A3E" w:rsidRDefault="00CB13CA">
      <w:pPr>
        <w:numPr>
          <w:ilvl w:val="0"/>
          <w:numId w:val="10"/>
        </w:numPr>
        <w:spacing w:before="200"/>
        <w:rPr>
          <w:b/>
        </w:rPr>
      </w:pPr>
      <w:r w:rsidRPr="007D3A3E">
        <w:rPr>
          <w:b/>
        </w:rPr>
        <w:t>Focus on equity:</w:t>
      </w:r>
      <w:r w:rsidRPr="007D3A3E">
        <w:t xml:space="preserve"> Finally, it will be profoundly important to examine the equity implications of all new and existing management decisions across these sectors, as climate change is likely to cause and exacerbate global inequities, and inequity reduces resilience. Truly inclusive, representative, participatory decision-making processes can help to address these concerns in all sectors. </w:t>
      </w:r>
    </w:p>
    <w:p w14:paraId="2F38F249" w14:textId="77777777" w:rsidR="00D70396" w:rsidRPr="007D3A3E" w:rsidRDefault="00CB13CA">
      <w:pPr>
        <w:pStyle w:val="Heading2"/>
        <w:rPr>
          <w:rFonts w:eastAsia="Times New Roman"/>
          <w:b/>
          <w:sz w:val="24"/>
          <w:szCs w:val="24"/>
          <w:shd w:val="clear" w:color="auto" w:fill="FFD966"/>
        </w:rPr>
      </w:pPr>
      <w:bookmarkStart w:id="61" w:name="_d1mmyopq2cgq" w:colFirst="0" w:colLast="0"/>
      <w:bookmarkEnd w:id="61"/>
      <w:r w:rsidRPr="007D3A3E">
        <w:t>Appendix</w:t>
      </w:r>
    </w:p>
    <w:p w14:paraId="36B39530" w14:textId="7C9A27D2" w:rsidR="00D70396" w:rsidRPr="007D3A3E" w:rsidRDefault="00CB13CA">
      <w:pPr>
        <w:rPr>
          <w:rFonts w:eastAsia="Times New Roman"/>
        </w:rPr>
      </w:pPr>
      <w:r w:rsidRPr="007D3A3E">
        <w:rPr>
          <w:rFonts w:eastAsia="Times New Roman"/>
          <w:b/>
        </w:rPr>
        <w:t>Table A1.</w:t>
      </w:r>
      <w:r w:rsidRPr="007D3A3E">
        <w:rPr>
          <w:rFonts w:eastAsia="Times New Roman"/>
        </w:rPr>
        <w:t xml:space="preserve"> Global atmospheric CO</w:t>
      </w:r>
      <w:r w:rsidRPr="007D3A3E">
        <w:rPr>
          <w:rFonts w:eastAsia="Times New Roman"/>
          <w:vertAlign w:val="subscript"/>
        </w:rPr>
        <w:t>2</w:t>
      </w:r>
      <w:r w:rsidRPr="007D3A3E">
        <w:rPr>
          <w:rFonts w:eastAsia="Times New Roman"/>
        </w:rPr>
        <w:t xml:space="preserve"> concentration (ppm) for different RCPs using CMIP5</w:t>
      </w:r>
      <w:r w:rsidRPr="007D3A3E">
        <w:rPr>
          <w:rFonts w:eastAsia="Times New Roman"/>
          <w:sz w:val="24"/>
          <w:szCs w:val="24"/>
          <w:vertAlign w:val="superscript"/>
        </w:rPr>
        <w:t>1</w:t>
      </w:r>
      <w:r w:rsidRPr="007D3A3E">
        <w:rPr>
          <w:rFonts w:eastAsia="Times New Roman"/>
        </w:rPr>
        <w:t>.</w:t>
      </w:r>
    </w:p>
    <w:tbl>
      <w:tblPr>
        <w:tblStyle w:val="a"/>
        <w:tblW w:w="9345" w:type="dxa"/>
        <w:tblBorders>
          <w:top w:val="nil"/>
          <w:left w:val="nil"/>
          <w:bottom w:val="nil"/>
          <w:right w:val="nil"/>
          <w:insideH w:val="nil"/>
          <w:insideV w:val="nil"/>
        </w:tblBorders>
        <w:tblLayout w:type="fixed"/>
        <w:tblLook w:val="0600" w:firstRow="0" w:lastRow="0" w:firstColumn="0" w:lastColumn="0" w:noHBand="1" w:noVBand="1"/>
      </w:tblPr>
      <w:tblGrid>
        <w:gridCol w:w="1845"/>
        <w:gridCol w:w="1875"/>
        <w:gridCol w:w="1875"/>
        <w:gridCol w:w="1875"/>
        <w:gridCol w:w="1875"/>
      </w:tblGrid>
      <w:tr w:rsidR="00D70396" w:rsidRPr="007D3A3E" w14:paraId="07FE24FB" w14:textId="77777777">
        <w:trPr>
          <w:trHeight w:val="440"/>
        </w:trPr>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F34E5" w14:textId="77777777" w:rsidR="00D70396" w:rsidRPr="007D3A3E" w:rsidRDefault="00CB13CA">
            <w:pPr>
              <w:ind w:left="100"/>
              <w:rPr>
                <w:rFonts w:eastAsia="Times New Roman"/>
              </w:rPr>
            </w:pPr>
            <w:r w:rsidRPr="007D3A3E">
              <w:rPr>
                <w:rFonts w:eastAsia="Times New Roman"/>
              </w:rPr>
              <w:t>Year \ RCP</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4D0298" w14:textId="77777777" w:rsidR="00D70396" w:rsidRPr="007D3A3E" w:rsidRDefault="00CB13CA">
            <w:pPr>
              <w:ind w:left="100"/>
              <w:rPr>
                <w:rFonts w:eastAsia="Times New Roman"/>
              </w:rPr>
            </w:pPr>
            <w:r w:rsidRPr="007D3A3E">
              <w:rPr>
                <w:rFonts w:eastAsia="Times New Roman"/>
              </w:rPr>
              <w:t>2.6</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694D0B" w14:textId="77777777" w:rsidR="00D70396" w:rsidRPr="007D3A3E" w:rsidRDefault="00CB13CA">
            <w:pPr>
              <w:ind w:left="100"/>
              <w:rPr>
                <w:rFonts w:eastAsia="Times New Roman"/>
              </w:rPr>
            </w:pPr>
            <w:r w:rsidRPr="007D3A3E">
              <w:rPr>
                <w:rFonts w:eastAsia="Times New Roman"/>
              </w:rPr>
              <w:t>4.5</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BD984E" w14:textId="77777777" w:rsidR="00D70396" w:rsidRPr="007D3A3E" w:rsidRDefault="00CB13CA">
            <w:pPr>
              <w:ind w:left="100"/>
              <w:rPr>
                <w:rFonts w:eastAsia="Times New Roman"/>
              </w:rPr>
            </w:pPr>
            <w:r w:rsidRPr="007D3A3E">
              <w:rPr>
                <w:rFonts w:eastAsia="Times New Roman"/>
              </w:rPr>
              <w:t>6.0</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88C519" w14:textId="77777777" w:rsidR="00D70396" w:rsidRPr="007D3A3E" w:rsidRDefault="00CB13CA">
            <w:pPr>
              <w:ind w:left="100"/>
              <w:rPr>
                <w:rFonts w:eastAsia="Times New Roman"/>
              </w:rPr>
            </w:pPr>
            <w:r w:rsidRPr="007D3A3E">
              <w:rPr>
                <w:rFonts w:eastAsia="Times New Roman"/>
              </w:rPr>
              <w:t>8.5</w:t>
            </w:r>
          </w:p>
        </w:tc>
      </w:tr>
      <w:tr w:rsidR="00D70396" w:rsidRPr="007D3A3E" w14:paraId="11F7561A"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DD5CF1" w14:textId="77777777" w:rsidR="00D70396" w:rsidRPr="007D3A3E" w:rsidRDefault="00CB13CA">
            <w:pPr>
              <w:ind w:left="100"/>
              <w:rPr>
                <w:rFonts w:eastAsia="Times New Roman"/>
              </w:rPr>
            </w:pPr>
            <w:r w:rsidRPr="007D3A3E">
              <w:rPr>
                <w:rFonts w:eastAsia="Times New Roman"/>
              </w:rPr>
              <w:t>2019</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36436663" w14:textId="77777777" w:rsidR="00D70396" w:rsidRPr="007D3A3E" w:rsidRDefault="00CB13CA">
            <w:pPr>
              <w:ind w:left="100"/>
              <w:rPr>
                <w:rFonts w:eastAsia="Times New Roman"/>
              </w:rPr>
            </w:pPr>
            <w:r w:rsidRPr="007D3A3E">
              <w:rPr>
                <w:rFonts w:eastAsia="Times New Roman"/>
              </w:rPr>
              <w:t>409.80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52BBBFD3" w14:textId="77777777" w:rsidR="00D70396" w:rsidRPr="007D3A3E" w:rsidRDefault="00CB13CA">
            <w:pPr>
              <w:ind w:left="100"/>
              <w:rPr>
                <w:rFonts w:eastAsia="Times New Roman"/>
              </w:rPr>
            </w:pPr>
            <w:r w:rsidRPr="007D3A3E">
              <w:rPr>
                <w:rFonts w:eastAsia="Times New Roman"/>
              </w:rPr>
              <w:t>408.88</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7BAF605" w14:textId="77777777" w:rsidR="00D70396" w:rsidRPr="007D3A3E" w:rsidRDefault="00CB13CA">
            <w:pPr>
              <w:ind w:left="100"/>
              <w:rPr>
                <w:rFonts w:eastAsia="Times New Roman"/>
              </w:rPr>
            </w:pPr>
            <w:r w:rsidRPr="007D3A3E">
              <w:rPr>
                <w:rFonts w:eastAsia="Times New Roman"/>
              </w:rPr>
              <w:t>407.40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2A7CD4AA" w14:textId="77777777" w:rsidR="00D70396" w:rsidRPr="007D3A3E" w:rsidRDefault="00CB13CA">
            <w:pPr>
              <w:ind w:left="100"/>
              <w:rPr>
                <w:rFonts w:eastAsia="Times New Roman"/>
              </w:rPr>
            </w:pPr>
            <w:r w:rsidRPr="007D3A3E">
              <w:rPr>
                <w:rFonts w:eastAsia="Times New Roman"/>
              </w:rPr>
              <w:t>412.82</w:t>
            </w:r>
          </w:p>
        </w:tc>
      </w:tr>
      <w:tr w:rsidR="00D70396" w:rsidRPr="007D3A3E" w14:paraId="3504E319"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AEDCD7" w14:textId="77777777" w:rsidR="00D70396" w:rsidRPr="007D3A3E" w:rsidRDefault="00CB13CA">
            <w:pPr>
              <w:ind w:left="100"/>
              <w:rPr>
                <w:rFonts w:eastAsia="Times New Roman"/>
              </w:rPr>
            </w:pPr>
            <w:r w:rsidRPr="007D3A3E">
              <w:rPr>
                <w:rFonts w:eastAsia="Times New Roman"/>
              </w:rPr>
              <w:t>2030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475B0330" w14:textId="77777777" w:rsidR="00D70396" w:rsidRPr="007D3A3E" w:rsidRDefault="00CB13CA">
            <w:pPr>
              <w:ind w:left="100"/>
              <w:rPr>
                <w:rFonts w:eastAsia="Times New Roman"/>
              </w:rPr>
            </w:pPr>
            <w:r w:rsidRPr="007D3A3E">
              <w:rPr>
                <w:rFonts w:eastAsia="Times New Roman"/>
              </w:rPr>
              <w:t>430.78</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9963589" w14:textId="77777777" w:rsidR="00D70396" w:rsidRPr="007D3A3E" w:rsidRDefault="00CB13CA">
            <w:pPr>
              <w:ind w:left="100"/>
              <w:rPr>
                <w:rFonts w:eastAsia="Times New Roman"/>
              </w:rPr>
            </w:pPr>
            <w:r w:rsidRPr="007D3A3E">
              <w:rPr>
                <w:rFonts w:eastAsia="Times New Roman"/>
              </w:rPr>
              <w:t>435.05</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62908E3A" w14:textId="77777777" w:rsidR="00D70396" w:rsidRPr="007D3A3E" w:rsidRDefault="00CB13CA">
            <w:pPr>
              <w:ind w:left="100"/>
              <w:rPr>
                <w:rFonts w:eastAsia="Times New Roman"/>
              </w:rPr>
            </w:pPr>
            <w:r w:rsidRPr="007D3A3E">
              <w:rPr>
                <w:rFonts w:eastAsia="Times New Roman"/>
              </w:rPr>
              <w:t>428.88</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5EAD2F85" w14:textId="77777777" w:rsidR="00D70396" w:rsidRPr="007D3A3E" w:rsidRDefault="00CB13CA">
            <w:pPr>
              <w:ind w:left="100"/>
              <w:rPr>
                <w:rFonts w:eastAsia="Times New Roman"/>
              </w:rPr>
            </w:pPr>
            <w:r w:rsidRPr="007D3A3E">
              <w:rPr>
                <w:rFonts w:eastAsia="Times New Roman"/>
              </w:rPr>
              <w:t>448.83</w:t>
            </w:r>
          </w:p>
        </w:tc>
      </w:tr>
      <w:tr w:rsidR="00D70396" w:rsidRPr="007D3A3E" w14:paraId="7F75BBA2"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89117F" w14:textId="77777777" w:rsidR="00D70396" w:rsidRPr="007D3A3E" w:rsidRDefault="00CB13CA">
            <w:pPr>
              <w:ind w:left="100"/>
              <w:rPr>
                <w:rFonts w:eastAsia="Times New Roman"/>
              </w:rPr>
            </w:pPr>
            <w:r w:rsidRPr="007D3A3E">
              <w:rPr>
                <w:rFonts w:eastAsia="Times New Roman"/>
              </w:rPr>
              <w:t>2050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070FFB2" w14:textId="77777777" w:rsidR="00D70396" w:rsidRPr="007D3A3E" w:rsidRDefault="00CB13CA">
            <w:pPr>
              <w:ind w:left="100"/>
              <w:rPr>
                <w:rFonts w:eastAsia="Times New Roman"/>
              </w:rPr>
            </w:pPr>
            <w:r w:rsidRPr="007D3A3E">
              <w:rPr>
                <w:rFonts w:eastAsia="Times New Roman"/>
              </w:rPr>
              <w:t>442.70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A0DF8E1" w14:textId="77777777" w:rsidR="00D70396" w:rsidRPr="007D3A3E" w:rsidRDefault="00CB13CA">
            <w:pPr>
              <w:ind w:left="100"/>
              <w:rPr>
                <w:rFonts w:eastAsia="Times New Roman"/>
              </w:rPr>
            </w:pPr>
            <w:r w:rsidRPr="007D3A3E">
              <w:rPr>
                <w:rFonts w:eastAsia="Times New Roman"/>
              </w:rPr>
              <w:t>486.54</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55117F78" w14:textId="77777777" w:rsidR="00D70396" w:rsidRPr="007D3A3E" w:rsidRDefault="00CB13CA">
            <w:pPr>
              <w:ind w:left="100"/>
              <w:rPr>
                <w:rFonts w:eastAsia="Times New Roman"/>
              </w:rPr>
            </w:pPr>
            <w:r w:rsidRPr="007D3A3E">
              <w:rPr>
                <w:rFonts w:eastAsia="Times New Roman"/>
              </w:rPr>
              <w:t>477.67</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1B53F89F" w14:textId="77777777" w:rsidR="00D70396" w:rsidRPr="007D3A3E" w:rsidRDefault="00CB13CA">
            <w:pPr>
              <w:ind w:left="100"/>
              <w:rPr>
                <w:rFonts w:eastAsia="Times New Roman"/>
              </w:rPr>
            </w:pPr>
            <w:r w:rsidRPr="007D3A3E">
              <w:rPr>
                <w:rFonts w:eastAsia="Times New Roman"/>
              </w:rPr>
              <w:t>540.54</w:t>
            </w:r>
          </w:p>
        </w:tc>
      </w:tr>
      <w:tr w:rsidR="00D70396" w:rsidRPr="007D3A3E" w14:paraId="4674B34C"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AC27D1" w14:textId="77777777" w:rsidR="00D70396" w:rsidRPr="007D3A3E" w:rsidRDefault="00CB13CA">
            <w:pPr>
              <w:ind w:left="100"/>
              <w:rPr>
                <w:rFonts w:eastAsia="Times New Roman"/>
              </w:rPr>
            </w:pPr>
            <w:r w:rsidRPr="007D3A3E">
              <w:rPr>
                <w:rFonts w:eastAsia="Times New Roman"/>
              </w:rPr>
              <w:t>2100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1806169" w14:textId="77777777" w:rsidR="00D70396" w:rsidRPr="007D3A3E" w:rsidRDefault="00CB13CA">
            <w:pPr>
              <w:ind w:left="100"/>
              <w:rPr>
                <w:rFonts w:eastAsia="Times New Roman"/>
              </w:rPr>
            </w:pPr>
            <w:r w:rsidRPr="007D3A3E">
              <w:rPr>
                <w:rFonts w:eastAsia="Times New Roman"/>
              </w:rPr>
              <w:t>420.90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35259C83" w14:textId="77777777" w:rsidR="00D70396" w:rsidRPr="007D3A3E" w:rsidRDefault="00CB13CA">
            <w:pPr>
              <w:ind w:left="100"/>
              <w:rPr>
                <w:rFonts w:eastAsia="Times New Roman"/>
              </w:rPr>
            </w:pPr>
            <w:r w:rsidRPr="007D3A3E">
              <w:rPr>
                <w:rFonts w:eastAsia="Times New Roman"/>
              </w:rPr>
              <w:t>538.36</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7EF21D3C" w14:textId="77777777" w:rsidR="00D70396" w:rsidRPr="007D3A3E" w:rsidRDefault="00CB13CA">
            <w:pPr>
              <w:ind w:left="100"/>
              <w:rPr>
                <w:rFonts w:eastAsia="Times New Roman"/>
              </w:rPr>
            </w:pPr>
            <w:r w:rsidRPr="007D3A3E">
              <w:rPr>
                <w:rFonts w:eastAsia="Times New Roman"/>
              </w:rPr>
              <w:t>669.72</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295895B9" w14:textId="77777777" w:rsidR="00D70396" w:rsidRPr="007D3A3E" w:rsidRDefault="00CB13CA">
            <w:pPr>
              <w:ind w:left="100"/>
              <w:rPr>
                <w:rFonts w:eastAsia="Times New Roman"/>
              </w:rPr>
            </w:pPr>
            <w:r w:rsidRPr="007D3A3E">
              <w:rPr>
                <w:rFonts w:eastAsia="Times New Roman"/>
              </w:rPr>
              <w:t>935.87</w:t>
            </w:r>
          </w:p>
        </w:tc>
      </w:tr>
    </w:tbl>
    <w:p w14:paraId="1296A364" w14:textId="6E7ABB22" w:rsidR="00D70396" w:rsidRPr="007D3A3E" w:rsidRDefault="00D70396"/>
    <w:p w14:paraId="3806FDCF" w14:textId="4A4E164A" w:rsidR="00D70396" w:rsidRPr="00E64B95" w:rsidRDefault="007D3A3E">
      <w:pPr>
        <w:rPr>
          <w:rFonts w:eastAsia="Times New Roman"/>
          <w:color w:val="1155CC"/>
          <w:sz w:val="18"/>
          <w:szCs w:val="18"/>
          <w:u w:val="single"/>
        </w:rPr>
      </w:pPr>
      <w:r w:rsidRPr="00E64B95">
        <w:rPr>
          <w:sz w:val="18"/>
          <w:szCs w:val="18"/>
          <w:vertAlign w:val="superscript"/>
        </w:rPr>
        <w:t>1</w:t>
      </w:r>
      <w:r w:rsidR="00CB13CA" w:rsidRPr="00E64B95">
        <w:rPr>
          <w:sz w:val="18"/>
          <w:szCs w:val="18"/>
        </w:rPr>
        <w:t xml:space="preserve"> </w:t>
      </w:r>
      <w:r w:rsidR="00CB13CA" w:rsidRPr="00E64B95">
        <w:rPr>
          <w:rFonts w:eastAsia="Times New Roman"/>
          <w:sz w:val="18"/>
          <w:szCs w:val="18"/>
        </w:rPr>
        <w:t>Data from:</w:t>
      </w:r>
      <w:hyperlink r:id="rId19">
        <w:r w:rsidR="00CB13CA" w:rsidRPr="00E64B95">
          <w:rPr>
            <w:rFonts w:eastAsia="Times New Roman"/>
            <w:sz w:val="18"/>
            <w:szCs w:val="18"/>
          </w:rPr>
          <w:t xml:space="preserve"> </w:t>
        </w:r>
      </w:hyperlink>
      <w:r w:rsidR="00CB13CA" w:rsidRPr="00E64B95">
        <w:rPr>
          <w:sz w:val="18"/>
          <w:szCs w:val="18"/>
        </w:rPr>
        <w:fldChar w:fldCharType="begin"/>
      </w:r>
      <w:r w:rsidR="00CB13CA" w:rsidRPr="00E64B95">
        <w:rPr>
          <w:sz w:val="18"/>
          <w:szCs w:val="18"/>
        </w:rPr>
        <w:instrText xml:space="preserve"> HYPERLINK "http://climexp.knmi.nl/getindices.cgi?WMO=CDIACData/RCP45_CO2&amp;STATION=RCP45_CO2&amp;TYPE=i&amp;id=someone@somewhere&amp;NPERYEAR=1" </w:instrText>
      </w:r>
      <w:r w:rsidR="00CB13CA" w:rsidRPr="00E64B95">
        <w:rPr>
          <w:sz w:val="18"/>
          <w:szCs w:val="18"/>
        </w:rPr>
        <w:fldChar w:fldCharType="separate"/>
      </w:r>
      <w:r w:rsidR="00CB13CA" w:rsidRPr="00E64B95">
        <w:rPr>
          <w:rFonts w:eastAsia="Times New Roman"/>
          <w:color w:val="1155CC"/>
          <w:sz w:val="18"/>
          <w:szCs w:val="18"/>
          <w:u w:val="single"/>
        </w:rPr>
        <w:t>http://climexp.knmi.nl/getindices.cgi?WMO=CDIACData/RCP45_CO2&amp;STATION=RCP45_CO2&amp;TYPE=i&amp;id=someone@somewhere&amp;NPERYEAR=1</w:t>
      </w:r>
    </w:p>
    <w:p w14:paraId="7F43B6CD" w14:textId="77777777" w:rsidR="00D70396" w:rsidRPr="007D3A3E" w:rsidRDefault="00CB13CA">
      <w:r w:rsidRPr="00E64B95">
        <w:rPr>
          <w:sz w:val="18"/>
          <w:szCs w:val="18"/>
        </w:rPr>
        <w:fldChar w:fldCharType="end"/>
      </w:r>
    </w:p>
    <w:p w14:paraId="63C8D70C" w14:textId="77777777" w:rsidR="00D70396" w:rsidRPr="007D3A3E" w:rsidRDefault="00CB13CA">
      <w:pPr>
        <w:rPr>
          <w:rFonts w:eastAsia="Times New Roman"/>
        </w:rPr>
      </w:pPr>
      <w:r w:rsidRPr="007D3A3E">
        <w:rPr>
          <w:rFonts w:eastAsia="Times New Roman"/>
          <w:b/>
        </w:rPr>
        <w:t>Table A2.</w:t>
      </w:r>
      <w:r w:rsidRPr="007D3A3E">
        <w:rPr>
          <w:rFonts w:eastAsia="Times New Roman"/>
        </w:rPr>
        <w:t xml:space="preserve"> Climate change effect. Summary table for all countries and territories with &gt;50km</w:t>
      </w:r>
      <w:r w:rsidRPr="007D3A3E">
        <w:rPr>
          <w:rFonts w:eastAsia="Times New Roman"/>
          <w:vertAlign w:val="superscript"/>
        </w:rPr>
        <w:t>2</w:t>
      </w:r>
      <w:r w:rsidRPr="007D3A3E">
        <w:rPr>
          <w:rFonts w:eastAsia="Times New Roman"/>
        </w:rPr>
        <w:t xml:space="preserve"> of reef and total reef-related expenditure &gt;US$10 million/year (from Table A2 of Spalding </w:t>
      </w:r>
      <w:r w:rsidRPr="007D3A3E">
        <w:rPr>
          <w:rFonts w:eastAsia="Times New Roman"/>
          <w:i/>
        </w:rPr>
        <w:t>et al.</w:t>
      </w:r>
      <w:r w:rsidRPr="007D3A3E">
        <w:rPr>
          <w:rFonts w:eastAsia="Times New Roman"/>
        </w:rPr>
        <w:t xml:space="preserve"> 2017). On-Reef Tourism value pertains to in-water activities such as diving, snorkeling, and glass-bottom boats. Adjacent Reef Tourism value captures a range of indirect benefits from coral reefs, including provision of sandy beaches, sheltered water, seafood, and attractive views. Country-level tourism values data provided by M. Spalding.</w:t>
      </w:r>
    </w:p>
    <w:tbl>
      <w:tblPr>
        <w:tblStyle w:val="a0"/>
        <w:tblW w:w="9345" w:type="dxa"/>
        <w:tblBorders>
          <w:top w:val="nil"/>
          <w:left w:val="nil"/>
          <w:bottom w:val="nil"/>
          <w:right w:val="nil"/>
          <w:insideH w:val="nil"/>
          <w:insideV w:val="nil"/>
        </w:tblBorders>
        <w:tblLayout w:type="fixed"/>
        <w:tblLook w:val="0600" w:firstRow="0" w:lastRow="0" w:firstColumn="0" w:lastColumn="0" w:noHBand="1" w:noVBand="1"/>
      </w:tblPr>
      <w:tblGrid>
        <w:gridCol w:w="1455"/>
        <w:gridCol w:w="1470"/>
        <w:gridCol w:w="990"/>
        <w:gridCol w:w="1305"/>
        <w:gridCol w:w="1410"/>
        <w:gridCol w:w="1305"/>
        <w:gridCol w:w="1410"/>
      </w:tblGrid>
      <w:tr w:rsidR="00D70396" w:rsidRPr="007D3A3E" w14:paraId="21BA85FA" w14:textId="77777777">
        <w:trPr>
          <w:trHeight w:val="1140"/>
        </w:trPr>
        <w:tc>
          <w:tcPr>
            <w:tcW w:w="1455" w:type="dxa"/>
            <w:tcBorders>
              <w:top w:val="nil"/>
              <w:left w:val="nil"/>
              <w:bottom w:val="nil"/>
              <w:right w:val="nil"/>
            </w:tcBorders>
            <w:tcMar>
              <w:top w:w="100" w:type="dxa"/>
              <w:left w:w="100" w:type="dxa"/>
              <w:bottom w:w="100" w:type="dxa"/>
              <w:right w:w="100" w:type="dxa"/>
            </w:tcMar>
          </w:tcPr>
          <w:p w14:paraId="2AEEDBE0" w14:textId="77777777" w:rsidR="00D70396" w:rsidRPr="007D3A3E" w:rsidRDefault="00CB13CA">
            <w:pPr>
              <w:ind w:left="100"/>
              <w:rPr>
                <w:rFonts w:eastAsia="Times New Roman"/>
              </w:rPr>
            </w:pPr>
            <w:r w:rsidRPr="007D3A3E">
              <w:rPr>
                <w:rFonts w:eastAsia="Times New Roman"/>
              </w:rPr>
              <w:t>Country</w:t>
            </w:r>
          </w:p>
        </w:tc>
        <w:tc>
          <w:tcPr>
            <w:tcW w:w="1470" w:type="dxa"/>
            <w:tcBorders>
              <w:top w:val="nil"/>
              <w:left w:val="nil"/>
              <w:bottom w:val="nil"/>
              <w:right w:val="nil"/>
            </w:tcBorders>
            <w:tcMar>
              <w:top w:w="100" w:type="dxa"/>
              <w:left w:w="100" w:type="dxa"/>
              <w:bottom w:w="100" w:type="dxa"/>
              <w:right w:w="100" w:type="dxa"/>
            </w:tcMar>
          </w:tcPr>
          <w:p w14:paraId="2875E529" w14:textId="77777777" w:rsidR="00D70396" w:rsidRPr="007D3A3E" w:rsidRDefault="00CB13CA">
            <w:pPr>
              <w:ind w:left="100"/>
              <w:rPr>
                <w:rFonts w:eastAsia="Times New Roman"/>
              </w:rPr>
            </w:pPr>
            <w:r w:rsidRPr="007D3A3E">
              <w:rPr>
                <w:rFonts w:eastAsia="Times New Roman"/>
              </w:rPr>
              <w:t>Total Coral Reef Tourism Values (US$ 1000 per year)</w:t>
            </w:r>
          </w:p>
        </w:tc>
        <w:tc>
          <w:tcPr>
            <w:tcW w:w="990" w:type="dxa"/>
            <w:tcBorders>
              <w:top w:val="nil"/>
              <w:left w:val="nil"/>
              <w:bottom w:val="nil"/>
              <w:right w:val="nil"/>
            </w:tcBorders>
            <w:tcMar>
              <w:top w:w="100" w:type="dxa"/>
              <w:left w:w="100" w:type="dxa"/>
              <w:bottom w:w="100" w:type="dxa"/>
              <w:right w:w="100" w:type="dxa"/>
            </w:tcMar>
          </w:tcPr>
          <w:p w14:paraId="4DE525FE" w14:textId="77777777" w:rsidR="00D70396" w:rsidRPr="007D3A3E" w:rsidRDefault="00CB13CA">
            <w:pPr>
              <w:ind w:left="100"/>
              <w:rPr>
                <w:rFonts w:eastAsia="Times New Roman"/>
              </w:rPr>
            </w:pPr>
            <w:r w:rsidRPr="007D3A3E">
              <w:rPr>
                <w:rFonts w:eastAsia="Times New Roman"/>
              </w:rPr>
              <w:t>Percent On-Reef (%)</w:t>
            </w:r>
          </w:p>
        </w:tc>
        <w:tc>
          <w:tcPr>
            <w:tcW w:w="1305" w:type="dxa"/>
            <w:tcBorders>
              <w:top w:val="nil"/>
              <w:left w:val="nil"/>
              <w:bottom w:val="nil"/>
              <w:right w:val="nil"/>
            </w:tcBorders>
            <w:tcMar>
              <w:top w:w="100" w:type="dxa"/>
              <w:left w:w="100" w:type="dxa"/>
              <w:bottom w:w="100" w:type="dxa"/>
              <w:right w:w="100" w:type="dxa"/>
            </w:tcMar>
          </w:tcPr>
          <w:p w14:paraId="6AEF61C7" w14:textId="77777777" w:rsidR="00D70396" w:rsidRPr="007D3A3E" w:rsidRDefault="00CB13CA">
            <w:pPr>
              <w:ind w:left="100"/>
              <w:rPr>
                <w:rFonts w:eastAsia="Times New Roman"/>
              </w:rPr>
            </w:pPr>
            <w:r w:rsidRPr="007D3A3E">
              <w:rPr>
                <w:rFonts w:eastAsia="Times New Roman"/>
              </w:rPr>
              <w:t>% Change in Coral Cover (RCP 4.5)</w:t>
            </w:r>
          </w:p>
        </w:tc>
        <w:tc>
          <w:tcPr>
            <w:tcW w:w="1410" w:type="dxa"/>
            <w:tcBorders>
              <w:top w:val="nil"/>
              <w:left w:val="nil"/>
              <w:bottom w:val="nil"/>
              <w:right w:val="nil"/>
            </w:tcBorders>
            <w:tcMar>
              <w:top w:w="100" w:type="dxa"/>
              <w:left w:w="100" w:type="dxa"/>
              <w:bottom w:w="100" w:type="dxa"/>
              <w:right w:w="100" w:type="dxa"/>
            </w:tcMar>
          </w:tcPr>
          <w:p w14:paraId="7C870DB2" w14:textId="77777777" w:rsidR="00D70396" w:rsidRPr="007D3A3E" w:rsidRDefault="00CB13CA">
            <w:pPr>
              <w:ind w:left="100"/>
              <w:rPr>
                <w:rFonts w:eastAsia="Times New Roman"/>
              </w:rPr>
            </w:pPr>
            <w:r w:rsidRPr="007D3A3E">
              <w:rPr>
                <w:rFonts w:eastAsia="Times New Roman"/>
              </w:rPr>
              <w:t>% Change in Tourism Values (RCP 4.5)</w:t>
            </w:r>
          </w:p>
        </w:tc>
        <w:tc>
          <w:tcPr>
            <w:tcW w:w="1305" w:type="dxa"/>
            <w:tcBorders>
              <w:top w:val="nil"/>
              <w:left w:val="nil"/>
              <w:bottom w:val="nil"/>
              <w:right w:val="nil"/>
            </w:tcBorders>
            <w:tcMar>
              <w:top w:w="100" w:type="dxa"/>
              <w:left w:w="100" w:type="dxa"/>
              <w:bottom w:w="100" w:type="dxa"/>
              <w:right w:w="100" w:type="dxa"/>
            </w:tcMar>
          </w:tcPr>
          <w:p w14:paraId="64254FFC" w14:textId="77777777" w:rsidR="00D70396" w:rsidRPr="007D3A3E" w:rsidRDefault="00CB13CA">
            <w:pPr>
              <w:ind w:left="100"/>
              <w:rPr>
                <w:rFonts w:eastAsia="Times New Roman"/>
              </w:rPr>
            </w:pPr>
            <w:r w:rsidRPr="007D3A3E">
              <w:rPr>
                <w:rFonts w:eastAsia="Times New Roman"/>
              </w:rPr>
              <w:t>% Change in Coral Cover (RCP 8.5)</w:t>
            </w:r>
          </w:p>
        </w:tc>
        <w:tc>
          <w:tcPr>
            <w:tcW w:w="1410" w:type="dxa"/>
            <w:tcBorders>
              <w:top w:val="nil"/>
              <w:left w:val="nil"/>
              <w:bottom w:val="nil"/>
              <w:right w:val="nil"/>
            </w:tcBorders>
            <w:tcMar>
              <w:top w:w="100" w:type="dxa"/>
              <w:left w:w="100" w:type="dxa"/>
              <w:bottom w:w="100" w:type="dxa"/>
              <w:right w:w="100" w:type="dxa"/>
            </w:tcMar>
          </w:tcPr>
          <w:p w14:paraId="067A6D2A" w14:textId="77777777" w:rsidR="00D70396" w:rsidRPr="007D3A3E" w:rsidRDefault="00CB13CA">
            <w:pPr>
              <w:ind w:left="100"/>
              <w:rPr>
                <w:rFonts w:eastAsia="Times New Roman"/>
              </w:rPr>
            </w:pPr>
            <w:r w:rsidRPr="007D3A3E">
              <w:rPr>
                <w:rFonts w:eastAsia="Times New Roman"/>
              </w:rPr>
              <w:t>% Change in Tourism Values (RCP 8.5)</w:t>
            </w:r>
          </w:p>
        </w:tc>
      </w:tr>
      <w:tr w:rsidR="00D70396" w:rsidRPr="007D3A3E" w14:paraId="0AC61394" w14:textId="77777777">
        <w:trPr>
          <w:trHeight w:val="480"/>
        </w:trPr>
        <w:tc>
          <w:tcPr>
            <w:tcW w:w="1455" w:type="dxa"/>
            <w:tcBorders>
              <w:top w:val="nil"/>
              <w:left w:val="nil"/>
              <w:bottom w:val="nil"/>
              <w:right w:val="nil"/>
            </w:tcBorders>
            <w:tcMar>
              <w:top w:w="100" w:type="dxa"/>
              <w:left w:w="100" w:type="dxa"/>
              <w:bottom w:w="100" w:type="dxa"/>
              <w:right w:w="100" w:type="dxa"/>
            </w:tcMar>
          </w:tcPr>
          <w:p w14:paraId="0BB2979F" w14:textId="77777777" w:rsidR="00D70396" w:rsidRPr="007D3A3E" w:rsidRDefault="00CB13CA">
            <w:pPr>
              <w:ind w:left="100"/>
              <w:rPr>
                <w:rFonts w:eastAsia="Times New Roman"/>
              </w:rPr>
            </w:pPr>
            <w:r w:rsidRPr="007D3A3E">
              <w:rPr>
                <w:rFonts w:eastAsia="Times New Roman"/>
              </w:rPr>
              <w:t>Egypt</w:t>
            </w:r>
          </w:p>
        </w:tc>
        <w:tc>
          <w:tcPr>
            <w:tcW w:w="1470" w:type="dxa"/>
            <w:tcBorders>
              <w:top w:val="nil"/>
              <w:left w:val="nil"/>
              <w:bottom w:val="nil"/>
              <w:right w:val="nil"/>
            </w:tcBorders>
            <w:tcMar>
              <w:top w:w="100" w:type="dxa"/>
              <w:left w:w="100" w:type="dxa"/>
              <w:bottom w:w="100" w:type="dxa"/>
              <w:right w:w="100" w:type="dxa"/>
            </w:tcMar>
          </w:tcPr>
          <w:p w14:paraId="5D6F7365" w14:textId="77777777" w:rsidR="00D70396" w:rsidRPr="007D3A3E" w:rsidRDefault="00CB13CA">
            <w:pPr>
              <w:ind w:left="100"/>
              <w:rPr>
                <w:rFonts w:eastAsia="Times New Roman"/>
              </w:rPr>
            </w:pPr>
            <w:r w:rsidRPr="007D3A3E">
              <w:rPr>
                <w:rFonts w:eastAsia="Times New Roman"/>
              </w:rPr>
              <w:t>6,917,028</w:t>
            </w:r>
          </w:p>
        </w:tc>
        <w:tc>
          <w:tcPr>
            <w:tcW w:w="990" w:type="dxa"/>
            <w:tcBorders>
              <w:top w:val="nil"/>
              <w:left w:val="nil"/>
              <w:bottom w:val="nil"/>
              <w:right w:val="nil"/>
            </w:tcBorders>
            <w:tcMar>
              <w:top w:w="100" w:type="dxa"/>
              <w:left w:w="100" w:type="dxa"/>
              <w:bottom w:w="100" w:type="dxa"/>
              <w:right w:w="100" w:type="dxa"/>
            </w:tcMar>
          </w:tcPr>
          <w:p w14:paraId="17AAD238" w14:textId="77777777" w:rsidR="00D70396" w:rsidRPr="007D3A3E" w:rsidRDefault="00CB13CA">
            <w:pPr>
              <w:ind w:left="100"/>
              <w:rPr>
                <w:rFonts w:eastAsia="Times New Roman"/>
              </w:rPr>
            </w:pPr>
            <w:r w:rsidRPr="007D3A3E">
              <w:rPr>
                <w:rFonts w:eastAsia="Times New Roman"/>
              </w:rPr>
              <w:t>86.3</w:t>
            </w:r>
          </w:p>
        </w:tc>
        <w:tc>
          <w:tcPr>
            <w:tcW w:w="1305" w:type="dxa"/>
            <w:tcBorders>
              <w:top w:val="nil"/>
              <w:left w:val="nil"/>
              <w:bottom w:val="nil"/>
              <w:right w:val="nil"/>
            </w:tcBorders>
            <w:tcMar>
              <w:top w:w="100" w:type="dxa"/>
              <w:left w:w="100" w:type="dxa"/>
              <w:bottom w:w="100" w:type="dxa"/>
              <w:right w:w="100" w:type="dxa"/>
            </w:tcMar>
          </w:tcPr>
          <w:p w14:paraId="0F4F70BC" w14:textId="77777777" w:rsidR="00D70396" w:rsidRPr="007D3A3E" w:rsidRDefault="00CB13CA">
            <w:pPr>
              <w:ind w:left="100"/>
              <w:rPr>
                <w:rFonts w:eastAsia="Times New Roman"/>
              </w:rPr>
            </w:pPr>
            <w:r w:rsidRPr="007D3A3E">
              <w:rPr>
                <w:rFonts w:eastAsia="Times New Roman"/>
              </w:rPr>
              <w:t>-8</w:t>
            </w:r>
          </w:p>
        </w:tc>
        <w:tc>
          <w:tcPr>
            <w:tcW w:w="1410" w:type="dxa"/>
            <w:tcBorders>
              <w:top w:val="nil"/>
              <w:left w:val="nil"/>
              <w:bottom w:val="nil"/>
              <w:right w:val="nil"/>
            </w:tcBorders>
            <w:tcMar>
              <w:top w:w="100" w:type="dxa"/>
              <w:left w:w="100" w:type="dxa"/>
              <w:bottom w:w="100" w:type="dxa"/>
              <w:right w:w="100" w:type="dxa"/>
            </w:tcMar>
          </w:tcPr>
          <w:p w14:paraId="75A48D39" w14:textId="77777777" w:rsidR="00D70396" w:rsidRPr="007D3A3E" w:rsidRDefault="00CB13CA">
            <w:pPr>
              <w:ind w:left="100"/>
              <w:rPr>
                <w:rFonts w:eastAsia="Times New Roman"/>
              </w:rPr>
            </w:pPr>
            <w:r w:rsidRPr="007D3A3E">
              <w:rPr>
                <w:rFonts w:eastAsia="Times New Roman"/>
              </w:rPr>
              <w:t>-26.6</w:t>
            </w:r>
          </w:p>
        </w:tc>
        <w:tc>
          <w:tcPr>
            <w:tcW w:w="1305" w:type="dxa"/>
            <w:tcBorders>
              <w:top w:val="nil"/>
              <w:left w:val="nil"/>
              <w:bottom w:val="nil"/>
              <w:right w:val="nil"/>
            </w:tcBorders>
            <w:tcMar>
              <w:top w:w="100" w:type="dxa"/>
              <w:left w:w="100" w:type="dxa"/>
              <w:bottom w:w="100" w:type="dxa"/>
              <w:right w:w="100" w:type="dxa"/>
            </w:tcMar>
          </w:tcPr>
          <w:p w14:paraId="44CAB500" w14:textId="77777777" w:rsidR="00D70396" w:rsidRPr="007D3A3E" w:rsidRDefault="00CB13CA">
            <w:pPr>
              <w:ind w:left="100"/>
              <w:rPr>
                <w:rFonts w:eastAsia="Times New Roman"/>
              </w:rPr>
            </w:pPr>
            <w:r w:rsidRPr="007D3A3E">
              <w:rPr>
                <w:rFonts w:eastAsia="Times New Roman"/>
              </w:rPr>
              <w:t>-12.5</w:t>
            </w:r>
          </w:p>
        </w:tc>
        <w:tc>
          <w:tcPr>
            <w:tcW w:w="1410" w:type="dxa"/>
            <w:tcBorders>
              <w:top w:val="nil"/>
              <w:left w:val="nil"/>
              <w:bottom w:val="nil"/>
              <w:right w:val="nil"/>
            </w:tcBorders>
            <w:tcMar>
              <w:top w:w="100" w:type="dxa"/>
              <w:left w:w="100" w:type="dxa"/>
              <w:bottom w:w="100" w:type="dxa"/>
              <w:right w:w="100" w:type="dxa"/>
            </w:tcMar>
          </w:tcPr>
          <w:p w14:paraId="2F8E8D0E" w14:textId="77777777" w:rsidR="00D70396" w:rsidRPr="007D3A3E" w:rsidRDefault="00CB13CA">
            <w:pPr>
              <w:ind w:left="100"/>
              <w:rPr>
                <w:rFonts w:eastAsia="Times New Roman"/>
              </w:rPr>
            </w:pPr>
            <w:r w:rsidRPr="007D3A3E">
              <w:rPr>
                <w:rFonts w:eastAsia="Times New Roman"/>
              </w:rPr>
              <w:t>-38.6</w:t>
            </w:r>
          </w:p>
        </w:tc>
      </w:tr>
      <w:tr w:rsidR="00D70396" w:rsidRPr="007D3A3E" w14:paraId="701F9F25" w14:textId="77777777">
        <w:trPr>
          <w:trHeight w:val="480"/>
        </w:trPr>
        <w:tc>
          <w:tcPr>
            <w:tcW w:w="1455" w:type="dxa"/>
            <w:tcBorders>
              <w:top w:val="nil"/>
              <w:left w:val="nil"/>
              <w:bottom w:val="nil"/>
              <w:right w:val="nil"/>
            </w:tcBorders>
            <w:tcMar>
              <w:top w:w="100" w:type="dxa"/>
              <w:left w:w="100" w:type="dxa"/>
              <w:bottom w:w="100" w:type="dxa"/>
              <w:right w:w="100" w:type="dxa"/>
            </w:tcMar>
          </w:tcPr>
          <w:p w14:paraId="6BE9BECC" w14:textId="77777777" w:rsidR="00D70396" w:rsidRPr="007D3A3E" w:rsidRDefault="00CB13CA">
            <w:pPr>
              <w:ind w:left="100"/>
              <w:rPr>
                <w:rFonts w:eastAsia="Times New Roman"/>
              </w:rPr>
            </w:pPr>
            <w:r w:rsidRPr="007D3A3E">
              <w:rPr>
                <w:rFonts w:eastAsia="Times New Roman"/>
              </w:rPr>
              <w:t>Indonesia</w:t>
            </w:r>
          </w:p>
        </w:tc>
        <w:tc>
          <w:tcPr>
            <w:tcW w:w="1470" w:type="dxa"/>
            <w:tcBorders>
              <w:top w:val="nil"/>
              <w:left w:val="nil"/>
              <w:bottom w:val="nil"/>
              <w:right w:val="nil"/>
            </w:tcBorders>
            <w:tcMar>
              <w:top w:w="100" w:type="dxa"/>
              <w:left w:w="100" w:type="dxa"/>
              <w:bottom w:w="100" w:type="dxa"/>
              <w:right w:w="100" w:type="dxa"/>
            </w:tcMar>
          </w:tcPr>
          <w:p w14:paraId="0149947F" w14:textId="77777777" w:rsidR="00D70396" w:rsidRPr="007D3A3E" w:rsidRDefault="00CB13CA">
            <w:pPr>
              <w:ind w:left="100"/>
              <w:rPr>
                <w:rFonts w:eastAsia="Times New Roman"/>
              </w:rPr>
            </w:pPr>
            <w:r w:rsidRPr="007D3A3E">
              <w:rPr>
                <w:rFonts w:eastAsia="Times New Roman"/>
              </w:rPr>
              <w:t>3,097,453</w:t>
            </w:r>
          </w:p>
        </w:tc>
        <w:tc>
          <w:tcPr>
            <w:tcW w:w="990" w:type="dxa"/>
            <w:tcBorders>
              <w:top w:val="nil"/>
              <w:left w:val="nil"/>
              <w:bottom w:val="nil"/>
              <w:right w:val="nil"/>
            </w:tcBorders>
            <w:tcMar>
              <w:top w:w="100" w:type="dxa"/>
              <w:left w:w="100" w:type="dxa"/>
              <w:bottom w:w="100" w:type="dxa"/>
              <w:right w:w="100" w:type="dxa"/>
            </w:tcMar>
          </w:tcPr>
          <w:p w14:paraId="7ED26D54" w14:textId="77777777" w:rsidR="00D70396" w:rsidRPr="007D3A3E" w:rsidRDefault="00CB13CA">
            <w:pPr>
              <w:ind w:left="100"/>
              <w:rPr>
                <w:rFonts w:eastAsia="Times New Roman"/>
              </w:rPr>
            </w:pPr>
            <w:r w:rsidRPr="007D3A3E">
              <w:rPr>
                <w:rFonts w:eastAsia="Times New Roman"/>
              </w:rPr>
              <w:t>64.3</w:t>
            </w:r>
          </w:p>
        </w:tc>
        <w:tc>
          <w:tcPr>
            <w:tcW w:w="1305" w:type="dxa"/>
            <w:tcBorders>
              <w:top w:val="nil"/>
              <w:left w:val="nil"/>
              <w:bottom w:val="nil"/>
              <w:right w:val="nil"/>
            </w:tcBorders>
            <w:tcMar>
              <w:top w:w="100" w:type="dxa"/>
              <w:left w:w="100" w:type="dxa"/>
              <w:bottom w:w="100" w:type="dxa"/>
              <w:right w:w="100" w:type="dxa"/>
            </w:tcMar>
          </w:tcPr>
          <w:p w14:paraId="69B91B43" w14:textId="77777777" w:rsidR="00D70396" w:rsidRPr="007D3A3E" w:rsidRDefault="00CB13CA">
            <w:pPr>
              <w:ind w:left="100"/>
              <w:rPr>
                <w:rFonts w:eastAsia="Times New Roman"/>
              </w:rPr>
            </w:pPr>
            <w:r w:rsidRPr="007D3A3E">
              <w:rPr>
                <w:rFonts w:eastAsia="Times New Roman"/>
              </w:rPr>
              <w:t>-15</w:t>
            </w:r>
          </w:p>
        </w:tc>
        <w:tc>
          <w:tcPr>
            <w:tcW w:w="1410" w:type="dxa"/>
            <w:tcBorders>
              <w:top w:val="nil"/>
              <w:left w:val="nil"/>
              <w:bottom w:val="nil"/>
              <w:right w:val="nil"/>
            </w:tcBorders>
            <w:tcMar>
              <w:top w:w="100" w:type="dxa"/>
              <w:left w:w="100" w:type="dxa"/>
              <w:bottom w:w="100" w:type="dxa"/>
              <w:right w:w="100" w:type="dxa"/>
            </w:tcMar>
          </w:tcPr>
          <w:p w14:paraId="7D57C65B" w14:textId="77777777" w:rsidR="00D70396" w:rsidRPr="007D3A3E" w:rsidRDefault="00CB13CA">
            <w:pPr>
              <w:ind w:left="100"/>
              <w:rPr>
                <w:rFonts w:eastAsia="Times New Roman"/>
              </w:rPr>
            </w:pPr>
            <w:r w:rsidRPr="007D3A3E">
              <w:rPr>
                <w:rFonts w:eastAsia="Times New Roman"/>
              </w:rPr>
              <w:t>-44.2</w:t>
            </w:r>
          </w:p>
        </w:tc>
        <w:tc>
          <w:tcPr>
            <w:tcW w:w="1305" w:type="dxa"/>
            <w:tcBorders>
              <w:top w:val="nil"/>
              <w:left w:val="nil"/>
              <w:bottom w:val="nil"/>
              <w:right w:val="nil"/>
            </w:tcBorders>
            <w:tcMar>
              <w:top w:w="100" w:type="dxa"/>
              <w:left w:w="100" w:type="dxa"/>
              <w:bottom w:w="100" w:type="dxa"/>
              <w:right w:w="100" w:type="dxa"/>
            </w:tcMar>
          </w:tcPr>
          <w:p w14:paraId="2B619C47" w14:textId="77777777" w:rsidR="00D70396" w:rsidRPr="007D3A3E" w:rsidRDefault="00CB13CA">
            <w:pPr>
              <w:ind w:left="100"/>
              <w:rPr>
                <w:rFonts w:eastAsia="Times New Roman"/>
              </w:rPr>
            </w:pPr>
            <w:r w:rsidRPr="007D3A3E">
              <w:rPr>
                <w:rFonts w:eastAsia="Times New Roman"/>
              </w:rPr>
              <w:t>-23.7</w:t>
            </w:r>
          </w:p>
        </w:tc>
        <w:tc>
          <w:tcPr>
            <w:tcW w:w="1410" w:type="dxa"/>
            <w:tcBorders>
              <w:top w:val="nil"/>
              <w:left w:val="nil"/>
              <w:bottom w:val="nil"/>
              <w:right w:val="nil"/>
            </w:tcBorders>
            <w:tcMar>
              <w:top w:w="100" w:type="dxa"/>
              <w:left w:w="100" w:type="dxa"/>
              <w:bottom w:w="100" w:type="dxa"/>
              <w:right w:w="100" w:type="dxa"/>
            </w:tcMar>
          </w:tcPr>
          <w:p w14:paraId="5AB51626" w14:textId="77777777" w:rsidR="00D70396" w:rsidRPr="007D3A3E" w:rsidRDefault="00CB13CA">
            <w:pPr>
              <w:ind w:left="100"/>
              <w:rPr>
                <w:rFonts w:eastAsia="Times New Roman"/>
              </w:rPr>
            </w:pPr>
            <w:r w:rsidRPr="007D3A3E">
              <w:rPr>
                <w:rFonts w:eastAsia="Times New Roman"/>
              </w:rPr>
              <w:t>-60.2</w:t>
            </w:r>
          </w:p>
        </w:tc>
      </w:tr>
      <w:tr w:rsidR="00D70396" w:rsidRPr="007D3A3E" w14:paraId="2E9DCD32" w14:textId="77777777">
        <w:trPr>
          <w:trHeight w:val="480"/>
        </w:trPr>
        <w:tc>
          <w:tcPr>
            <w:tcW w:w="1455" w:type="dxa"/>
            <w:tcBorders>
              <w:top w:val="nil"/>
              <w:left w:val="nil"/>
              <w:bottom w:val="nil"/>
              <w:right w:val="nil"/>
            </w:tcBorders>
            <w:tcMar>
              <w:top w:w="100" w:type="dxa"/>
              <w:left w:w="100" w:type="dxa"/>
              <w:bottom w:w="100" w:type="dxa"/>
              <w:right w:w="100" w:type="dxa"/>
            </w:tcMar>
          </w:tcPr>
          <w:p w14:paraId="08294B80" w14:textId="77777777" w:rsidR="00D70396" w:rsidRPr="007D3A3E" w:rsidRDefault="00CB13CA">
            <w:pPr>
              <w:ind w:left="100"/>
              <w:rPr>
                <w:rFonts w:eastAsia="Times New Roman"/>
              </w:rPr>
            </w:pPr>
            <w:r w:rsidRPr="007D3A3E">
              <w:rPr>
                <w:rFonts w:eastAsia="Times New Roman"/>
              </w:rPr>
              <w:t>Mexico</w:t>
            </w:r>
          </w:p>
        </w:tc>
        <w:tc>
          <w:tcPr>
            <w:tcW w:w="1470" w:type="dxa"/>
            <w:tcBorders>
              <w:top w:val="nil"/>
              <w:left w:val="nil"/>
              <w:bottom w:val="nil"/>
              <w:right w:val="nil"/>
            </w:tcBorders>
            <w:tcMar>
              <w:top w:w="100" w:type="dxa"/>
              <w:left w:w="100" w:type="dxa"/>
              <w:bottom w:w="100" w:type="dxa"/>
              <w:right w:w="100" w:type="dxa"/>
            </w:tcMar>
          </w:tcPr>
          <w:p w14:paraId="3342271F" w14:textId="77777777" w:rsidR="00D70396" w:rsidRPr="007D3A3E" w:rsidRDefault="00CB13CA">
            <w:pPr>
              <w:ind w:left="100"/>
              <w:rPr>
                <w:rFonts w:eastAsia="Times New Roman"/>
              </w:rPr>
            </w:pPr>
            <w:r w:rsidRPr="007D3A3E">
              <w:rPr>
                <w:rFonts w:eastAsia="Times New Roman"/>
              </w:rPr>
              <w:t>2,999,883</w:t>
            </w:r>
          </w:p>
        </w:tc>
        <w:tc>
          <w:tcPr>
            <w:tcW w:w="990" w:type="dxa"/>
            <w:tcBorders>
              <w:top w:val="nil"/>
              <w:left w:val="nil"/>
              <w:bottom w:val="nil"/>
              <w:right w:val="nil"/>
            </w:tcBorders>
            <w:tcMar>
              <w:top w:w="100" w:type="dxa"/>
              <w:left w:w="100" w:type="dxa"/>
              <w:bottom w:w="100" w:type="dxa"/>
              <w:right w:w="100" w:type="dxa"/>
            </w:tcMar>
          </w:tcPr>
          <w:p w14:paraId="0BE39DE4" w14:textId="77777777" w:rsidR="00D70396" w:rsidRPr="007D3A3E" w:rsidRDefault="00CB13CA">
            <w:pPr>
              <w:ind w:left="100"/>
              <w:rPr>
                <w:rFonts w:eastAsia="Times New Roman"/>
              </w:rPr>
            </w:pPr>
            <w:r w:rsidRPr="007D3A3E">
              <w:rPr>
                <w:rFonts w:eastAsia="Times New Roman"/>
              </w:rPr>
              <w:t>44.8</w:t>
            </w:r>
          </w:p>
        </w:tc>
        <w:tc>
          <w:tcPr>
            <w:tcW w:w="1305" w:type="dxa"/>
            <w:tcBorders>
              <w:top w:val="nil"/>
              <w:left w:val="nil"/>
              <w:bottom w:val="nil"/>
              <w:right w:val="nil"/>
            </w:tcBorders>
            <w:tcMar>
              <w:top w:w="100" w:type="dxa"/>
              <w:left w:w="100" w:type="dxa"/>
              <w:bottom w:w="100" w:type="dxa"/>
              <w:right w:w="100" w:type="dxa"/>
            </w:tcMar>
          </w:tcPr>
          <w:p w14:paraId="362CEE33" w14:textId="77777777" w:rsidR="00D70396" w:rsidRPr="007D3A3E" w:rsidRDefault="00CB13CA">
            <w:pPr>
              <w:ind w:left="100"/>
              <w:rPr>
                <w:rFonts w:eastAsia="Times New Roman"/>
              </w:rPr>
            </w:pPr>
            <w:r w:rsidRPr="007D3A3E">
              <w:rPr>
                <w:rFonts w:eastAsia="Times New Roman"/>
              </w:rPr>
              <w:t>-8.6</w:t>
            </w:r>
          </w:p>
        </w:tc>
        <w:tc>
          <w:tcPr>
            <w:tcW w:w="1410" w:type="dxa"/>
            <w:tcBorders>
              <w:top w:val="nil"/>
              <w:left w:val="nil"/>
              <w:bottom w:val="nil"/>
              <w:right w:val="nil"/>
            </w:tcBorders>
            <w:tcMar>
              <w:top w:w="100" w:type="dxa"/>
              <w:left w:w="100" w:type="dxa"/>
              <w:bottom w:w="100" w:type="dxa"/>
              <w:right w:w="100" w:type="dxa"/>
            </w:tcMar>
          </w:tcPr>
          <w:p w14:paraId="74BAE11B" w14:textId="77777777" w:rsidR="00D70396" w:rsidRPr="007D3A3E" w:rsidRDefault="00CB13CA">
            <w:pPr>
              <w:ind w:left="100"/>
              <w:rPr>
                <w:rFonts w:eastAsia="Times New Roman"/>
              </w:rPr>
            </w:pPr>
            <w:r w:rsidRPr="007D3A3E">
              <w:rPr>
                <w:rFonts w:eastAsia="Times New Roman"/>
              </w:rPr>
              <w:t>-28.3</w:t>
            </w:r>
          </w:p>
        </w:tc>
        <w:tc>
          <w:tcPr>
            <w:tcW w:w="1305" w:type="dxa"/>
            <w:tcBorders>
              <w:top w:val="nil"/>
              <w:left w:val="nil"/>
              <w:bottom w:val="nil"/>
              <w:right w:val="nil"/>
            </w:tcBorders>
            <w:tcMar>
              <w:top w:w="100" w:type="dxa"/>
              <w:left w:w="100" w:type="dxa"/>
              <w:bottom w:w="100" w:type="dxa"/>
              <w:right w:w="100" w:type="dxa"/>
            </w:tcMar>
          </w:tcPr>
          <w:p w14:paraId="405ACD0F" w14:textId="77777777" w:rsidR="00D70396" w:rsidRPr="007D3A3E" w:rsidRDefault="00CB13CA">
            <w:pPr>
              <w:ind w:left="100"/>
              <w:rPr>
                <w:rFonts w:eastAsia="Times New Roman"/>
              </w:rPr>
            </w:pPr>
            <w:r w:rsidRPr="007D3A3E">
              <w:rPr>
                <w:rFonts w:eastAsia="Times New Roman"/>
              </w:rPr>
              <w:t>-14</w:t>
            </w:r>
          </w:p>
        </w:tc>
        <w:tc>
          <w:tcPr>
            <w:tcW w:w="1410" w:type="dxa"/>
            <w:tcBorders>
              <w:top w:val="nil"/>
              <w:left w:val="nil"/>
              <w:bottom w:val="nil"/>
              <w:right w:val="nil"/>
            </w:tcBorders>
            <w:tcMar>
              <w:top w:w="100" w:type="dxa"/>
              <w:left w:w="100" w:type="dxa"/>
              <w:bottom w:w="100" w:type="dxa"/>
              <w:right w:w="100" w:type="dxa"/>
            </w:tcMar>
          </w:tcPr>
          <w:p w14:paraId="767982DA" w14:textId="77777777" w:rsidR="00D70396" w:rsidRPr="007D3A3E" w:rsidRDefault="00CB13CA">
            <w:pPr>
              <w:ind w:left="100"/>
              <w:rPr>
                <w:rFonts w:eastAsia="Times New Roman"/>
              </w:rPr>
            </w:pPr>
            <w:r w:rsidRPr="007D3A3E">
              <w:rPr>
                <w:rFonts w:eastAsia="Times New Roman"/>
              </w:rPr>
              <w:t>-41.9</w:t>
            </w:r>
          </w:p>
        </w:tc>
      </w:tr>
      <w:tr w:rsidR="00D70396" w:rsidRPr="007D3A3E" w14:paraId="66F2AEAF" w14:textId="77777777">
        <w:trPr>
          <w:trHeight w:val="480"/>
        </w:trPr>
        <w:tc>
          <w:tcPr>
            <w:tcW w:w="1455" w:type="dxa"/>
            <w:tcBorders>
              <w:top w:val="nil"/>
              <w:left w:val="nil"/>
              <w:bottom w:val="nil"/>
              <w:right w:val="nil"/>
            </w:tcBorders>
            <w:tcMar>
              <w:top w:w="100" w:type="dxa"/>
              <w:left w:w="100" w:type="dxa"/>
              <w:bottom w:w="100" w:type="dxa"/>
              <w:right w:w="100" w:type="dxa"/>
            </w:tcMar>
          </w:tcPr>
          <w:p w14:paraId="76D5D57F" w14:textId="77777777" w:rsidR="00D70396" w:rsidRPr="007D3A3E" w:rsidRDefault="00CB13CA">
            <w:pPr>
              <w:ind w:left="100"/>
              <w:rPr>
                <w:rFonts w:eastAsia="Times New Roman"/>
              </w:rPr>
            </w:pPr>
            <w:r w:rsidRPr="007D3A3E">
              <w:rPr>
                <w:rFonts w:eastAsia="Times New Roman"/>
              </w:rPr>
              <w:t>Thailand</w:t>
            </w:r>
          </w:p>
        </w:tc>
        <w:tc>
          <w:tcPr>
            <w:tcW w:w="1470" w:type="dxa"/>
            <w:tcBorders>
              <w:top w:val="nil"/>
              <w:left w:val="nil"/>
              <w:bottom w:val="nil"/>
              <w:right w:val="nil"/>
            </w:tcBorders>
            <w:tcMar>
              <w:top w:w="100" w:type="dxa"/>
              <w:left w:w="100" w:type="dxa"/>
              <w:bottom w:w="100" w:type="dxa"/>
              <w:right w:w="100" w:type="dxa"/>
            </w:tcMar>
          </w:tcPr>
          <w:p w14:paraId="046C5D48" w14:textId="77777777" w:rsidR="00D70396" w:rsidRPr="007D3A3E" w:rsidRDefault="00CB13CA">
            <w:pPr>
              <w:ind w:left="100"/>
              <w:rPr>
                <w:rFonts w:eastAsia="Times New Roman"/>
              </w:rPr>
            </w:pPr>
            <w:r w:rsidRPr="007D3A3E">
              <w:rPr>
                <w:rFonts w:eastAsia="Times New Roman"/>
              </w:rPr>
              <w:t>2,410,154</w:t>
            </w:r>
          </w:p>
        </w:tc>
        <w:tc>
          <w:tcPr>
            <w:tcW w:w="990" w:type="dxa"/>
            <w:tcBorders>
              <w:top w:val="nil"/>
              <w:left w:val="nil"/>
              <w:bottom w:val="nil"/>
              <w:right w:val="nil"/>
            </w:tcBorders>
            <w:tcMar>
              <w:top w:w="100" w:type="dxa"/>
              <w:left w:w="100" w:type="dxa"/>
              <w:bottom w:w="100" w:type="dxa"/>
              <w:right w:w="100" w:type="dxa"/>
            </w:tcMar>
          </w:tcPr>
          <w:p w14:paraId="4C433540" w14:textId="77777777" w:rsidR="00D70396" w:rsidRPr="007D3A3E" w:rsidRDefault="00CB13CA">
            <w:pPr>
              <w:ind w:left="100"/>
              <w:rPr>
                <w:rFonts w:eastAsia="Times New Roman"/>
              </w:rPr>
            </w:pPr>
            <w:r w:rsidRPr="007D3A3E">
              <w:rPr>
                <w:rFonts w:eastAsia="Times New Roman"/>
              </w:rPr>
              <w:t>44.8</w:t>
            </w:r>
          </w:p>
        </w:tc>
        <w:tc>
          <w:tcPr>
            <w:tcW w:w="1305" w:type="dxa"/>
            <w:tcBorders>
              <w:top w:val="nil"/>
              <w:left w:val="nil"/>
              <w:bottom w:val="nil"/>
              <w:right w:val="nil"/>
            </w:tcBorders>
            <w:tcMar>
              <w:top w:w="100" w:type="dxa"/>
              <w:left w:w="100" w:type="dxa"/>
              <w:bottom w:w="100" w:type="dxa"/>
              <w:right w:w="100" w:type="dxa"/>
            </w:tcMar>
          </w:tcPr>
          <w:p w14:paraId="495EA487" w14:textId="77777777" w:rsidR="00D70396" w:rsidRPr="007D3A3E" w:rsidRDefault="00CB13CA">
            <w:pPr>
              <w:ind w:left="100"/>
              <w:rPr>
                <w:rFonts w:eastAsia="Times New Roman"/>
              </w:rPr>
            </w:pPr>
            <w:r w:rsidRPr="007D3A3E">
              <w:rPr>
                <w:rFonts w:eastAsia="Times New Roman"/>
              </w:rPr>
              <w:t>-14.8</w:t>
            </w:r>
          </w:p>
        </w:tc>
        <w:tc>
          <w:tcPr>
            <w:tcW w:w="1410" w:type="dxa"/>
            <w:tcBorders>
              <w:top w:val="nil"/>
              <w:left w:val="nil"/>
              <w:bottom w:val="nil"/>
              <w:right w:val="nil"/>
            </w:tcBorders>
            <w:tcMar>
              <w:top w:w="100" w:type="dxa"/>
              <w:left w:w="100" w:type="dxa"/>
              <w:bottom w:w="100" w:type="dxa"/>
              <w:right w:w="100" w:type="dxa"/>
            </w:tcMar>
          </w:tcPr>
          <w:p w14:paraId="4EDAA56F" w14:textId="77777777" w:rsidR="00D70396" w:rsidRPr="007D3A3E" w:rsidRDefault="00CB13CA">
            <w:pPr>
              <w:ind w:left="100"/>
              <w:rPr>
                <w:rFonts w:eastAsia="Times New Roman"/>
              </w:rPr>
            </w:pPr>
            <w:r w:rsidRPr="007D3A3E">
              <w:rPr>
                <w:rFonts w:eastAsia="Times New Roman"/>
              </w:rPr>
              <w:t>-43.7</w:t>
            </w:r>
          </w:p>
        </w:tc>
        <w:tc>
          <w:tcPr>
            <w:tcW w:w="1305" w:type="dxa"/>
            <w:tcBorders>
              <w:top w:val="nil"/>
              <w:left w:val="nil"/>
              <w:bottom w:val="nil"/>
              <w:right w:val="nil"/>
            </w:tcBorders>
            <w:tcMar>
              <w:top w:w="100" w:type="dxa"/>
              <w:left w:w="100" w:type="dxa"/>
              <w:bottom w:w="100" w:type="dxa"/>
              <w:right w:w="100" w:type="dxa"/>
            </w:tcMar>
          </w:tcPr>
          <w:p w14:paraId="35097DB9" w14:textId="77777777" w:rsidR="00D70396" w:rsidRPr="007D3A3E" w:rsidRDefault="00CB13CA">
            <w:pPr>
              <w:ind w:left="100"/>
              <w:rPr>
                <w:rFonts w:eastAsia="Times New Roman"/>
              </w:rPr>
            </w:pPr>
            <w:r w:rsidRPr="007D3A3E">
              <w:rPr>
                <w:rFonts w:eastAsia="Times New Roman"/>
              </w:rPr>
              <w:t>-24.3</w:t>
            </w:r>
          </w:p>
        </w:tc>
        <w:tc>
          <w:tcPr>
            <w:tcW w:w="1410" w:type="dxa"/>
            <w:tcBorders>
              <w:top w:val="nil"/>
              <w:left w:val="nil"/>
              <w:bottom w:val="nil"/>
              <w:right w:val="nil"/>
            </w:tcBorders>
            <w:tcMar>
              <w:top w:w="100" w:type="dxa"/>
              <w:left w:w="100" w:type="dxa"/>
              <w:bottom w:w="100" w:type="dxa"/>
              <w:right w:w="100" w:type="dxa"/>
            </w:tcMar>
          </w:tcPr>
          <w:p w14:paraId="4828F959" w14:textId="77777777" w:rsidR="00D70396" w:rsidRPr="007D3A3E" w:rsidRDefault="00CB13CA">
            <w:pPr>
              <w:ind w:left="100"/>
              <w:rPr>
                <w:rFonts w:eastAsia="Times New Roman"/>
              </w:rPr>
            </w:pPr>
            <w:r w:rsidRPr="007D3A3E">
              <w:rPr>
                <w:rFonts w:eastAsia="Times New Roman"/>
              </w:rPr>
              <w:t>-61</w:t>
            </w:r>
          </w:p>
        </w:tc>
      </w:tr>
      <w:tr w:rsidR="00D70396" w:rsidRPr="007D3A3E" w14:paraId="2CAA2F50" w14:textId="77777777">
        <w:trPr>
          <w:trHeight w:val="480"/>
        </w:trPr>
        <w:tc>
          <w:tcPr>
            <w:tcW w:w="1455" w:type="dxa"/>
            <w:tcBorders>
              <w:top w:val="nil"/>
              <w:left w:val="nil"/>
              <w:bottom w:val="nil"/>
              <w:right w:val="nil"/>
            </w:tcBorders>
            <w:tcMar>
              <w:top w:w="100" w:type="dxa"/>
              <w:left w:w="100" w:type="dxa"/>
              <w:bottom w:w="100" w:type="dxa"/>
              <w:right w:w="100" w:type="dxa"/>
            </w:tcMar>
          </w:tcPr>
          <w:p w14:paraId="07246A3C" w14:textId="77777777" w:rsidR="00D70396" w:rsidRPr="007D3A3E" w:rsidRDefault="00CB13CA">
            <w:pPr>
              <w:ind w:left="100"/>
              <w:rPr>
                <w:rFonts w:eastAsia="Times New Roman"/>
              </w:rPr>
            </w:pPr>
            <w:r w:rsidRPr="007D3A3E">
              <w:rPr>
                <w:rFonts w:eastAsia="Times New Roman"/>
              </w:rPr>
              <w:t>Australia</w:t>
            </w:r>
          </w:p>
        </w:tc>
        <w:tc>
          <w:tcPr>
            <w:tcW w:w="1470" w:type="dxa"/>
            <w:tcBorders>
              <w:top w:val="nil"/>
              <w:left w:val="nil"/>
              <w:bottom w:val="nil"/>
              <w:right w:val="nil"/>
            </w:tcBorders>
            <w:tcMar>
              <w:top w:w="100" w:type="dxa"/>
              <w:left w:w="100" w:type="dxa"/>
              <w:bottom w:w="100" w:type="dxa"/>
              <w:right w:w="100" w:type="dxa"/>
            </w:tcMar>
          </w:tcPr>
          <w:p w14:paraId="1B0C408A" w14:textId="77777777" w:rsidR="00D70396" w:rsidRPr="007D3A3E" w:rsidRDefault="00CB13CA">
            <w:pPr>
              <w:ind w:left="100"/>
              <w:rPr>
                <w:rFonts w:eastAsia="Times New Roman"/>
              </w:rPr>
            </w:pPr>
            <w:r w:rsidRPr="007D3A3E">
              <w:rPr>
                <w:rFonts w:eastAsia="Times New Roman"/>
              </w:rPr>
              <w:t>2,176,084</w:t>
            </w:r>
          </w:p>
        </w:tc>
        <w:tc>
          <w:tcPr>
            <w:tcW w:w="990" w:type="dxa"/>
            <w:tcBorders>
              <w:top w:val="nil"/>
              <w:left w:val="nil"/>
              <w:bottom w:val="nil"/>
              <w:right w:val="nil"/>
            </w:tcBorders>
            <w:tcMar>
              <w:top w:w="100" w:type="dxa"/>
              <w:left w:w="100" w:type="dxa"/>
              <w:bottom w:w="100" w:type="dxa"/>
              <w:right w:w="100" w:type="dxa"/>
            </w:tcMar>
          </w:tcPr>
          <w:p w14:paraId="40149F36" w14:textId="77777777" w:rsidR="00D70396" w:rsidRPr="007D3A3E" w:rsidRDefault="00CB13CA">
            <w:pPr>
              <w:ind w:left="100"/>
              <w:rPr>
                <w:rFonts w:eastAsia="Times New Roman"/>
              </w:rPr>
            </w:pPr>
            <w:r w:rsidRPr="007D3A3E">
              <w:rPr>
                <w:rFonts w:eastAsia="Times New Roman"/>
              </w:rPr>
              <w:t>78.3</w:t>
            </w:r>
          </w:p>
        </w:tc>
        <w:tc>
          <w:tcPr>
            <w:tcW w:w="1305" w:type="dxa"/>
            <w:tcBorders>
              <w:top w:val="nil"/>
              <w:left w:val="nil"/>
              <w:bottom w:val="nil"/>
              <w:right w:val="nil"/>
            </w:tcBorders>
            <w:tcMar>
              <w:top w:w="100" w:type="dxa"/>
              <w:left w:w="100" w:type="dxa"/>
              <w:bottom w:w="100" w:type="dxa"/>
              <w:right w:w="100" w:type="dxa"/>
            </w:tcMar>
          </w:tcPr>
          <w:p w14:paraId="722CB37B" w14:textId="77777777" w:rsidR="00D70396" w:rsidRPr="007D3A3E" w:rsidRDefault="00CB13CA">
            <w:pPr>
              <w:ind w:left="100"/>
              <w:rPr>
                <w:rFonts w:eastAsia="Times New Roman"/>
              </w:rPr>
            </w:pPr>
            <w:r w:rsidRPr="007D3A3E">
              <w:rPr>
                <w:rFonts w:eastAsia="Times New Roman"/>
              </w:rPr>
              <w:t>-8.4</w:t>
            </w:r>
          </w:p>
        </w:tc>
        <w:tc>
          <w:tcPr>
            <w:tcW w:w="1410" w:type="dxa"/>
            <w:tcBorders>
              <w:top w:val="nil"/>
              <w:left w:val="nil"/>
              <w:bottom w:val="nil"/>
              <w:right w:val="nil"/>
            </w:tcBorders>
            <w:tcMar>
              <w:top w:w="100" w:type="dxa"/>
              <w:left w:w="100" w:type="dxa"/>
              <w:bottom w:w="100" w:type="dxa"/>
              <w:right w:w="100" w:type="dxa"/>
            </w:tcMar>
          </w:tcPr>
          <w:p w14:paraId="37EE5FDC" w14:textId="77777777" w:rsidR="00D70396" w:rsidRPr="007D3A3E" w:rsidRDefault="00CB13CA">
            <w:pPr>
              <w:ind w:left="100"/>
              <w:rPr>
                <w:rFonts w:eastAsia="Times New Roman"/>
              </w:rPr>
            </w:pPr>
            <w:r w:rsidRPr="007D3A3E">
              <w:rPr>
                <w:rFonts w:eastAsia="Times New Roman"/>
              </w:rPr>
              <w:t>-27.8</w:t>
            </w:r>
          </w:p>
        </w:tc>
        <w:tc>
          <w:tcPr>
            <w:tcW w:w="1305" w:type="dxa"/>
            <w:tcBorders>
              <w:top w:val="nil"/>
              <w:left w:val="nil"/>
              <w:bottom w:val="nil"/>
              <w:right w:val="nil"/>
            </w:tcBorders>
            <w:tcMar>
              <w:top w:w="100" w:type="dxa"/>
              <w:left w:w="100" w:type="dxa"/>
              <w:bottom w:w="100" w:type="dxa"/>
              <w:right w:w="100" w:type="dxa"/>
            </w:tcMar>
          </w:tcPr>
          <w:p w14:paraId="4EE03D3C" w14:textId="77777777" w:rsidR="00D70396" w:rsidRPr="007D3A3E" w:rsidRDefault="00CB13CA">
            <w:pPr>
              <w:ind w:left="100"/>
              <w:rPr>
                <w:rFonts w:eastAsia="Times New Roman"/>
              </w:rPr>
            </w:pPr>
            <w:r w:rsidRPr="007D3A3E">
              <w:rPr>
                <w:rFonts w:eastAsia="Times New Roman"/>
              </w:rPr>
              <w:t>-14.4</w:t>
            </w:r>
          </w:p>
        </w:tc>
        <w:tc>
          <w:tcPr>
            <w:tcW w:w="1410" w:type="dxa"/>
            <w:tcBorders>
              <w:top w:val="nil"/>
              <w:left w:val="nil"/>
              <w:bottom w:val="nil"/>
              <w:right w:val="nil"/>
            </w:tcBorders>
            <w:tcMar>
              <w:top w:w="100" w:type="dxa"/>
              <w:left w:w="100" w:type="dxa"/>
              <w:bottom w:w="100" w:type="dxa"/>
              <w:right w:w="100" w:type="dxa"/>
            </w:tcMar>
          </w:tcPr>
          <w:p w14:paraId="0B99F720" w14:textId="77777777" w:rsidR="00D70396" w:rsidRPr="007D3A3E" w:rsidRDefault="00CB13CA">
            <w:pPr>
              <w:ind w:left="100"/>
              <w:rPr>
                <w:rFonts w:eastAsia="Times New Roman"/>
              </w:rPr>
            </w:pPr>
            <w:r w:rsidRPr="007D3A3E">
              <w:rPr>
                <w:rFonts w:eastAsia="Times New Roman"/>
              </w:rPr>
              <w:t>-42.8</w:t>
            </w:r>
          </w:p>
        </w:tc>
      </w:tr>
      <w:tr w:rsidR="00D70396" w:rsidRPr="007D3A3E" w14:paraId="4E344C17" w14:textId="77777777">
        <w:trPr>
          <w:trHeight w:val="480"/>
        </w:trPr>
        <w:tc>
          <w:tcPr>
            <w:tcW w:w="1455" w:type="dxa"/>
            <w:tcBorders>
              <w:top w:val="nil"/>
              <w:left w:val="nil"/>
              <w:bottom w:val="nil"/>
              <w:right w:val="nil"/>
            </w:tcBorders>
            <w:tcMar>
              <w:top w:w="100" w:type="dxa"/>
              <w:left w:w="100" w:type="dxa"/>
              <w:bottom w:w="100" w:type="dxa"/>
              <w:right w:w="100" w:type="dxa"/>
            </w:tcMar>
          </w:tcPr>
          <w:p w14:paraId="17E5DBBE" w14:textId="77777777" w:rsidR="00D70396" w:rsidRPr="007D3A3E" w:rsidRDefault="00CB13CA">
            <w:pPr>
              <w:ind w:left="100"/>
              <w:rPr>
                <w:rFonts w:eastAsia="Times New Roman"/>
              </w:rPr>
            </w:pPr>
            <w:r w:rsidRPr="007D3A3E">
              <w:rPr>
                <w:rFonts w:eastAsia="Times New Roman"/>
              </w:rPr>
              <w:t>China</w:t>
            </w:r>
          </w:p>
        </w:tc>
        <w:tc>
          <w:tcPr>
            <w:tcW w:w="1470" w:type="dxa"/>
            <w:tcBorders>
              <w:top w:val="nil"/>
              <w:left w:val="nil"/>
              <w:bottom w:val="nil"/>
              <w:right w:val="nil"/>
            </w:tcBorders>
            <w:tcMar>
              <w:top w:w="100" w:type="dxa"/>
              <w:left w:w="100" w:type="dxa"/>
              <w:bottom w:w="100" w:type="dxa"/>
              <w:right w:w="100" w:type="dxa"/>
            </w:tcMar>
          </w:tcPr>
          <w:p w14:paraId="682BCD08" w14:textId="77777777" w:rsidR="00D70396" w:rsidRPr="007D3A3E" w:rsidRDefault="00CB13CA">
            <w:pPr>
              <w:ind w:left="100"/>
              <w:rPr>
                <w:rFonts w:eastAsia="Times New Roman"/>
              </w:rPr>
            </w:pPr>
            <w:r w:rsidRPr="007D3A3E">
              <w:rPr>
                <w:rFonts w:eastAsia="Times New Roman"/>
              </w:rPr>
              <w:t>1,871,814</w:t>
            </w:r>
          </w:p>
        </w:tc>
        <w:tc>
          <w:tcPr>
            <w:tcW w:w="990" w:type="dxa"/>
            <w:tcBorders>
              <w:top w:val="nil"/>
              <w:left w:val="nil"/>
              <w:bottom w:val="nil"/>
              <w:right w:val="nil"/>
            </w:tcBorders>
            <w:tcMar>
              <w:top w:w="100" w:type="dxa"/>
              <w:left w:w="100" w:type="dxa"/>
              <w:bottom w:w="100" w:type="dxa"/>
              <w:right w:w="100" w:type="dxa"/>
            </w:tcMar>
          </w:tcPr>
          <w:p w14:paraId="736590E8" w14:textId="77777777" w:rsidR="00D70396" w:rsidRPr="007D3A3E" w:rsidRDefault="00CB13CA">
            <w:pPr>
              <w:ind w:left="100"/>
              <w:rPr>
                <w:rFonts w:eastAsia="Times New Roman"/>
              </w:rPr>
            </w:pPr>
            <w:r w:rsidRPr="007D3A3E">
              <w:rPr>
                <w:rFonts w:eastAsia="Times New Roman"/>
              </w:rPr>
              <w:t>15.3</w:t>
            </w:r>
          </w:p>
        </w:tc>
        <w:tc>
          <w:tcPr>
            <w:tcW w:w="1305" w:type="dxa"/>
            <w:tcBorders>
              <w:top w:val="nil"/>
              <w:left w:val="nil"/>
              <w:bottom w:val="nil"/>
              <w:right w:val="nil"/>
            </w:tcBorders>
            <w:tcMar>
              <w:top w:w="100" w:type="dxa"/>
              <w:left w:w="100" w:type="dxa"/>
              <w:bottom w:w="100" w:type="dxa"/>
              <w:right w:w="100" w:type="dxa"/>
            </w:tcMar>
          </w:tcPr>
          <w:p w14:paraId="1A750ECB" w14:textId="77777777" w:rsidR="00D70396" w:rsidRPr="007D3A3E" w:rsidRDefault="00CB13CA">
            <w:pPr>
              <w:ind w:left="100"/>
              <w:rPr>
                <w:rFonts w:eastAsia="Times New Roman"/>
              </w:rPr>
            </w:pPr>
            <w:r w:rsidRPr="007D3A3E">
              <w:rPr>
                <w:rFonts w:eastAsia="Times New Roman"/>
              </w:rPr>
              <w:t>-9.4</w:t>
            </w:r>
          </w:p>
        </w:tc>
        <w:tc>
          <w:tcPr>
            <w:tcW w:w="1410" w:type="dxa"/>
            <w:tcBorders>
              <w:top w:val="nil"/>
              <w:left w:val="nil"/>
              <w:bottom w:val="nil"/>
              <w:right w:val="nil"/>
            </w:tcBorders>
            <w:tcMar>
              <w:top w:w="100" w:type="dxa"/>
              <w:left w:w="100" w:type="dxa"/>
              <w:bottom w:w="100" w:type="dxa"/>
              <w:right w:w="100" w:type="dxa"/>
            </w:tcMar>
          </w:tcPr>
          <w:p w14:paraId="17C534A0" w14:textId="77777777" w:rsidR="00D70396" w:rsidRPr="007D3A3E" w:rsidRDefault="00CB13CA">
            <w:pPr>
              <w:ind w:left="100"/>
              <w:rPr>
                <w:rFonts w:eastAsia="Times New Roman"/>
              </w:rPr>
            </w:pPr>
            <w:r w:rsidRPr="007D3A3E">
              <w:rPr>
                <w:rFonts w:eastAsia="Times New Roman"/>
              </w:rPr>
              <w:t>-30.5</w:t>
            </w:r>
          </w:p>
        </w:tc>
        <w:tc>
          <w:tcPr>
            <w:tcW w:w="1305" w:type="dxa"/>
            <w:tcBorders>
              <w:top w:val="nil"/>
              <w:left w:val="nil"/>
              <w:bottom w:val="nil"/>
              <w:right w:val="nil"/>
            </w:tcBorders>
            <w:tcMar>
              <w:top w:w="100" w:type="dxa"/>
              <w:left w:w="100" w:type="dxa"/>
              <w:bottom w:w="100" w:type="dxa"/>
              <w:right w:w="100" w:type="dxa"/>
            </w:tcMar>
          </w:tcPr>
          <w:p w14:paraId="03809E6B" w14:textId="77777777" w:rsidR="00D70396" w:rsidRPr="007D3A3E" w:rsidRDefault="00CB13CA">
            <w:pPr>
              <w:ind w:left="100"/>
              <w:rPr>
                <w:rFonts w:eastAsia="Times New Roman"/>
              </w:rPr>
            </w:pPr>
            <w:r w:rsidRPr="007D3A3E">
              <w:rPr>
                <w:rFonts w:eastAsia="Times New Roman"/>
              </w:rPr>
              <w:t>-15.9</w:t>
            </w:r>
          </w:p>
        </w:tc>
        <w:tc>
          <w:tcPr>
            <w:tcW w:w="1410" w:type="dxa"/>
            <w:tcBorders>
              <w:top w:val="nil"/>
              <w:left w:val="nil"/>
              <w:bottom w:val="nil"/>
              <w:right w:val="nil"/>
            </w:tcBorders>
            <w:tcMar>
              <w:top w:w="100" w:type="dxa"/>
              <w:left w:w="100" w:type="dxa"/>
              <w:bottom w:w="100" w:type="dxa"/>
              <w:right w:w="100" w:type="dxa"/>
            </w:tcMar>
          </w:tcPr>
          <w:p w14:paraId="784A1C80" w14:textId="77777777" w:rsidR="00D70396" w:rsidRPr="007D3A3E" w:rsidRDefault="00CB13CA">
            <w:pPr>
              <w:ind w:left="100"/>
              <w:rPr>
                <w:rFonts w:eastAsia="Times New Roman"/>
              </w:rPr>
            </w:pPr>
            <w:r w:rsidRPr="007D3A3E">
              <w:rPr>
                <w:rFonts w:eastAsia="Times New Roman"/>
              </w:rPr>
              <w:t>-46.2</w:t>
            </w:r>
          </w:p>
        </w:tc>
      </w:tr>
      <w:tr w:rsidR="00D70396" w:rsidRPr="007D3A3E" w14:paraId="0F5664CC" w14:textId="77777777">
        <w:trPr>
          <w:trHeight w:val="480"/>
        </w:trPr>
        <w:tc>
          <w:tcPr>
            <w:tcW w:w="1455" w:type="dxa"/>
            <w:tcBorders>
              <w:top w:val="nil"/>
              <w:left w:val="nil"/>
              <w:bottom w:val="nil"/>
              <w:right w:val="nil"/>
            </w:tcBorders>
            <w:tcMar>
              <w:top w:w="100" w:type="dxa"/>
              <w:left w:w="100" w:type="dxa"/>
              <w:bottom w:w="100" w:type="dxa"/>
              <w:right w:w="100" w:type="dxa"/>
            </w:tcMar>
          </w:tcPr>
          <w:p w14:paraId="4757F648" w14:textId="77777777" w:rsidR="00D70396" w:rsidRPr="007D3A3E" w:rsidRDefault="00CB13CA">
            <w:pPr>
              <w:ind w:left="100"/>
              <w:rPr>
                <w:rFonts w:eastAsia="Times New Roman"/>
              </w:rPr>
            </w:pPr>
            <w:r w:rsidRPr="007D3A3E">
              <w:rPr>
                <w:rFonts w:eastAsia="Times New Roman"/>
              </w:rPr>
              <w:t>Philippines</w:t>
            </w:r>
          </w:p>
        </w:tc>
        <w:tc>
          <w:tcPr>
            <w:tcW w:w="1470" w:type="dxa"/>
            <w:tcBorders>
              <w:top w:val="nil"/>
              <w:left w:val="nil"/>
              <w:bottom w:val="nil"/>
              <w:right w:val="nil"/>
            </w:tcBorders>
            <w:tcMar>
              <w:top w:w="100" w:type="dxa"/>
              <w:left w:w="100" w:type="dxa"/>
              <w:bottom w:w="100" w:type="dxa"/>
              <w:right w:w="100" w:type="dxa"/>
            </w:tcMar>
          </w:tcPr>
          <w:p w14:paraId="148FFF87" w14:textId="77777777" w:rsidR="00D70396" w:rsidRPr="007D3A3E" w:rsidRDefault="00CB13CA">
            <w:pPr>
              <w:ind w:left="100"/>
              <w:rPr>
                <w:rFonts w:eastAsia="Times New Roman"/>
              </w:rPr>
            </w:pPr>
            <w:r w:rsidRPr="007D3A3E">
              <w:rPr>
                <w:rFonts w:eastAsia="Times New Roman"/>
              </w:rPr>
              <w:t>1,385,144</w:t>
            </w:r>
          </w:p>
        </w:tc>
        <w:tc>
          <w:tcPr>
            <w:tcW w:w="990" w:type="dxa"/>
            <w:tcBorders>
              <w:top w:val="nil"/>
              <w:left w:val="nil"/>
              <w:bottom w:val="nil"/>
              <w:right w:val="nil"/>
            </w:tcBorders>
            <w:tcMar>
              <w:top w:w="100" w:type="dxa"/>
              <w:left w:w="100" w:type="dxa"/>
              <w:bottom w:w="100" w:type="dxa"/>
              <w:right w:w="100" w:type="dxa"/>
            </w:tcMar>
          </w:tcPr>
          <w:p w14:paraId="734A8993" w14:textId="77777777" w:rsidR="00D70396" w:rsidRPr="007D3A3E" w:rsidRDefault="00CB13CA">
            <w:pPr>
              <w:ind w:left="100"/>
              <w:rPr>
                <w:rFonts w:eastAsia="Times New Roman"/>
              </w:rPr>
            </w:pPr>
            <w:r w:rsidRPr="007D3A3E">
              <w:rPr>
                <w:rFonts w:eastAsia="Times New Roman"/>
              </w:rPr>
              <w:t>67.4</w:t>
            </w:r>
          </w:p>
        </w:tc>
        <w:tc>
          <w:tcPr>
            <w:tcW w:w="1305" w:type="dxa"/>
            <w:tcBorders>
              <w:top w:val="nil"/>
              <w:left w:val="nil"/>
              <w:bottom w:val="nil"/>
              <w:right w:val="nil"/>
            </w:tcBorders>
            <w:tcMar>
              <w:top w:w="100" w:type="dxa"/>
              <w:left w:w="100" w:type="dxa"/>
              <w:bottom w:w="100" w:type="dxa"/>
              <w:right w:w="100" w:type="dxa"/>
            </w:tcMar>
          </w:tcPr>
          <w:p w14:paraId="0D8CBAB3" w14:textId="77777777" w:rsidR="00D70396" w:rsidRPr="007D3A3E" w:rsidRDefault="00CB13CA">
            <w:pPr>
              <w:ind w:left="100"/>
              <w:rPr>
                <w:rFonts w:eastAsia="Times New Roman"/>
              </w:rPr>
            </w:pPr>
            <w:r w:rsidRPr="007D3A3E">
              <w:rPr>
                <w:rFonts w:eastAsia="Times New Roman"/>
              </w:rPr>
              <w:t>-15.5</w:t>
            </w:r>
          </w:p>
        </w:tc>
        <w:tc>
          <w:tcPr>
            <w:tcW w:w="1410" w:type="dxa"/>
            <w:tcBorders>
              <w:top w:val="nil"/>
              <w:left w:val="nil"/>
              <w:bottom w:val="nil"/>
              <w:right w:val="nil"/>
            </w:tcBorders>
            <w:tcMar>
              <w:top w:w="100" w:type="dxa"/>
              <w:left w:w="100" w:type="dxa"/>
              <w:bottom w:w="100" w:type="dxa"/>
              <w:right w:w="100" w:type="dxa"/>
            </w:tcMar>
          </w:tcPr>
          <w:p w14:paraId="6AE326E3" w14:textId="77777777" w:rsidR="00D70396" w:rsidRPr="007D3A3E" w:rsidRDefault="00CB13CA">
            <w:pPr>
              <w:ind w:left="100"/>
              <w:rPr>
                <w:rFonts w:eastAsia="Times New Roman"/>
              </w:rPr>
            </w:pPr>
            <w:r w:rsidRPr="007D3A3E">
              <w:rPr>
                <w:rFonts w:eastAsia="Times New Roman"/>
              </w:rPr>
              <w:t>-45.2</w:t>
            </w:r>
          </w:p>
        </w:tc>
        <w:tc>
          <w:tcPr>
            <w:tcW w:w="1305" w:type="dxa"/>
            <w:tcBorders>
              <w:top w:val="nil"/>
              <w:left w:val="nil"/>
              <w:bottom w:val="nil"/>
              <w:right w:val="nil"/>
            </w:tcBorders>
            <w:tcMar>
              <w:top w:w="100" w:type="dxa"/>
              <w:left w:w="100" w:type="dxa"/>
              <w:bottom w:w="100" w:type="dxa"/>
              <w:right w:w="100" w:type="dxa"/>
            </w:tcMar>
          </w:tcPr>
          <w:p w14:paraId="2757C5B5" w14:textId="77777777" w:rsidR="00D70396" w:rsidRPr="007D3A3E" w:rsidRDefault="00CB13CA">
            <w:pPr>
              <w:ind w:left="100"/>
              <w:rPr>
                <w:rFonts w:eastAsia="Times New Roman"/>
              </w:rPr>
            </w:pPr>
            <w:r w:rsidRPr="007D3A3E">
              <w:rPr>
                <w:rFonts w:eastAsia="Times New Roman"/>
              </w:rPr>
              <w:t>-23.9</w:t>
            </w:r>
          </w:p>
        </w:tc>
        <w:tc>
          <w:tcPr>
            <w:tcW w:w="1410" w:type="dxa"/>
            <w:tcBorders>
              <w:top w:val="nil"/>
              <w:left w:val="nil"/>
              <w:bottom w:val="nil"/>
              <w:right w:val="nil"/>
            </w:tcBorders>
            <w:tcMar>
              <w:top w:w="100" w:type="dxa"/>
              <w:left w:w="100" w:type="dxa"/>
              <w:bottom w:w="100" w:type="dxa"/>
              <w:right w:w="100" w:type="dxa"/>
            </w:tcMar>
          </w:tcPr>
          <w:p w14:paraId="6D487250" w14:textId="77777777" w:rsidR="00D70396" w:rsidRPr="007D3A3E" w:rsidRDefault="00CB13CA">
            <w:pPr>
              <w:ind w:left="100"/>
              <w:rPr>
                <w:rFonts w:eastAsia="Times New Roman"/>
              </w:rPr>
            </w:pPr>
            <w:r w:rsidRPr="007D3A3E">
              <w:rPr>
                <w:rFonts w:eastAsia="Times New Roman"/>
              </w:rPr>
              <w:t>-60.6</w:t>
            </w:r>
          </w:p>
        </w:tc>
      </w:tr>
      <w:tr w:rsidR="00D70396" w:rsidRPr="007D3A3E" w14:paraId="7634C171" w14:textId="77777777">
        <w:trPr>
          <w:trHeight w:val="480"/>
        </w:trPr>
        <w:tc>
          <w:tcPr>
            <w:tcW w:w="1455" w:type="dxa"/>
            <w:tcBorders>
              <w:top w:val="nil"/>
              <w:left w:val="nil"/>
              <w:bottom w:val="nil"/>
              <w:right w:val="nil"/>
            </w:tcBorders>
            <w:tcMar>
              <w:top w:w="100" w:type="dxa"/>
              <w:left w:w="100" w:type="dxa"/>
              <w:bottom w:w="100" w:type="dxa"/>
              <w:right w:w="100" w:type="dxa"/>
            </w:tcMar>
          </w:tcPr>
          <w:p w14:paraId="006591CC" w14:textId="77777777" w:rsidR="00D70396" w:rsidRPr="007D3A3E" w:rsidRDefault="00CB13CA">
            <w:pPr>
              <w:ind w:left="100"/>
              <w:rPr>
                <w:rFonts w:eastAsia="Times New Roman"/>
              </w:rPr>
            </w:pPr>
            <w:r w:rsidRPr="007D3A3E">
              <w:rPr>
                <w:rFonts w:eastAsia="Times New Roman"/>
              </w:rPr>
              <w:t>Hawaii</w:t>
            </w:r>
          </w:p>
        </w:tc>
        <w:tc>
          <w:tcPr>
            <w:tcW w:w="1470" w:type="dxa"/>
            <w:tcBorders>
              <w:top w:val="nil"/>
              <w:left w:val="nil"/>
              <w:bottom w:val="nil"/>
              <w:right w:val="nil"/>
            </w:tcBorders>
            <w:tcMar>
              <w:top w:w="100" w:type="dxa"/>
              <w:left w:w="100" w:type="dxa"/>
              <w:bottom w:w="100" w:type="dxa"/>
              <w:right w:w="100" w:type="dxa"/>
            </w:tcMar>
          </w:tcPr>
          <w:p w14:paraId="5396EE9D" w14:textId="77777777" w:rsidR="00D70396" w:rsidRPr="007D3A3E" w:rsidRDefault="00CB13CA">
            <w:pPr>
              <w:ind w:left="100"/>
              <w:rPr>
                <w:rFonts w:eastAsia="Times New Roman"/>
              </w:rPr>
            </w:pPr>
            <w:r w:rsidRPr="007D3A3E">
              <w:rPr>
                <w:rFonts w:eastAsia="Times New Roman"/>
              </w:rPr>
              <w:t>1,230,894</w:t>
            </w:r>
          </w:p>
        </w:tc>
        <w:tc>
          <w:tcPr>
            <w:tcW w:w="990" w:type="dxa"/>
            <w:tcBorders>
              <w:top w:val="nil"/>
              <w:left w:val="nil"/>
              <w:bottom w:val="nil"/>
              <w:right w:val="nil"/>
            </w:tcBorders>
            <w:tcMar>
              <w:top w:w="100" w:type="dxa"/>
              <w:left w:w="100" w:type="dxa"/>
              <w:bottom w:w="100" w:type="dxa"/>
              <w:right w:w="100" w:type="dxa"/>
            </w:tcMar>
          </w:tcPr>
          <w:p w14:paraId="604CDD05" w14:textId="77777777" w:rsidR="00D70396" w:rsidRPr="007D3A3E" w:rsidRDefault="00CB13CA">
            <w:pPr>
              <w:ind w:left="100"/>
              <w:rPr>
                <w:rFonts w:eastAsia="Times New Roman"/>
              </w:rPr>
            </w:pPr>
            <w:r w:rsidRPr="007D3A3E">
              <w:rPr>
                <w:rFonts w:eastAsia="Times New Roman"/>
              </w:rPr>
              <w:t>44.8</w:t>
            </w:r>
          </w:p>
        </w:tc>
        <w:tc>
          <w:tcPr>
            <w:tcW w:w="1305" w:type="dxa"/>
            <w:tcBorders>
              <w:top w:val="nil"/>
              <w:left w:val="nil"/>
              <w:bottom w:val="nil"/>
              <w:right w:val="nil"/>
            </w:tcBorders>
            <w:tcMar>
              <w:top w:w="100" w:type="dxa"/>
              <w:left w:w="100" w:type="dxa"/>
              <w:bottom w:w="100" w:type="dxa"/>
              <w:right w:w="100" w:type="dxa"/>
            </w:tcMar>
          </w:tcPr>
          <w:p w14:paraId="7FC7E4D3" w14:textId="77777777" w:rsidR="00D70396" w:rsidRPr="007D3A3E" w:rsidRDefault="00CB13CA">
            <w:pPr>
              <w:ind w:left="100"/>
              <w:rPr>
                <w:rFonts w:eastAsia="Times New Roman"/>
              </w:rPr>
            </w:pPr>
            <w:r w:rsidRPr="007D3A3E">
              <w:rPr>
                <w:rFonts w:eastAsia="Times New Roman"/>
              </w:rPr>
              <w:t>-8.2</w:t>
            </w:r>
          </w:p>
        </w:tc>
        <w:tc>
          <w:tcPr>
            <w:tcW w:w="1410" w:type="dxa"/>
            <w:tcBorders>
              <w:top w:val="nil"/>
              <w:left w:val="nil"/>
              <w:bottom w:val="nil"/>
              <w:right w:val="nil"/>
            </w:tcBorders>
            <w:tcMar>
              <w:top w:w="100" w:type="dxa"/>
              <w:left w:w="100" w:type="dxa"/>
              <w:bottom w:w="100" w:type="dxa"/>
              <w:right w:w="100" w:type="dxa"/>
            </w:tcMar>
          </w:tcPr>
          <w:p w14:paraId="32A274F4" w14:textId="77777777" w:rsidR="00D70396" w:rsidRPr="007D3A3E" w:rsidRDefault="00CB13CA">
            <w:pPr>
              <w:ind w:left="100"/>
              <w:rPr>
                <w:rFonts w:eastAsia="Times New Roman"/>
              </w:rPr>
            </w:pPr>
            <w:r w:rsidRPr="007D3A3E">
              <w:rPr>
                <w:rFonts w:eastAsia="Times New Roman"/>
              </w:rPr>
              <w:t>-27.2</w:t>
            </w:r>
          </w:p>
        </w:tc>
        <w:tc>
          <w:tcPr>
            <w:tcW w:w="1305" w:type="dxa"/>
            <w:tcBorders>
              <w:top w:val="nil"/>
              <w:left w:val="nil"/>
              <w:bottom w:val="nil"/>
              <w:right w:val="nil"/>
            </w:tcBorders>
            <w:tcMar>
              <w:top w:w="100" w:type="dxa"/>
              <w:left w:w="100" w:type="dxa"/>
              <w:bottom w:w="100" w:type="dxa"/>
              <w:right w:w="100" w:type="dxa"/>
            </w:tcMar>
          </w:tcPr>
          <w:p w14:paraId="1D6D89B0" w14:textId="77777777" w:rsidR="00D70396" w:rsidRPr="007D3A3E" w:rsidRDefault="00CB13CA">
            <w:pPr>
              <w:ind w:left="100"/>
              <w:rPr>
                <w:rFonts w:eastAsia="Times New Roman"/>
              </w:rPr>
            </w:pPr>
            <w:r w:rsidRPr="007D3A3E">
              <w:rPr>
                <w:rFonts w:eastAsia="Times New Roman"/>
              </w:rPr>
              <w:t>-13.9</w:t>
            </w:r>
          </w:p>
        </w:tc>
        <w:tc>
          <w:tcPr>
            <w:tcW w:w="1410" w:type="dxa"/>
            <w:tcBorders>
              <w:top w:val="nil"/>
              <w:left w:val="nil"/>
              <w:bottom w:val="nil"/>
              <w:right w:val="nil"/>
            </w:tcBorders>
            <w:tcMar>
              <w:top w:w="100" w:type="dxa"/>
              <w:left w:w="100" w:type="dxa"/>
              <w:bottom w:w="100" w:type="dxa"/>
              <w:right w:w="100" w:type="dxa"/>
            </w:tcMar>
          </w:tcPr>
          <w:p w14:paraId="0E47DEA3" w14:textId="77777777" w:rsidR="00D70396" w:rsidRPr="007D3A3E" w:rsidRDefault="00CB13CA">
            <w:pPr>
              <w:ind w:left="100"/>
              <w:rPr>
                <w:rFonts w:eastAsia="Times New Roman"/>
              </w:rPr>
            </w:pPr>
            <w:r w:rsidRPr="007D3A3E">
              <w:rPr>
                <w:rFonts w:eastAsia="Times New Roman"/>
              </w:rPr>
              <w:t>-41.7</w:t>
            </w:r>
          </w:p>
        </w:tc>
      </w:tr>
      <w:tr w:rsidR="00D70396" w:rsidRPr="007D3A3E" w14:paraId="26033BE5" w14:textId="77777777">
        <w:trPr>
          <w:trHeight w:val="480"/>
        </w:trPr>
        <w:tc>
          <w:tcPr>
            <w:tcW w:w="1455" w:type="dxa"/>
            <w:tcBorders>
              <w:top w:val="nil"/>
              <w:left w:val="nil"/>
              <w:bottom w:val="nil"/>
              <w:right w:val="nil"/>
            </w:tcBorders>
            <w:tcMar>
              <w:top w:w="100" w:type="dxa"/>
              <w:left w:w="100" w:type="dxa"/>
              <w:bottom w:w="100" w:type="dxa"/>
              <w:right w:w="100" w:type="dxa"/>
            </w:tcMar>
          </w:tcPr>
          <w:p w14:paraId="60EE0F06" w14:textId="77777777" w:rsidR="00D70396" w:rsidRPr="007D3A3E" w:rsidRDefault="00CB13CA">
            <w:pPr>
              <w:ind w:left="100"/>
              <w:rPr>
                <w:rFonts w:eastAsia="Times New Roman"/>
              </w:rPr>
            </w:pPr>
            <w:r w:rsidRPr="007D3A3E">
              <w:rPr>
                <w:rFonts w:eastAsia="Times New Roman"/>
              </w:rPr>
              <w:t>Japan</w:t>
            </w:r>
          </w:p>
        </w:tc>
        <w:tc>
          <w:tcPr>
            <w:tcW w:w="1470" w:type="dxa"/>
            <w:tcBorders>
              <w:top w:val="nil"/>
              <w:left w:val="nil"/>
              <w:bottom w:val="nil"/>
              <w:right w:val="nil"/>
            </w:tcBorders>
            <w:tcMar>
              <w:top w:w="100" w:type="dxa"/>
              <w:left w:w="100" w:type="dxa"/>
              <w:bottom w:w="100" w:type="dxa"/>
              <w:right w:w="100" w:type="dxa"/>
            </w:tcMar>
          </w:tcPr>
          <w:p w14:paraId="27C34680" w14:textId="77777777" w:rsidR="00D70396" w:rsidRPr="007D3A3E" w:rsidRDefault="00CB13CA">
            <w:pPr>
              <w:ind w:left="100"/>
              <w:rPr>
                <w:rFonts w:eastAsia="Times New Roman"/>
              </w:rPr>
            </w:pPr>
            <w:r w:rsidRPr="007D3A3E">
              <w:rPr>
                <w:rFonts w:eastAsia="Times New Roman"/>
              </w:rPr>
              <w:t>1,177,549</w:t>
            </w:r>
          </w:p>
        </w:tc>
        <w:tc>
          <w:tcPr>
            <w:tcW w:w="990" w:type="dxa"/>
            <w:tcBorders>
              <w:top w:val="nil"/>
              <w:left w:val="nil"/>
              <w:bottom w:val="nil"/>
              <w:right w:val="nil"/>
            </w:tcBorders>
            <w:tcMar>
              <w:top w:w="100" w:type="dxa"/>
              <w:left w:w="100" w:type="dxa"/>
              <w:bottom w:w="100" w:type="dxa"/>
              <w:right w:w="100" w:type="dxa"/>
            </w:tcMar>
          </w:tcPr>
          <w:p w14:paraId="097476DE" w14:textId="77777777" w:rsidR="00D70396" w:rsidRPr="007D3A3E" w:rsidRDefault="00CB13CA">
            <w:pPr>
              <w:ind w:left="100"/>
              <w:rPr>
                <w:rFonts w:eastAsia="Times New Roman"/>
              </w:rPr>
            </w:pPr>
            <w:r w:rsidRPr="007D3A3E">
              <w:rPr>
                <w:rFonts w:eastAsia="Times New Roman"/>
              </w:rPr>
              <w:t>53.9</w:t>
            </w:r>
          </w:p>
        </w:tc>
        <w:tc>
          <w:tcPr>
            <w:tcW w:w="1305" w:type="dxa"/>
            <w:tcBorders>
              <w:top w:val="nil"/>
              <w:left w:val="nil"/>
              <w:bottom w:val="nil"/>
              <w:right w:val="nil"/>
            </w:tcBorders>
            <w:tcMar>
              <w:top w:w="100" w:type="dxa"/>
              <w:left w:w="100" w:type="dxa"/>
              <w:bottom w:w="100" w:type="dxa"/>
              <w:right w:w="100" w:type="dxa"/>
            </w:tcMar>
          </w:tcPr>
          <w:p w14:paraId="5400D85F" w14:textId="77777777" w:rsidR="00D70396" w:rsidRPr="007D3A3E" w:rsidRDefault="00CB13CA">
            <w:pPr>
              <w:ind w:left="100"/>
              <w:rPr>
                <w:rFonts w:eastAsia="Times New Roman"/>
              </w:rPr>
            </w:pPr>
            <w:r w:rsidRPr="007D3A3E">
              <w:rPr>
                <w:rFonts w:eastAsia="Times New Roman"/>
              </w:rPr>
              <w:t>-7.6</w:t>
            </w:r>
          </w:p>
        </w:tc>
        <w:tc>
          <w:tcPr>
            <w:tcW w:w="1410" w:type="dxa"/>
            <w:tcBorders>
              <w:top w:val="nil"/>
              <w:left w:val="nil"/>
              <w:bottom w:val="nil"/>
              <w:right w:val="nil"/>
            </w:tcBorders>
            <w:tcMar>
              <w:top w:w="100" w:type="dxa"/>
              <w:left w:w="100" w:type="dxa"/>
              <w:bottom w:w="100" w:type="dxa"/>
              <w:right w:w="100" w:type="dxa"/>
            </w:tcMar>
          </w:tcPr>
          <w:p w14:paraId="3F79976B" w14:textId="77777777" w:rsidR="00D70396" w:rsidRPr="007D3A3E" w:rsidRDefault="00CB13CA">
            <w:pPr>
              <w:ind w:left="100"/>
              <w:rPr>
                <w:rFonts w:eastAsia="Times New Roman"/>
              </w:rPr>
            </w:pPr>
            <w:r w:rsidRPr="007D3A3E">
              <w:rPr>
                <w:rFonts w:eastAsia="Times New Roman"/>
              </w:rPr>
              <w:t>-25.4</w:t>
            </w:r>
          </w:p>
        </w:tc>
        <w:tc>
          <w:tcPr>
            <w:tcW w:w="1305" w:type="dxa"/>
            <w:tcBorders>
              <w:top w:val="nil"/>
              <w:left w:val="nil"/>
              <w:bottom w:val="nil"/>
              <w:right w:val="nil"/>
            </w:tcBorders>
            <w:tcMar>
              <w:top w:w="100" w:type="dxa"/>
              <w:left w:w="100" w:type="dxa"/>
              <w:bottom w:w="100" w:type="dxa"/>
              <w:right w:w="100" w:type="dxa"/>
            </w:tcMar>
          </w:tcPr>
          <w:p w14:paraId="36B2B4B8" w14:textId="77777777" w:rsidR="00D70396" w:rsidRPr="007D3A3E" w:rsidRDefault="00CB13CA">
            <w:pPr>
              <w:ind w:left="100"/>
              <w:rPr>
                <w:rFonts w:eastAsia="Times New Roman"/>
              </w:rPr>
            </w:pPr>
            <w:r w:rsidRPr="007D3A3E">
              <w:rPr>
                <w:rFonts w:eastAsia="Times New Roman"/>
              </w:rPr>
              <w:t>-13.6</w:t>
            </w:r>
          </w:p>
        </w:tc>
        <w:tc>
          <w:tcPr>
            <w:tcW w:w="1410" w:type="dxa"/>
            <w:tcBorders>
              <w:top w:val="nil"/>
              <w:left w:val="nil"/>
              <w:bottom w:val="nil"/>
              <w:right w:val="nil"/>
            </w:tcBorders>
            <w:tcMar>
              <w:top w:w="100" w:type="dxa"/>
              <w:left w:w="100" w:type="dxa"/>
              <w:bottom w:w="100" w:type="dxa"/>
              <w:right w:w="100" w:type="dxa"/>
            </w:tcMar>
          </w:tcPr>
          <w:p w14:paraId="00CBD050" w14:textId="77777777" w:rsidR="00D70396" w:rsidRPr="007D3A3E" w:rsidRDefault="00CB13CA">
            <w:pPr>
              <w:ind w:left="100"/>
              <w:rPr>
                <w:rFonts w:eastAsia="Times New Roman"/>
              </w:rPr>
            </w:pPr>
            <w:r w:rsidRPr="007D3A3E">
              <w:rPr>
                <w:rFonts w:eastAsia="Times New Roman"/>
              </w:rPr>
              <w:t>-41</w:t>
            </w:r>
          </w:p>
        </w:tc>
      </w:tr>
      <w:tr w:rsidR="00D70396" w:rsidRPr="007D3A3E" w14:paraId="4875CD30" w14:textId="77777777">
        <w:trPr>
          <w:trHeight w:val="480"/>
        </w:trPr>
        <w:tc>
          <w:tcPr>
            <w:tcW w:w="1455" w:type="dxa"/>
            <w:tcBorders>
              <w:top w:val="nil"/>
              <w:left w:val="nil"/>
              <w:bottom w:val="nil"/>
              <w:right w:val="nil"/>
            </w:tcBorders>
            <w:tcMar>
              <w:top w:w="100" w:type="dxa"/>
              <w:left w:w="100" w:type="dxa"/>
              <w:bottom w:w="100" w:type="dxa"/>
              <w:right w:w="100" w:type="dxa"/>
            </w:tcMar>
          </w:tcPr>
          <w:p w14:paraId="651D87D2" w14:textId="77777777" w:rsidR="00D70396" w:rsidRPr="007D3A3E" w:rsidRDefault="00CB13CA">
            <w:pPr>
              <w:ind w:left="100"/>
              <w:rPr>
                <w:rFonts w:eastAsia="Times New Roman"/>
              </w:rPr>
            </w:pPr>
            <w:r w:rsidRPr="007D3A3E">
              <w:rPr>
                <w:rFonts w:eastAsia="Times New Roman"/>
              </w:rPr>
              <w:t>Malaysia</w:t>
            </w:r>
          </w:p>
        </w:tc>
        <w:tc>
          <w:tcPr>
            <w:tcW w:w="1470" w:type="dxa"/>
            <w:tcBorders>
              <w:top w:val="nil"/>
              <w:left w:val="nil"/>
              <w:bottom w:val="nil"/>
              <w:right w:val="nil"/>
            </w:tcBorders>
            <w:tcMar>
              <w:top w:w="100" w:type="dxa"/>
              <w:left w:w="100" w:type="dxa"/>
              <w:bottom w:w="100" w:type="dxa"/>
              <w:right w:w="100" w:type="dxa"/>
            </w:tcMar>
          </w:tcPr>
          <w:p w14:paraId="38F08182" w14:textId="77777777" w:rsidR="00D70396" w:rsidRPr="007D3A3E" w:rsidRDefault="00CB13CA">
            <w:pPr>
              <w:ind w:left="100"/>
              <w:rPr>
                <w:rFonts w:eastAsia="Times New Roman"/>
              </w:rPr>
            </w:pPr>
            <w:r w:rsidRPr="007D3A3E">
              <w:rPr>
                <w:rFonts w:eastAsia="Times New Roman"/>
              </w:rPr>
              <w:t>1,148,955</w:t>
            </w:r>
          </w:p>
        </w:tc>
        <w:tc>
          <w:tcPr>
            <w:tcW w:w="990" w:type="dxa"/>
            <w:tcBorders>
              <w:top w:val="nil"/>
              <w:left w:val="nil"/>
              <w:bottom w:val="nil"/>
              <w:right w:val="nil"/>
            </w:tcBorders>
            <w:tcMar>
              <w:top w:w="100" w:type="dxa"/>
              <w:left w:w="100" w:type="dxa"/>
              <w:bottom w:w="100" w:type="dxa"/>
              <w:right w:w="100" w:type="dxa"/>
            </w:tcMar>
          </w:tcPr>
          <w:p w14:paraId="7DA51DE8" w14:textId="77777777" w:rsidR="00D70396" w:rsidRPr="007D3A3E" w:rsidRDefault="00CB13CA">
            <w:pPr>
              <w:ind w:left="100"/>
              <w:rPr>
                <w:rFonts w:eastAsia="Times New Roman"/>
              </w:rPr>
            </w:pPr>
            <w:r w:rsidRPr="007D3A3E">
              <w:rPr>
                <w:rFonts w:eastAsia="Times New Roman"/>
              </w:rPr>
              <w:t>64.3</w:t>
            </w:r>
          </w:p>
        </w:tc>
        <w:tc>
          <w:tcPr>
            <w:tcW w:w="1305" w:type="dxa"/>
            <w:tcBorders>
              <w:top w:val="nil"/>
              <w:left w:val="nil"/>
              <w:bottom w:val="nil"/>
              <w:right w:val="nil"/>
            </w:tcBorders>
            <w:tcMar>
              <w:top w:w="100" w:type="dxa"/>
              <w:left w:w="100" w:type="dxa"/>
              <w:bottom w:w="100" w:type="dxa"/>
              <w:right w:w="100" w:type="dxa"/>
            </w:tcMar>
          </w:tcPr>
          <w:p w14:paraId="42794AA3" w14:textId="77777777" w:rsidR="00D70396" w:rsidRPr="007D3A3E" w:rsidRDefault="00CB13CA">
            <w:pPr>
              <w:ind w:left="100"/>
              <w:rPr>
                <w:rFonts w:eastAsia="Times New Roman"/>
              </w:rPr>
            </w:pPr>
            <w:r w:rsidRPr="007D3A3E">
              <w:rPr>
                <w:rFonts w:eastAsia="Times New Roman"/>
              </w:rPr>
              <w:t>-15.1</w:t>
            </w:r>
          </w:p>
        </w:tc>
        <w:tc>
          <w:tcPr>
            <w:tcW w:w="1410" w:type="dxa"/>
            <w:tcBorders>
              <w:top w:val="nil"/>
              <w:left w:val="nil"/>
              <w:bottom w:val="nil"/>
              <w:right w:val="nil"/>
            </w:tcBorders>
            <w:tcMar>
              <w:top w:w="100" w:type="dxa"/>
              <w:left w:w="100" w:type="dxa"/>
              <w:bottom w:w="100" w:type="dxa"/>
              <w:right w:w="100" w:type="dxa"/>
            </w:tcMar>
          </w:tcPr>
          <w:p w14:paraId="423124B5" w14:textId="77777777" w:rsidR="00D70396" w:rsidRPr="007D3A3E" w:rsidRDefault="00CB13CA">
            <w:pPr>
              <w:ind w:left="100"/>
              <w:rPr>
                <w:rFonts w:eastAsia="Times New Roman"/>
              </w:rPr>
            </w:pPr>
            <w:r w:rsidRPr="007D3A3E">
              <w:rPr>
                <w:rFonts w:eastAsia="Times New Roman"/>
              </w:rPr>
              <w:t>-44.4</w:t>
            </w:r>
          </w:p>
        </w:tc>
        <w:tc>
          <w:tcPr>
            <w:tcW w:w="1305" w:type="dxa"/>
            <w:tcBorders>
              <w:top w:val="nil"/>
              <w:left w:val="nil"/>
              <w:bottom w:val="nil"/>
              <w:right w:val="nil"/>
            </w:tcBorders>
            <w:tcMar>
              <w:top w:w="100" w:type="dxa"/>
              <w:left w:w="100" w:type="dxa"/>
              <w:bottom w:w="100" w:type="dxa"/>
              <w:right w:w="100" w:type="dxa"/>
            </w:tcMar>
          </w:tcPr>
          <w:p w14:paraId="725A1742" w14:textId="77777777" w:rsidR="00D70396" w:rsidRPr="007D3A3E" w:rsidRDefault="00CB13CA">
            <w:pPr>
              <w:ind w:left="100"/>
              <w:rPr>
                <w:rFonts w:eastAsia="Times New Roman"/>
              </w:rPr>
            </w:pPr>
            <w:r w:rsidRPr="007D3A3E">
              <w:rPr>
                <w:rFonts w:eastAsia="Times New Roman"/>
              </w:rPr>
              <w:t>-24</w:t>
            </w:r>
          </w:p>
        </w:tc>
        <w:tc>
          <w:tcPr>
            <w:tcW w:w="1410" w:type="dxa"/>
            <w:tcBorders>
              <w:top w:val="nil"/>
              <w:left w:val="nil"/>
              <w:bottom w:val="nil"/>
              <w:right w:val="nil"/>
            </w:tcBorders>
            <w:tcMar>
              <w:top w:w="100" w:type="dxa"/>
              <w:left w:w="100" w:type="dxa"/>
              <w:bottom w:w="100" w:type="dxa"/>
              <w:right w:w="100" w:type="dxa"/>
            </w:tcMar>
          </w:tcPr>
          <w:p w14:paraId="053B2136" w14:textId="77777777" w:rsidR="00D70396" w:rsidRPr="007D3A3E" w:rsidRDefault="00CB13CA">
            <w:pPr>
              <w:ind w:left="100"/>
              <w:rPr>
                <w:rFonts w:eastAsia="Times New Roman"/>
              </w:rPr>
            </w:pPr>
            <w:r w:rsidRPr="007D3A3E">
              <w:rPr>
                <w:rFonts w:eastAsia="Times New Roman"/>
              </w:rPr>
              <w:t>-60.6</w:t>
            </w:r>
          </w:p>
        </w:tc>
      </w:tr>
      <w:tr w:rsidR="00D70396" w:rsidRPr="007D3A3E" w14:paraId="51F6E5C5" w14:textId="77777777">
        <w:trPr>
          <w:trHeight w:val="480"/>
        </w:trPr>
        <w:tc>
          <w:tcPr>
            <w:tcW w:w="1455" w:type="dxa"/>
            <w:tcBorders>
              <w:top w:val="nil"/>
              <w:left w:val="nil"/>
              <w:bottom w:val="nil"/>
              <w:right w:val="nil"/>
            </w:tcBorders>
            <w:tcMar>
              <w:top w:w="100" w:type="dxa"/>
              <w:left w:w="100" w:type="dxa"/>
              <w:bottom w:w="100" w:type="dxa"/>
              <w:right w:w="100" w:type="dxa"/>
            </w:tcMar>
          </w:tcPr>
          <w:p w14:paraId="6A4D8998" w14:textId="77777777" w:rsidR="00D70396" w:rsidRPr="007D3A3E" w:rsidRDefault="00CB13CA">
            <w:pPr>
              <w:ind w:left="100"/>
              <w:rPr>
                <w:rFonts w:eastAsia="Times New Roman"/>
              </w:rPr>
            </w:pPr>
            <w:r w:rsidRPr="007D3A3E">
              <w:rPr>
                <w:rFonts w:eastAsia="Times New Roman"/>
              </w:rPr>
              <w:t>Maldives</w:t>
            </w:r>
          </w:p>
        </w:tc>
        <w:tc>
          <w:tcPr>
            <w:tcW w:w="1470" w:type="dxa"/>
            <w:tcBorders>
              <w:top w:val="nil"/>
              <w:left w:val="nil"/>
              <w:bottom w:val="nil"/>
              <w:right w:val="nil"/>
            </w:tcBorders>
            <w:tcMar>
              <w:top w:w="100" w:type="dxa"/>
              <w:left w:w="100" w:type="dxa"/>
              <w:bottom w:w="100" w:type="dxa"/>
              <w:right w:w="100" w:type="dxa"/>
            </w:tcMar>
          </w:tcPr>
          <w:p w14:paraId="3BA48049" w14:textId="77777777" w:rsidR="00D70396" w:rsidRPr="007D3A3E" w:rsidRDefault="00CB13CA">
            <w:pPr>
              <w:ind w:left="100"/>
              <w:rPr>
                <w:rFonts w:eastAsia="Times New Roman"/>
              </w:rPr>
            </w:pPr>
            <w:r w:rsidRPr="007D3A3E">
              <w:rPr>
                <w:rFonts w:eastAsia="Times New Roman"/>
              </w:rPr>
              <w:t>1,085,273</w:t>
            </w:r>
          </w:p>
        </w:tc>
        <w:tc>
          <w:tcPr>
            <w:tcW w:w="990" w:type="dxa"/>
            <w:tcBorders>
              <w:top w:val="nil"/>
              <w:left w:val="nil"/>
              <w:bottom w:val="nil"/>
              <w:right w:val="nil"/>
            </w:tcBorders>
            <w:tcMar>
              <w:top w:w="100" w:type="dxa"/>
              <w:left w:w="100" w:type="dxa"/>
              <w:bottom w:w="100" w:type="dxa"/>
              <w:right w:w="100" w:type="dxa"/>
            </w:tcMar>
          </w:tcPr>
          <w:p w14:paraId="30DA31DC" w14:textId="77777777" w:rsidR="00D70396" w:rsidRPr="007D3A3E" w:rsidRDefault="00CB13CA">
            <w:pPr>
              <w:ind w:left="100"/>
              <w:rPr>
                <w:rFonts w:eastAsia="Times New Roman"/>
              </w:rPr>
            </w:pPr>
            <w:r w:rsidRPr="007D3A3E">
              <w:rPr>
                <w:rFonts w:eastAsia="Times New Roman"/>
              </w:rPr>
              <w:t>84.4</w:t>
            </w:r>
          </w:p>
        </w:tc>
        <w:tc>
          <w:tcPr>
            <w:tcW w:w="1305" w:type="dxa"/>
            <w:tcBorders>
              <w:top w:val="nil"/>
              <w:left w:val="nil"/>
              <w:bottom w:val="nil"/>
              <w:right w:val="nil"/>
            </w:tcBorders>
            <w:tcMar>
              <w:top w:w="100" w:type="dxa"/>
              <w:left w:w="100" w:type="dxa"/>
              <w:bottom w:w="100" w:type="dxa"/>
              <w:right w:w="100" w:type="dxa"/>
            </w:tcMar>
          </w:tcPr>
          <w:p w14:paraId="3DB78762" w14:textId="77777777" w:rsidR="00D70396" w:rsidRPr="007D3A3E" w:rsidRDefault="00CB13CA">
            <w:pPr>
              <w:ind w:left="100"/>
              <w:rPr>
                <w:rFonts w:eastAsia="Times New Roman"/>
              </w:rPr>
            </w:pPr>
            <w:r w:rsidRPr="007D3A3E">
              <w:rPr>
                <w:rFonts w:eastAsia="Times New Roman"/>
              </w:rPr>
              <w:t>-16</w:t>
            </w:r>
          </w:p>
        </w:tc>
        <w:tc>
          <w:tcPr>
            <w:tcW w:w="1410" w:type="dxa"/>
            <w:tcBorders>
              <w:top w:val="nil"/>
              <w:left w:val="nil"/>
              <w:bottom w:val="nil"/>
              <w:right w:val="nil"/>
            </w:tcBorders>
            <w:tcMar>
              <w:top w:w="100" w:type="dxa"/>
              <w:left w:w="100" w:type="dxa"/>
              <w:bottom w:w="100" w:type="dxa"/>
              <w:right w:w="100" w:type="dxa"/>
            </w:tcMar>
          </w:tcPr>
          <w:p w14:paraId="44D198DD" w14:textId="77777777" w:rsidR="00D70396" w:rsidRPr="007D3A3E" w:rsidRDefault="00CB13CA">
            <w:pPr>
              <w:ind w:left="100"/>
              <w:rPr>
                <w:rFonts w:eastAsia="Times New Roman"/>
              </w:rPr>
            </w:pPr>
            <w:r w:rsidRPr="007D3A3E">
              <w:rPr>
                <w:rFonts w:eastAsia="Times New Roman"/>
              </w:rPr>
              <w:t>-46.4</w:t>
            </w:r>
          </w:p>
        </w:tc>
        <w:tc>
          <w:tcPr>
            <w:tcW w:w="1305" w:type="dxa"/>
            <w:tcBorders>
              <w:top w:val="nil"/>
              <w:left w:val="nil"/>
              <w:bottom w:val="nil"/>
              <w:right w:val="nil"/>
            </w:tcBorders>
            <w:tcMar>
              <w:top w:w="100" w:type="dxa"/>
              <w:left w:w="100" w:type="dxa"/>
              <w:bottom w:w="100" w:type="dxa"/>
              <w:right w:w="100" w:type="dxa"/>
            </w:tcMar>
          </w:tcPr>
          <w:p w14:paraId="37E21D18" w14:textId="77777777" w:rsidR="00D70396" w:rsidRPr="007D3A3E" w:rsidRDefault="00CB13CA">
            <w:pPr>
              <w:ind w:left="100"/>
              <w:rPr>
                <w:rFonts w:eastAsia="Times New Roman"/>
              </w:rPr>
            </w:pPr>
            <w:r w:rsidRPr="007D3A3E">
              <w:rPr>
                <w:rFonts w:eastAsia="Times New Roman"/>
              </w:rPr>
              <w:t>-24.9</w:t>
            </w:r>
          </w:p>
        </w:tc>
        <w:tc>
          <w:tcPr>
            <w:tcW w:w="1410" w:type="dxa"/>
            <w:tcBorders>
              <w:top w:val="nil"/>
              <w:left w:val="nil"/>
              <w:bottom w:val="nil"/>
              <w:right w:val="nil"/>
            </w:tcBorders>
            <w:tcMar>
              <w:top w:w="100" w:type="dxa"/>
              <w:left w:w="100" w:type="dxa"/>
              <w:bottom w:w="100" w:type="dxa"/>
              <w:right w:w="100" w:type="dxa"/>
            </w:tcMar>
          </w:tcPr>
          <w:p w14:paraId="7882EE24" w14:textId="77777777" w:rsidR="00D70396" w:rsidRPr="007D3A3E" w:rsidRDefault="00CB13CA">
            <w:pPr>
              <w:ind w:left="100"/>
              <w:rPr>
                <w:rFonts w:eastAsia="Times New Roman"/>
              </w:rPr>
            </w:pPr>
            <w:r w:rsidRPr="007D3A3E">
              <w:rPr>
                <w:rFonts w:eastAsia="Times New Roman"/>
              </w:rPr>
              <w:t>-62</w:t>
            </w:r>
          </w:p>
        </w:tc>
      </w:tr>
      <w:tr w:rsidR="00D70396" w:rsidRPr="007D3A3E" w14:paraId="553A8511" w14:textId="77777777">
        <w:trPr>
          <w:trHeight w:val="480"/>
        </w:trPr>
        <w:tc>
          <w:tcPr>
            <w:tcW w:w="1455" w:type="dxa"/>
            <w:tcBorders>
              <w:top w:val="nil"/>
              <w:left w:val="nil"/>
              <w:bottom w:val="nil"/>
              <w:right w:val="nil"/>
            </w:tcBorders>
            <w:tcMar>
              <w:top w:w="100" w:type="dxa"/>
              <w:left w:w="100" w:type="dxa"/>
              <w:bottom w:w="100" w:type="dxa"/>
              <w:right w:w="100" w:type="dxa"/>
            </w:tcMar>
          </w:tcPr>
          <w:p w14:paraId="07D998CD" w14:textId="77777777" w:rsidR="00D70396" w:rsidRPr="007D3A3E" w:rsidRDefault="00CB13CA">
            <w:pPr>
              <w:ind w:left="100"/>
              <w:rPr>
                <w:rFonts w:eastAsia="Times New Roman"/>
              </w:rPr>
            </w:pPr>
            <w:r w:rsidRPr="007D3A3E">
              <w:rPr>
                <w:rFonts w:eastAsia="Times New Roman"/>
              </w:rPr>
              <w:t>Puerto Rico</w:t>
            </w:r>
          </w:p>
        </w:tc>
        <w:tc>
          <w:tcPr>
            <w:tcW w:w="1470" w:type="dxa"/>
            <w:tcBorders>
              <w:top w:val="nil"/>
              <w:left w:val="nil"/>
              <w:bottom w:val="nil"/>
              <w:right w:val="nil"/>
            </w:tcBorders>
            <w:tcMar>
              <w:top w:w="100" w:type="dxa"/>
              <w:left w:w="100" w:type="dxa"/>
              <w:bottom w:w="100" w:type="dxa"/>
              <w:right w:w="100" w:type="dxa"/>
            </w:tcMar>
          </w:tcPr>
          <w:p w14:paraId="41C7A8F8" w14:textId="77777777" w:rsidR="00D70396" w:rsidRPr="007D3A3E" w:rsidRDefault="00CB13CA">
            <w:pPr>
              <w:ind w:left="100"/>
              <w:rPr>
                <w:rFonts w:eastAsia="Times New Roman"/>
              </w:rPr>
            </w:pPr>
            <w:r w:rsidRPr="007D3A3E">
              <w:rPr>
                <w:rFonts w:eastAsia="Times New Roman"/>
              </w:rPr>
              <w:t>648,867</w:t>
            </w:r>
          </w:p>
        </w:tc>
        <w:tc>
          <w:tcPr>
            <w:tcW w:w="990" w:type="dxa"/>
            <w:tcBorders>
              <w:top w:val="nil"/>
              <w:left w:val="nil"/>
              <w:bottom w:val="nil"/>
              <w:right w:val="nil"/>
            </w:tcBorders>
            <w:tcMar>
              <w:top w:w="100" w:type="dxa"/>
              <w:left w:w="100" w:type="dxa"/>
              <w:bottom w:w="100" w:type="dxa"/>
              <w:right w:w="100" w:type="dxa"/>
            </w:tcMar>
          </w:tcPr>
          <w:p w14:paraId="23AA0A49" w14:textId="77777777" w:rsidR="00D70396" w:rsidRPr="007D3A3E" w:rsidRDefault="00CB13CA">
            <w:pPr>
              <w:ind w:left="100"/>
              <w:rPr>
                <w:rFonts w:eastAsia="Times New Roman"/>
              </w:rPr>
            </w:pPr>
            <w:r w:rsidRPr="007D3A3E">
              <w:rPr>
                <w:rFonts w:eastAsia="Times New Roman"/>
              </w:rPr>
              <w:t>21.3</w:t>
            </w:r>
          </w:p>
        </w:tc>
        <w:tc>
          <w:tcPr>
            <w:tcW w:w="1305" w:type="dxa"/>
            <w:tcBorders>
              <w:top w:val="nil"/>
              <w:left w:val="nil"/>
              <w:bottom w:val="nil"/>
              <w:right w:val="nil"/>
            </w:tcBorders>
            <w:tcMar>
              <w:top w:w="100" w:type="dxa"/>
              <w:left w:w="100" w:type="dxa"/>
              <w:bottom w:w="100" w:type="dxa"/>
              <w:right w:w="100" w:type="dxa"/>
            </w:tcMar>
          </w:tcPr>
          <w:p w14:paraId="4D596457" w14:textId="77777777" w:rsidR="00D70396" w:rsidRPr="007D3A3E" w:rsidRDefault="00CB13CA">
            <w:pPr>
              <w:ind w:left="100"/>
              <w:rPr>
                <w:rFonts w:eastAsia="Times New Roman"/>
              </w:rPr>
            </w:pPr>
            <w:r w:rsidRPr="007D3A3E">
              <w:rPr>
                <w:rFonts w:eastAsia="Times New Roman"/>
              </w:rPr>
              <w:t>-16</w:t>
            </w:r>
          </w:p>
        </w:tc>
        <w:tc>
          <w:tcPr>
            <w:tcW w:w="1410" w:type="dxa"/>
            <w:tcBorders>
              <w:top w:val="nil"/>
              <w:left w:val="nil"/>
              <w:bottom w:val="nil"/>
              <w:right w:val="nil"/>
            </w:tcBorders>
            <w:tcMar>
              <w:top w:w="100" w:type="dxa"/>
              <w:left w:w="100" w:type="dxa"/>
              <w:bottom w:w="100" w:type="dxa"/>
              <w:right w:w="100" w:type="dxa"/>
            </w:tcMar>
          </w:tcPr>
          <w:p w14:paraId="796B44EE" w14:textId="77777777" w:rsidR="00D70396" w:rsidRPr="007D3A3E" w:rsidRDefault="00CB13CA">
            <w:pPr>
              <w:ind w:left="100"/>
              <w:rPr>
                <w:rFonts w:eastAsia="Times New Roman"/>
              </w:rPr>
            </w:pPr>
            <w:r w:rsidRPr="007D3A3E">
              <w:rPr>
                <w:rFonts w:eastAsia="Times New Roman"/>
              </w:rPr>
              <w:t>-46.2</w:t>
            </w:r>
          </w:p>
        </w:tc>
        <w:tc>
          <w:tcPr>
            <w:tcW w:w="1305" w:type="dxa"/>
            <w:tcBorders>
              <w:top w:val="nil"/>
              <w:left w:val="nil"/>
              <w:bottom w:val="nil"/>
              <w:right w:val="nil"/>
            </w:tcBorders>
            <w:tcMar>
              <w:top w:w="100" w:type="dxa"/>
              <w:left w:w="100" w:type="dxa"/>
              <w:bottom w:w="100" w:type="dxa"/>
              <w:right w:w="100" w:type="dxa"/>
            </w:tcMar>
          </w:tcPr>
          <w:p w14:paraId="23404ACF" w14:textId="77777777" w:rsidR="00D70396" w:rsidRPr="007D3A3E" w:rsidRDefault="00CB13CA">
            <w:pPr>
              <w:ind w:left="100"/>
              <w:rPr>
                <w:rFonts w:eastAsia="Times New Roman"/>
              </w:rPr>
            </w:pPr>
            <w:r w:rsidRPr="007D3A3E">
              <w:rPr>
                <w:rFonts w:eastAsia="Times New Roman"/>
              </w:rPr>
              <w:t>-25.2</w:t>
            </w:r>
          </w:p>
        </w:tc>
        <w:tc>
          <w:tcPr>
            <w:tcW w:w="1410" w:type="dxa"/>
            <w:tcBorders>
              <w:top w:val="nil"/>
              <w:left w:val="nil"/>
              <w:bottom w:val="nil"/>
              <w:right w:val="nil"/>
            </w:tcBorders>
            <w:tcMar>
              <w:top w:w="100" w:type="dxa"/>
              <w:left w:w="100" w:type="dxa"/>
              <w:bottom w:w="100" w:type="dxa"/>
              <w:right w:w="100" w:type="dxa"/>
            </w:tcMar>
          </w:tcPr>
          <w:p w14:paraId="7482B3D9" w14:textId="77777777" w:rsidR="00D70396" w:rsidRPr="007D3A3E" w:rsidRDefault="00CB13CA">
            <w:pPr>
              <w:ind w:left="100"/>
              <w:rPr>
                <w:rFonts w:eastAsia="Times New Roman"/>
              </w:rPr>
            </w:pPr>
            <w:r w:rsidRPr="007D3A3E">
              <w:rPr>
                <w:rFonts w:eastAsia="Times New Roman"/>
              </w:rPr>
              <w:t>-62.5</w:t>
            </w:r>
          </w:p>
        </w:tc>
      </w:tr>
      <w:tr w:rsidR="00D70396" w:rsidRPr="007D3A3E" w14:paraId="708B0C79" w14:textId="77777777">
        <w:trPr>
          <w:trHeight w:val="480"/>
        </w:trPr>
        <w:tc>
          <w:tcPr>
            <w:tcW w:w="1455" w:type="dxa"/>
            <w:tcBorders>
              <w:top w:val="nil"/>
              <w:left w:val="nil"/>
              <w:bottom w:val="nil"/>
              <w:right w:val="nil"/>
            </w:tcBorders>
            <w:tcMar>
              <w:top w:w="100" w:type="dxa"/>
              <w:left w:w="100" w:type="dxa"/>
              <w:bottom w:w="100" w:type="dxa"/>
              <w:right w:w="100" w:type="dxa"/>
            </w:tcMar>
          </w:tcPr>
          <w:p w14:paraId="410FB31E" w14:textId="77777777" w:rsidR="00D70396" w:rsidRPr="007D3A3E" w:rsidRDefault="00CB13CA">
            <w:pPr>
              <w:ind w:left="100"/>
              <w:rPr>
                <w:rFonts w:eastAsia="Times New Roman"/>
              </w:rPr>
            </w:pPr>
            <w:r w:rsidRPr="007D3A3E">
              <w:rPr>
                <w:rFonts w:eastAsia="Times New Roman"/>
              </w:rPr>
              <w:t>Brazil</w:t>
            </w:r>
          </w:p>
        </w:tc>
        <w:tc>
          <w:tcPr>
            <w:tcW w:w="1470" w:type="dxa"/>
            <w:tcBorders>
              <w:top w:val="nil"/>
              <w:left w:val="nil"/>
              <w:bottom w:val="nil"/>
              <w:right w:val="nil"/>
            </w:tcBorders>
            <w:tcMar>
              <w:top w:w="100" w:type="dxa"/>
              <w:left w:w="100" w:type="dxa"/>
              <w:bottom w:w="100" w:type="dxa"/>
              <w:right w:w="100" w:type="dxa"/>
            </w:tcMar>
          </w:tcPr>
          <w:p w14:paraId="12576CDA" w14:textId="77777777" w:rsidR="00D70396" w:rsidRPr="007D3A3E" w:rsidRDefault="00CB13CA">
            <w:pPr>
              <w:ind w:left="100"/>
              <w:rPr>
                <w:rFonts w:eastAsia="Times New Roman"/>
              </w:rPr>
            </w:pPr>
            <w:r w:rsidRPr="007D3A3E">
              <w:rPr>
                <w:rFonts w:eastAsia="Times New Roman"/>
              </w:rPr>
              <w:t>612,864</w:t>
            </w:r>
          </w:p>
        </w:tc>
        <w:tc>
          <w:tcPr>
            <w:tcW w:w="990" w:type="dxa"/>
            <w:tcBorders>
              <w:top w:val="nil"/>
              <w:left w:val="nil"/>
              <w:bottom w:val="nil"/>
              <w:right w:val="nil"/>
            </w:tcBorders>
            <w:tcMar>
              <w:top w:w="100" w:type="dxa"/>
              <w:left w:w="100" w:type="dxa"/>
              <w:bottom w:w="100" w:type="dxa"/>
              <w:right w:w="100" w:type="dxa"/>
            </w:tcMar>
          </w:tcPr>
          <w:p w14:paraId="3EF7B0B3" w14:textId="77777777" w:rsidR="00D70396" w:rsidRPr="007D3A3E" w:rsidRDefault="00CB13CA">
            <w:pPr>
              <w:ind w:left="100"/>
              <w:rPr>
                <w:rFonts w:eastAsia="Times New Roman"/>
              </w:rPr>
            </w:pPr>
            <w:r w:rsidRPr="007D3A3E">
              <w:rPr>
                <w:rFonts w:eastAsia="Times New Roman"/>
              </w:rPr>
              <w:t>8.3</w:t>
            </w:r>
          </w:p>
        </w:tc>
        <w:tc>
          <w:tcPr>
            <w:tcW w:w="1305" w:type="dxa"/>
            <w:tcBorders>
              <w:top w:val="nil"/>
              <w:left w:val="nil"/>
              <w:bottom w:val="nil"/>
              <w:right w:val="nil"/>
            </w:tcBorders>
            <w:tcMar>
              <w:top w:w="100" w:type="dxa"/>
              <w:left w:w="100" w:type="dxa"/>
              <w:bottom w:w="100" w:type="dxa"/>
              <w:right w:w="100" w:type="dxa"/>
            </w:tcMar>
          </w:tcPr>
          <w:p w14:paraId="3F42A423" w14:textId="77777777" w:rsidR="00D70396" w:rsidRPr="007D3A3E" w:rsidRDefault="00CB13CA">
            <w:pPr>
              <w:ind w:left="100"/>
              <w:rPr>
                <w:rFonts w:eastAsia="Times New Roman"/>
              </w:rPr>
            </w:pPr>
            <w:r w:rsidRPr="007D3A3E">
              <w:rPr>
                <w:rFonts w:eastAsia="Times New Roman"/>
              </w:rPr>
              <w:t>-8.9</w:t>
            </w:r>
          </w:p>
        </w:tc>
        <w:tc>
          <w:tcPr>
            <w:tcW w:w="1410" w:type="dxa"/>
            <w:tcBorders>
              <w:top w:val="nil"/>
              <w:left w:val="nil"/>
              <w:bottom w:val="nil"/>
              <w:right w:val="nil"/>
            </w:tcBorders>
            <w:tcMar>
              <w:top w:w="100" w:type="dxa"/>
              <w:left w:w="100" w:type="dxa"/>
              <w:bottom w:w="100" w:type="dxa"/>
              <w:right w:w="100" w:type="dxa"/>
            </w:tcMar>
          </w:tcPr>
          <w:p w14:paraId="7A9F95C6" w14:textId="77777777" w:rsidR="00D70396" w:rsidRPr="007D3A3E" w:rsidRDefault="00CB13CA">
            <w:pPr>
              <w:ind w:left="100"/>
              <w:rPr>
                <w:rFonts w:eastAsia="Times New Roman"/>
              </w:rPr>
            </w:pPr>
            <w:r w:rsidRPr="007D3A3E">
              <w:rPr>
                <w:rFonts w:eastAsia="Times New Roman"/>
              </w:rPr>
              <w:t>-29.2</w:t>
            </w:r>
          </w:p>
        </w:tc>
        <w:tc>
          <w:tcPr>
            <w:tcW w:w="1305" w:type="dxa"/>
            <w:tcBorders>
              <w:top w:val="nil"/>
              <w:left w:val="nil"/>
              <w:bottom w:val="nil"/>
              <w:right w:val="nil"/>
            </w:tcBorders>
            <w:tcMar>
              <w:top w:w="100" w:type="dxa"/>
              <w:left w:w="100" w:type="dxa"/>
              <w:bottom w:w="100" w:type="dxa"/>
              <w:right w:w="100" w:type="dxa"/>
            </w:tcMar>
          </w:tcPr>
          <w:p w14:paraId="5741BC92" w14:textId="77777777" w:rsidR="00D70396" w:rsidRPr="007D3A3E" w:rsidRDefault="00CB13CA">
            <w:pPr>
              <w:ind w:left="100"/>
              <w:rPr>
                <w:rFonts w:eastAsia="Times New Roman"/>
              </w:rPr>
            </w:pPr>
            <w:r w:rsidRPr="007D3A3E">
              <w:rPr>
                <w:rFonts w:eastAsia="Times New Roman"/>
              </w:rPr>
              <w:t>-25</w:t>
            </w:r>
          </w:p>
        </w:tc>
        <w:tc>
          <w:tcPr>
            <w:tcW w:w="1410" w:type="dxa"/>
            <w:tcBorders>
              <w:top w:val="nil"/>
              <w:left w:val="nil"/>
              <w:bottom w:val="nil"/>
              <w:right w:val="nil"/>
            </w:tcBorders>
            <w:tcMar>
              <w:top w:w="100" w:type="dxa"/>
              <w:left w:w="100" w:type="dxa"/>
              <w:bottom w:w="100" w:type="dxa"/>
              <w:right w:w="100" w:type="dxa"/>
            </w:tcMar>
          </w:tcPr>
          <w:p w14:paraId="0FEC1FC2" w14:textId="77777777" w:rsidR="00D70396" w:rsidRPr="007D3A3E" w:rsidRDefault="00CB13CA">
            <w:pPr>
              <w:ind w:left="100"/>
              <w:rPr>
                <w:rFonts w:eastAsia="Times New Roman"/>
              </w:rPr>
            </w:pPr>
            <w:r w:rsidRPr="007D3A3E">
              <w:rPr>
                <w:rFonts w:eastAsia="Times New Roman"/>
              </w:rPr>
              <w:t>-62.1</w:t>
            </w:r>
          </w:p>
        </w:tc>
      </w:tr>
      <w:tr w:rsidR="00D70396" w:rsidRPr="007D3A3E" w14:paraId="220041FF" w14:textId="77777777">
        <w:trPr>
          <w:trHeight w:val="480"/>
        </w:trPr>
        <w:tc>
          <w:tcPr>
            <w:tcW w:w="1455" w:type="dxa"/>
            <w:tcBorders>
              <w:top w:val="nil"/>
              <w:left w:val="nil"/>
              <w:bottom w:val="nil"/>
              <w:right w:val="nil"/>
            </w:tcBorders>
            <w:tcMar>
              <w:top w:w="100" w:type="dxa"/>
              <w:left w:w="100" w:type="dxa"/>
              <w:bottom w:w="100" w:type="dxa"/>
              <w:right w:w="100" w:type="dxa"/>
            </w:tcMar>
          </w:tcPr>
          <w:p w14:paraId="216A643D" w14:textId="77777777" w:rsidR="00D70396" w:rsidRPr="007D3A3E" w:rsidRDefault="00CB13CA">
            <w:pPr>
              <w:ind w:left="100"/>
              <w:rPr>
                <w:rFonts w:eastAsia="Times New Roman"/>
              </w:rPr>
            </w:pPr>
            <w:r w:rsidRPr="007D3A3E">
              <w:rPr>
                <w:rFonts w:eastAsia="Times New Roman"/>
              </w:rPr>
              <w:t>Bahamas</w:t>
            </w:r>
          </w:p>
        </w:tc>
        <w:tc>
          <w:tcPr>
            <w:tcW w:w="1470" w:type="dxa"/>
            <w:tcBorders>
              <w:top w:val="nil"/>
              <w:left w:val="nil"/>
              <w:bottom w:val="nil"/>
              <w:right w:val="nil"/>
            </w:tcBorders>
            <w:tcMar>
              <w:top w:w="100" w:type="dxa"/>
              <w:left w:w="100" w:type="dxa"/>
              <w:bottom w:w="100" w:type="dxa"/>
              <w:right w:w="100" w:type="dxa"/>
            </w:tcMar>
          </w:tcPr>
          <w:p w14:paraId="09942964" w14:textId="77777777" w:rsidR="00D70396" w:rsidRPr="007D3A3E" w:rsidRDefault="00CB13CA">
            <w:pPr>
              <w:ind w:left="100"/>
              <w:rPr>
                <w:rFonts w:eastAsia="Times New Roman"/>
              </w:rPr>
            </w:pPr>
            <w:r w:rsidRPr="007D3A3E">
              <w:rPr>
                <w:rFonts w:eastAsia="Times New Roman"/>
              </w:rPr>
              <w:t>526,058</w:t>
            </w:r>
          </w:p>
        </w:tc>
        <w:tc>
          <w:tcPr>
            <w:tcW w:w="990" w:type="dxa"/>
            <w:tcBorders>
              <w:top w:val="nil"/>
              <w:left w:val="nil"/>
              <w:bottom w:val="nil"/>
              <w:right w:val="nil"/>
            </w:tcBorders>
            <w:tcMar>
              <w:top w:w="100" w:type="dxa"/>
              <w:left w:w="100" w:type="dxa"/>
              <w:bottom w:w="100" w:type="dxa"/>
              <w:right w:w="100" w:type="dxa"/>
            </w:tcMar>
          </w:tcPr>
          <w:p w14:paraId="1404A1C5" w14:textId="77777777" w:rsidR="00D70396" w:rsidRPr="007D3A3E" w:rsidRDefault="00CB13CA">
            <w:pPr>
              <w:ind w:left="100"/>
              <w:rPr>
                <w:rFonts w:eastAsia="Times New Roman"/>
              </w:rPr>
            </w:pPr>
            <w:r w:rsidRPr="007D3A3E">
              <w:rPr>
                <w:rFonts w:eastAsia="Times New Roman"/>
              </w:rPr>
              <w:t>60.5</w:t>
            </w:r>
          </w:p>
        </w:tc>
        <w:tc>
          <w:tcPr>
            <w:tcW w:w="1305" w:type="dxa"/>
            <w:tcBorders>
              <w:top w:val="nil"/>
              <w:left w:val="nil"/>
              <w:bottom w:val="nil"/>
              <w:right w:val="nil"/>
            </w:tcBorders>
            <w:tcMar>
              <w:top w:w="100" w:type="dxa"/>
              <w:left w:w="100" w:type="dxa"/>
              <w:bottom w:w="100" w:type="dxa"/>
              <w:right w:w="100" w:type="dxa"/>
            </w:tcMar>
          </w:tcPr>
          <w:p w14:paraId="10BEBE23" w14:textId="77777777" w:rsidR="00D70396" w:rsidRPr="007D3A3E" w:rsidRDefault="00CB13CA">
            <w:pPr>
              <w:ind w:left="100"/>
              <w:rPr>
                <w:rFonts w:eastAsia="Times New Roman"/>
              </w:rPr>
            </w:pPr>
            <w:r w:rsidRPr="007D3A3E">
              <w:rPr>
                <w:rFonts w:eastAsia="Times New Roman"/>
              </w:rPr>
              <w:t>-15.7</w:t>
            </w:r>
          </w:p>
        </w:tc>
        <w:tc>
          <w:tcPr>
            <w:tcW w:w="1410" w:type="dxa"/>
            <w:tcBorders>
              <w:top w:val="nil"/>
              <w:left w:val="nil"/>
              <w:bottom w:val="nil"/>
              <w:right w:val="nil"/>
            </w:tcBorders>
            <w:tcMar>
              <w:top w:w="100" w:type="dxa"/>
              <w:left w:w="100" w:type="dxa"/>
              <w:bottom w:w="100" w:type="dxa"/>
              <w:right w:w="100" w:type="dxa"/>
            </w:tcMar>
          </w:tcPr>
          <w:p w14:paraId="009107B4" w14:textId="77777777" w:rsidR="00D70396" w:rsidRPr="007D3A3E" w:rsidRDefault="00CB13CA">
            <w:pPr>
              <w:ind w:left="100"/>
              <w:rPr>
                <w:rFonts w:eastAsia="Times New Roman"/>
              </w:rPr>
            </w:pPr>
            <w:r w:rsidRPr="007D3A3E">
              <w:rPr>
                <w:rFonts w:eastAsia="Times New Roman"/>
              </w:rPr>
              <w:t>-45.7</w:t>
            </w:r>
          </w:p>
        </w:tc>
        <w:tc>
          <w:tcPr>
            <w:tcW w:w="1305" w:type="dxa"/>
            <w:tcBorders>
              <w:top w:val="nil"/>
              <w:left w:val="nil"/>
              <w:bottom w:val="nil"/>
              <w:right w:val="nil"/>
            </w:tcBorders>
            <w:tcMar>
              <w:top w:w="100" w:type="dxa"/>
              <w:left w:w="100" w:type="dxa"/>
              <w:bottom w:w="100" w:type="dxa"/>
              <w:right w:w="100" w:type="dxa"/>
            </w:tcMar>
          </w:tcPr>
          <w:p w14:paraId="56E146B3" w14:textId="77777777" w:rsidR="00D70396" w:rsidRPr="007D3A3E" w:rsidRDefault="00CB13CA">
            <w:pPr>
              <w:ind w:left="100"/>
              <w:rPr>
                <w:rFonts w:eastAsia="Times New Roman"/>
              </w:rPr>
            </w:pPr>
            <w:r w:rsidRPr="007D3A3E">
              <w:rPr>
                <w:rFonts w:eastAsia="Times New Roman"/>
              </w:rPr>
              <w:t>-24.9</w:t>
            </w:r>
          </w:p>
        </w:tc>
        <w:tc>
          <w:tcPr>
            <w:tcW w:w="1410" w:type="dxa"/>
            <w:tcBorders>
              <w:top w:val="nil"/>
              <w:left w:val="nil"/>
              <w:bottom w:val="nil"/>
              <w:right w:val="nil"/>
            </w:tcBorders>
            <w:tcMar>
              <w:top w:w="100" w:type="dxa"/>
              <w:left w:w="100" w:type="dxa"/>
              <w:bottom w:w="100" w:type="dxa"/>
              <w:right w:w="100" w:type="dxa"/>
            </w:tcMar>
          </w:tcPr>
          <w:p w14:paraId="1B6237B8" w14:textId="77777777" w:rsidR="00D70396" w:rsidRPr="007D3A3E" w:rsidRDefault="00CB13CA">
            <w:pPr>
              <w:ind w:left="100"/>
              <w:rPr>
                <w:rFonts w:eastAsia="Times New Roman"/>
              </w:rPr>
            </w:pPr>
            <w:r w:rsidRPr="007D3A3E">
              <w:rPr>
                <w:rFonts w:eastAsia="Times New Roman"/>
              </w:rPr>
              <w:t>-62</w:t>
            </w:r>
          </w:p>
        </w:tc>
      </w:tr>
      <w:tr w:rsidR="00D70396" w:rsidRPr="007D3A3E" w14:paraId="20D0CA90" w14:textId="77777777">
        <w:trPr>
          <w:trHeight w:val="660"/>
        </w:trPr>
        <w:tc>
          <w:tcPr>
            <w:tcW w:w="1455" w:type="dxa"/>
            <w:tcBorders>
              <w:top w:val="nil"/>
              <w:left w:val="nil"/>
              <w:bottom w:val="nil"/>
              <w:right w:val="nil"/>
            </w:tcBorders>
            <w:tcMar>
              <w:top w:w="100" w:type="dxa"/>
              <w:left w:w="100" w:type="dxa"/>
              <w:bottom w:w="100" w:type="dxa"/>
              <w:right w:w="100" w:type="dxa"/>
            </w:tcMar>
          </w:tcPr>
          <w:p w14:paraId="7EF0974B" w14:textId="77777777" w:rsidR="00D70396" w:rsidRPr="007D3A3E" w:rsidRDefault="00CB13CA">
            <w:pPr>
              <w:ind w:left="100"/>
              <w:rPr>
                <w:rFonts w:eastAsia="Times New Roman"/>
              </w:rPr>
            </w:pPr>
            <w:r w:rsidRPr="007D3A3E">
              <w:rPr>
                <w:rFonts w:eastAsia="Times New Roman"/>
              </w:rPr>
              <w:t>Dominican Republic</w:t>
            </w:r>
          </w:p>
        </w:tc>
        <w:tc>
          <w:tcPr>
            <w:tcW w:w="1470" w:type="dxa"/>
            <w:tcBorders>
              <w:top w:val="nil"/>
              <w:left w:val="nil"/>
              <w:bottom w:val="nil"/>
              <w:right w:val="nil"/>
            </w:tcBorders>
            <w:tcMar>
              <w:top w:w="100" w:type="dxa"/>
              <w:left w:w="100" w:type="dxa"/>
              <w:bottom w:w="100" w:type="dxa"/>
              <w:right w:w="100" w:type="dxa"/>
            </w:tcMar>
          </w:tcPr>
          <w:p w14:paraId="6EE91945" w14:textId="77777777" w:rsidR="00D70396" w:rsidRPr="007D3A3E" w:rsidRDefault="00CB13CA">
            <w:pPr>
              <w:ind w:left="100"/>
              <w:rPr>
                <w:rFonts w:eastAsia="Times New Roman"/>
              </w:rPr>
            </w:pPr>
            <w:r w:rsidRPr="007D3A3E">
              <w:rPr>
                <w:rFonts w:eastAsia="Times New Roman"/>
              </w:rPr>
              <w:t>511,669</w:t>
            </w:r>
          </w:p>
        </w:tc>
        <w:tc>
          <w:tcPr>
            <w:tcW w:w="990" w:type="dxa"/>
            <w:tcBorders>
              <w:top w:val="nil"/>
              <w:left w:val="nil"/>
              <w:bottom w:val="nil"/>
              <w:right w:val="nil"/>
            </w:tcBorders>
            <w:tcMar>
              <w:top w:w="100" w:type="dxa"/>
              <w:left w:w="100" w:type="dxa"/>
              <w:bottom w:w="100" w:type="dxa"/>
              <w:right w:w="100" w:type="dxa"/>
            </w:tcMar>
          </w:tcPr>
          <w:p w14:paraId="7F7B642C" w14:textId="77777777" w:rsidR="00D70396" w:rsidRPr="007D3A3E" w:rsidRDefault="00CB13CA">
            <w:pPr>
              <w:ind w:left="100"/>
              <w:rPr>
                <w:rFonts w:eastAsia="Times New Roman"/>
              </w:rPr>
            </w:pPr>
            <w:r w:rsidRPr="007D3A3E">
              <w:rPr>
                <w:rFonts w:eastAsia="Times New Roman"/>
              </w:rPr>
              <w:t>26.5</w:t>
            </w:r>
          </w:p>
        </w:tc>
        <w:tc>
          <w:tcPr>
            <w:tcW w:w="1305" w:type="dxa"/>
            <w:tcBorders>
              <w:top w:val="nil"/>
              <w:left w:val="nil"/>
              <w:bottom w:val="nil"/>
              <w:right w:val="nil"/>
            </w:tcBorders>
            <w:tcMar>
              <w:top w:w="100" w:type="dxa"/>
              <w:left w:w="100" w:type="dxa"/>
              <w:bottom w:w="100" w:type="dxa"/>
              <w:right w:w="100" w:type="dxa"/>
            </w:tcMar>
          </w:tcPr>
          <w:p w14:paraId="3BBEF2C8" w14:textId="77777777" w:rsidR="00D70396" w:rsidRPr="007D3A3E" w:rsidRDefault="00CB13CA">
            <w:pPr>
              <w:ind w:left="100"/>
              <w:rPr>
                <w:rFonts w:eastAsia="Times New Roman"/>
              </w:rPr>
            </w:pPr>
            <w:r w:rsidRPr="007D3A3E">
              <w:rPr>
                <w:rFonts w:eastAsia="Times New Roman"/>
              </w:rPr>
              <w:t>-15.8</w:t>
            </w:r>
          </w:p>
        </w:tc>
        <w:tc>
          <w:tcPr>
            <w:tcW w:w="1410" w:type="dxa"/>
            <w:tcBorders>
              <w:top w:val="nil"/>
              <w:left w:val="nil"/>
              <w:bottom w:val="nil"/>
              <w:right w:val="nil"/>
            </w:tcBorders>
            <w:tcMar>
              <w:top w:w="100" w:type="dxa"/>
              <w:left w:w="100" w:type="dxa"/>
              <w:bottom w:w="100" w:type="dxa"/>
              <w:right w:w="100" w:type="dxa"/>
            </w:tcMar>
          </w:tcPr>
          <w:p w14:paraId="2774B3CE" w14:textId="77777777" w:rsidR="00D70396" w:rsidRPr="007D3A3E" w:rsidRDefault="00CB13CA">
            <w:pPr>
              <w:ind w:left="100"/>
              <w:rPr>
                <w:rFonts w:eastAsia="Times New Roman"/>
              </w:rPr>
            </w:pPr>
            <w:r w:rsidRPr="007D3A3E">
              <w:rPr>
                <w:rFonts w:eastAsia="Times New Roman"/>
              </w:rPr>
              <w:t>-45.9</w:t>
            </w:r>
          </w:p>
        </w:tc>
        <w:tc>
          <w:tcPr>
            <w:tcW w:w="1305" w:type="dxa"/>
            <w:tcBorders>
              <w:top w:val="nil"/>
              <w:left w:val="nil"/>
              <w:bottom w:val="nil"/>
              <w:right w:val="nil"/>
            </w:tcBorders>
            <w:tcMar>
              <w:top w:w="100" w:type="dxa"/>
              <w:left w:w="100" w:type="dxa"/>
              <w:bottom w:w="100" w:type="dxa"/>
              <w:right w:w="100" w:type="dxa"/>
            </w:tcMar>
          </w:tcPr>
          <w:p w14:paraId="4322B4CF" w14:textId="77777777" w:rsidR="00D70396" w:rsidRPr="007D3A3E" w:rsidRDefault="00CB13CA">
            <w:pPr>
              <w:ind w:left="100"/>
              <w:rPr>
                <w:rFonts w:eastAsia="Times New Roman"/>
              </w:rPr>
            </w:pPr>
            <w:r w:rsidRPr="007D3A3E">
              <w:rPr>
                <w:rFonts w:eastAsia="Times New Roman"/>
              </w:rPr>
              <w:t>-25.1</w:t>
            </w:r>
          </w:p>
        </w:tc>
        <w:tc>
          <w:tcPr>
            <w:tcW w:w="1410" w:type="dxa"/>
            <w:tcBorders>
              <w:top w:val="nil"/>
              <w:left w:val="nil"/>
              <w:bottom w:val="nil"/>
              <w:right w:val="nil"/>
            </w:tcBorders>
            <w:tcMar>
              <w:top w:w="100" w:type="dxa"/>
              <w:left w:w="100" w:type="dxa"/>
              <w:bottom w:w="100" w:type="dxa"/>
              <w:right w:w="100" w:type="dxa"/>
            </w:tcMar>
          </w:tcPr>
          <w:p w14:paraId="257F5446" w14:textId="77777777" w:rsidR="00D70396" w:rsidRPr="007D3A3E" w:rsidRDefault="00CB13CA">
            <w:pPr>
              <w:ind w:left="100"/>
              <w:rPr>
                <w:rFonts w:eastAsia="Times New Roman"/>
              </w:rPr>
            </w:pPr>
            <w:r w:rsidRPr="007D3A3E">
              <w:rPr>
                <w:rFonts w:eastAsia="Times New Roman"/>
              </w:rPr>
              <w:t>-62.3</w:t>
            </w:r>
          </w:p>
        </w:tc>
      </w:tr>
      <w:tr w:rsidR="00D70396" w:rsidRPr="007D3A3E" w14:paraId="2777B5E8" w14:textId="77777777">
        <w:trPr>
          <w:trHeight w:val="480"/>
        </w:trPr>
        <w:tc>
          <w:tcPr>
            <w:tcW w:w="1455" w:type="dxa"/>
            <w:tcBorders>
              <w:top w:val="nil"/>
              <w:left w:val="nil"/>
              <w:bottom w:val="nil"/>
              <w:right w:val="nil"/>
            </w:tcBorders>
            <w:tcMar>
              <w:top w:w="100" w:type="dxa"/>
              <w:left w:w="100" w:type="dxa"/>
              <w:bottom w:w="100" w:type="dxa"/>
              <w:right w:w="100" w:type="dxa"/>
            </w:tcMar>
          </w:tcPr>
          <w:p w14:paraId="04F7B495" w14:textId="77777777" w:rsidR="00D70396" w:rsidRPr="007D3A3E" w:rsidRDefault="00CB13CA">
            <w:pPr>
              <w:ind w:left="100"/>
              <w:rPr>
                <w:rFonts w:eastAsia="Times New Roman"/>
              </w:rPr>
            </w:pPr>
            <w:r w:rsidRPr="007D3A3E">
              <w:rPr>
                <w:rFonts w:eastAsia="Times New Roman"/>
              </w:rPr>
              <w:t>India</w:t>
            </w:r>
          </w:p>
        </w:tc>
        <w:tc>
          <w:tcPr>
            <w:tcW w:w="1470" w:type="dxa"/>
            <w:tcBorders>
              <w:top w:val="nil"/>
              <w:left w:val="nil"/>
              <w:bottom w:val="nil"/>
              <w:right w:val="nil"/>
            </w:tcBorders>
            <w:tcMar>
              <w:top w:w="100" w:type="dxa"/>
              <w:left w:w="100" w:type="dxa"/>
              <w:bottom w:w="100" w:type="dxa"/>
              <w:right w:w="100" w:type="dxa"/>
            </w:tcMar>
          </w:tcPr>
          <w:p w14:paraId="2DD7696F" w14:textId="77777777" w:rsidR="00D70396" w:rsidRPr="007D3A3E" w:rsidRDefault="00CB13CA">
            <w:pPr>
              <w:ind w:left="100"/>
              <w:rPr>
                <w:rFonts w:eastAsia="Times New Roman"/>
              </w:rPr>
            </w:pPr>
            <w:r w:rsidRPr="007D3A3E">
              <w:rPr>
                <w:rFonts w:eastAsia="Times New Roman"/>
              </w:rPr>
              <w:t>464,082</w:t>
            </w:r>
          </w:p>
        </w:tc>
        <w:tc>
          <w:tcPr>
            <w:tcW w:w="990" w:type="dxa"/>
            <w:tcBorders>
              <w:top w:val="nil"/>
              <w:left w:val="nil"/>
              <w:bottom w:val="nil"/>
              <w:right w:val="nil"/>
            </w:tcBorders>
            <w:tcMar>
              <w:top w:w="100" w:type="dxa"/>
              <w:left w:w="100" w:type="dxa"/>
              <w:bottom w:w="100" w:type="dxa"/>
              <w:right w:w="100" w:type="dxa"/>
            </w:tcMar>
          </w:tcPr>
          <w:p w14:paraId="3BF48EBB" w14:textId="77777777" w:rsidR="00D70396" w:rsidRPr="007D3A3E" w:rsidRDefault="00CB13CA">
            <w:pPr>
              <w:ind w:left="100"/>
              <w:rPr>
                <w:rFonts w:eastAsia="Times New Roman"/>
              </w:rPr>
            </w:pPr>
            <w:r w:rsidRPr="007D3A3E">
              <w:rPr>
                <w:rFonts w:eastAsia="Times New Roman"/>
              </w:rPr>
              <w:t>15.3</w:t>
            </w:r>
          </w:p>
        </w:tc>
        <w:tc>
          <w:tcPr>
            <w:tcW w:w="1305" w:type="dxa"/>
            <w:tcBorders>
              <w:top w:val="nil"/>
              <w:left w:val="nil"/>
              <w:bottom w:val="nil"/>
              <w:right w:val="nil"/>
            </w:tcBorders>
            <w:tcMar>
              <w:top w:w="100" w:type="dxa"/>
              <w:left w:w="100" w:type="dxa"/>
              <w:bottom w:w="100" w:type="dxa"/>
              <w:right w:w="100" w:type="dxa"/>
            </w:tcMar>
          </w:tcPr>
          <w:p w14:paraId="301479BF" w14:textId="77777777" w:rsidR="00D70396" w:rsidRPr="007D3A3E" w:rsidRDefault="00CB13CA">
            <w:pPr>
              <w:ind w:left="100"/>
              <w:rPr>
                <w:rFonts w:eastAsia="Times New Roman"/>
              </w:rPr>
            </w:pPr>
            <w:r w:rsidRPr="007D3A3E">
              <w:rPr>
                <w:rFonts w:eastAsia="Times New Roman"/>
              </w:rPr>
              <w:t>-15.9</w:t>
            </w:r>
          </w:p>
        </w:tc>
        <w:tc>
          <w:tcPr>
            <w:tcW w:w="1410" w:type="dxa"/>
            <w:tcBorders>
              <w:top w:val="nil"/>
              <w:left w:val="nil"/>
              <w:bottom w:val="nil"/>
              <w:right w:val="nil"/>
            </w:tcBorders>
            <w:tcMar>
              <w:top w:w="100" w:type="dxa"/>
              <w:left w:w="100" w:type="dxa"/>
              <w:bottom w:w="100" w:type="dxa"/>
              <w:right w:w="100" w:type="dxa"/>
            </w:tcMar>
          </w:tcPr>
          <w:p w14:paraId="1C8F57C0" w14:textId="77777777" w:rsidR="00D70396" w:rsidRPr="007D3A3E" w:rsidRDefault="00CB13CA">
            <w:pPr>
              <w:ind w:left="100"/>
              <w:rPr>
                <w:rFonts w:eastAsia="Times New Roman"/>
              </w:rPr>
            </w:pPr>
            <w:r w:rsidRPr="007D3A3E">
              <w:rPr>
                <w:rFonts w:eastAsia="Times New Roman"/>
              </w:rPr>
              <w:t>-46.1</w:t>
            </w:r>
          </w:p>
        </w:tc>
        <w:tc>
          <w:tcPr>
            <w:tcW w:w="1305" w:type="dxa"/>
            <w:tcBorders>
              <w:top w:val="nil"/>
              <w:left w:val="nil"/>
              <w:bottom w:val="nil"/>
              <w:right w:val="nil"/>
            </w:tcBorders>
            <w:tcMar>
              <w:top w:w="100" w:type="dxa"/>
              <w:left w:w="100" w:type="dxa"/>
              <w:bottom w:w="100" w:type="dxa"/>
              <w:right w:w="100" w:type="dxa"/>
            </w:tcMar>
          </w:tcPr>
          <w:p w14:paraId="42261F8A" w14:textId="77777777" w:rsidR="00D70396" w:rsidRPr="007D3A3E" w:rsidRDefault="00CB13CA">
            <w:pPr>
              <w:ind w:left="100"/>
              <w:rPr>
                <w:rFonts w:eastAsia="Times New Roman"/>
              </w:rPr>
            </w:pPr>
            <w:r w:rsidRPr="007D3A3E">
              <w:rPr>
                <w:rFonts w:eastAsia="Times New Roman"/>
              </w:rPr>
              <w:t>-25.2</w:t>
            </w:r>
          </w:p>
        </w:tc>
        <w:tc>
          <w:tcPr>
            <w:tcW w:w="1410" w:type="dxa"/>
            <w:tcBorders>
              <w:top w:val="nil"/>
              <w:left w:val="nil"/>
              <w:bottom w:val="nil"/>
              <w:right w:val="nil"/>
            </w:tcBorders>
            <w:tcMar>
              <w:top w:w="100" w:type="dxa"/>
              <w:left w:w="100" w:type="dxa"/>
              <w:bottom w:w="100" w:type="dxa"/>
              <w:right w:w="100" w:type="dxa"/>
            </w:tcMar>
          </w:tcPr>
          <w:p w14:paraId="4B94D337" w14:textId="77777777" w:rsidR="00D70396" w:rsidRPr="007D3A3E" w:rsidRDefault="00CB13CA">
            <w:pPr>
              <w:ind w:left="100"/>
              <w:rPr>
                <w:rFonts w:eastAsia="Times New Roman"/>
              </w:rPr>
            </w:pPr>
            <w:r w:rsidRPr="007D3A3E">
              <w:rPr>
                <w:rFonts w:eastAsia="Times New Roman"/>
              </w:rPr>
              <w:t>-62.4</w:t>
            </w:r>
          </w:p>
        </w:tc>
      </w:tr>
      <w:tr w:rsidR="00D70396" w:rsidRPr="007D3A3E" w14:paraId="41CEFBEC" w14:textId="77777777">
        <w:trPr>
          <w:trHeight w:val="480"/>
        </w:trPr>
        <w:tc>
          <w:tcPr>
            <w:tcW w:w="1455" w:type="dxa"/>
            <w:tcBorders>
              <w:top w:val="nil"/>
              <w:left w:val="nil"/>
              <w:bottom w:val="nil"/>
              <w:right w:val="nil"/>
            </w:tcBorders>
            <w:tcMar>
              <w:top w:w="100" w:type="dxa"/>
              <w:left w:w="100" w:type="dxa"/>
              <w:bottom w:w="100" w:type="dxa"/>
              <w:right w:w="100" w:type="dxa"/>
            </w:tcMar>
          </w:tcPr>
          <w:p w14:paraId="368A3F5A" w14:textId="77777777" w:rsidR="00D70396" w:rsidRPr="007D3A3E" w:rsidRDefault="00CB13CA">
            <w:pPr>
              <w:ind w:left="100"/>
              <w:rPr>
                <w:rFonts w:eastAsia="Times New Roman"/>
              </w:rPr>
            </w:pPr>
            <w:r w:rsidRPr="007D3A3E">
              <w:rPr>
                <w:rFonts w:eastAsia="Times New Roman"/>
              </w:rPr>
              <w:t>Honduras</w:t>
            </w:r>
          </w:p>
        </w:tc>
        <w:tc>
          <w:tcPr>
            <w:tcW w:w="1470" w:type="dxa"/>
            <w:tcBorders>
              <w:top w:val="nil"/>
              <w:left w:val="nil"/>
              <w:bottom w:val="nil"/>
              <w:right w:val="nil"/>
            </w:tcBorders>
            <w:tcMar>
              <w:top w:w="100" w:type="dxa"/>
              <w:left w:w="100" w:type="dxa"/>
              <w:bottom w:w="100" w:type="dxa"/>
              <w:right w:w="100" w:type="dxa"/>
            </w:tcMar>
          </w:tcPr>
          <w:p w14:paraId="70AD30C4" w14:textId="77777777" w:rsidR="00D70396" w:rsidRPr="007D3A3E" w:rsidRDefault="00CB13CA">
            <w:pPr>
              <w:ind w:left="100"/>
              <w:rPr>
                <w:rFonts w:eastAsia="Times New Roman"/>
              </w:rPr>
            </w:pPr>
            <w:r w:rsidRPr="007D3A3E">
              <w:rPr>
                <w:rFonts w:eastAsia="Times New Roman"/>
              </w:rPr>
              <w:t>446,628</w:t>
            </w:r>
          </w:p>
        </w:tc>
        <w:tc>
          <w:tcPr>
            <w:tcW w:w="990" w:type="dxa"/>
            <w:tcBorders>
              <w:top w:val="nil"/>
              <w:left w:val="nil"/>
              <w:bottom w:val="nil"/>
              <w:right w:val="nil"/>
            </w:tcBorders>
            <w:tcMar>
              <w:top w:w="100" w:type="dxa"/>
              <w:left w:w="100" w:type="dxa"/>
              <w:bottom w:w="100" w:type="dxa"/>
              <w:right w:w="100" w:type="dxa"/>
            </w:tcMar>
          </w:tcPr>
          <w:p w14:paraId="3F34BD93" w14:textId="77777777" w:rsidR="00D70396" w:rsidRPr="007D3A3E" w:rsidRDefault="00CB13CA">
            <w:pPr>
              <w:ind w:left="100"/>
              <w:rPr>
                <w:rFonts w:eastAsia="Times New Roman"/>
              </w:rPr>
            </w:pPr>
            <w:r w:rsidRPr="007D3A3E">
              <w:rPr>
                <w:rFonts w:eastAsia="Times New Roman"/>
              </w:rPr>
              <w:t>85.8</w:t>
            </w:r>
          </w:p>
        </w:tc>
        <w:tc>
          <w:tcPr>
            <w:tcW w:w="1305" w:type="dxa"/>
            <w:tcBorders>
              <w:top w:val="nil"/>
              <w:left w:val="nil"/>
              <w:bottom w:val="nil"/>
              <w:right w:val="nil"/>
            </w:tcBorders>
            <w:tcMar>
              <w:top w:w="100" w:type="dxa"/>
              <w:left w:w="100" w:type="dxa"/>
              <w:bottom w:w="100" w:type="dxa"/>
              <w:right w:w="100" w:type="dxa"/>
            </w:tcMar>
          </w:tcPr>
          <w:p w14:paraId="6559794E" w14:textId="77777777" w:rsidR="00D70396" w:rsidRPr="007D3A3E" w:rsidRDefault="00CB13CA">
            <w:pPr>
              <w:ind w:left="100"/>
              <w:rPr>
                <w:rFonts w:eastAsia="Times New Roman"/>
              </w:rPr>
            </w:pPr>
            <w:r w:rsidRPr="007D3A3E">
              <w:rPr>
                <w:rFonts w:eastAsia="Times New Roman"/>
              </w:rPr>
              <w:t>-15.7</w:t>
            </w:r>
          </w:p>
        </w:tc>
        <w:tc>
          <w:tcPr>
            <w:tcW w:w="1410" w:type="dxa"/>
            <w:tcBorders>
              <w:top w:val="nil"/>
              <w:left w:val="nil"/>
              <w:bottom w:val="nil"/>
              <w:right w:val="nil"/>
            </w:tcBorders>
            <w:tcMar>
              <w:top w:w="100" w:type="dxa"/>
              <w:left w:w="100" w:type="dxa"/>
              <w:bottom w:w="100" w:type="dxa"/>
              <w:right w:w="100" w:type="dxa"/>
            </w:tcMar>
          </w:tcPr>
          <w:p w14:paraId="348F9B6D" w14:textId="77777777" w:rsidR="00D70396" w:rsidRPr="007D3A3E" w:rsidRDefault="00CB13CA">
            <w:pPr>
              <w:ind w:left="100"/>
              <w:rPr>
                <w:rFonts w:eastAsia="Times New Roman"/>
              </w:rPr>
            </w:pPr>
            <w:r w:rsidRPr="007D3A3E">
              <w:rPr>
                <w:rFonts w:eastAsia="Times New Roman"/>
              </w:rPr>
              <w:t>-45.7</w:t>
            </w:r>
          </w:p>
        </w:tc>
        <w:tc>
          <w:tcPr>
            <w:tcW w:w="1305" w:type="dxa"/>
            <w:tcBorders>
              <w:top w:val="nil"/>
              <w:left w:val="nil"/>
              <w:bottom w:val="nil"/>
              <w:right w:val="nil"/>
            </w:tcBorders>
            <w:tcMar>
              <w:top w:w="100" w:type="dxa"/>
              <w:left w:w="100" w:type="dxa"/>
              <w:bottom w:w="100" w:type="dxa"/>
              <w:right w:w="100" w:type="dxa"/>
            </w:tcMar>
          </w:tcPr>
          <w:p w14:paraId="044A6245" w14:textId="77777777" w:rsidR="00D70396" w:rsidRPr="007D3A3E" w:rsidRDefault="00CB13CA">
            <w:pPr>
              <w:ind w:left="100"/>
              <w:rPr>
                <w:rFonts w:eastAsia="Times New Roman"/>
              </w:rPr>
            </w:pPr>
            <w:r w:rsidRPr="007D3A3E">
              <w:rPr>
                <w:rFonts w:eastAsia="Times New Roman"/>
              </w:rPr>
              <w:t>-25.2</w:t>
            </w:r>
          </w:p>
        </w:tc>
        <w:tc>
          <w:tcPr>
            <w:tcW w:w="1410" w:type="dxa"/>
            <w:tcBorders>
              <w:top w:val="nil"/>
              <w:left w:val="nil"/>
              <w:bottom w:val="nil"/>
              <w:right w:val="nil"/>
            </w:tcBorders>
            <w:tcMar>
              <w:top w:w="100" w:type="dxa"/>
              <w:left w:w="100" w:type="dxa"/>
              <w:bottom w:w="100" w:type="dxa"/>
              <w:right w:w="100" w:type="dxa"/>
            </w:tcMar>
          </w:tcPr>
          <w:p w14:paraId="34A890FD" w14:textId="77777777" w:rsidR="00D70396" w:rsidRPr="007D3A3E" w:rsidRDefault="00CB13CA">
            <w:pPr>
              <w:ind w:left="100"/>
              <w:rPr>
                <w:rFonts w:eastAsia="Times New Roman"/>
              </w:rPr>
            </w:pPr>
            <w:r w:rsidRPr="007D3A3E">
              <w:rPr>
                <w:rFonts w:eastAsia="Times New Roman"/>
              </w:rPr>
              <w:t>-62.4</w:t>
            </w:r>
          </w:p>
        </w:tc>
      </w:tr>
      <w:tr w:rsidR="00D70396" w:rsidRPr="007D3A3E" w14:paraId="644ABC76" w14:textId="77777777">
        <w:trPr>
          <w:trHeight w:val="660"/>
        </w:trPr>
        <w:tc>
          <w:tcPr>
            <w:tcW w:w="1455" w:type="dxa"/>
            <w:tcBorders>
              <w:top w:val="nil"/>
              <w:left w:val="nil"/>
              <w:bottom w:val="nil"/>
              <w:right w:val="nil"/>
            </w:tcBorders>
            <w:tcMar>
              <w:top w:w="100" w:type="dxa"/>
              <w:left w:w="100" w:type="dxa"/>
              <w:bottom w:w="100" w:type="dxa"/>
              <w:right w:w="100" w:type="dxa"/>
            </w:tcMar>
          </w:tcPr>
          <w:p w14:paraId="3CA3678C" w14:textId="77777777" w:rsidR="00D70396" w:rsidRPr="007D3A3E" w:rsidRDefault="00CB13CA">
            <w:pPr>
              <w:ind w:left="100"/>
              <w:rPr>
                <w:rFonts w:eastAsia="Times New Roman"/>
              </w:rPr>
            </w:pPr>
            <w:r w:rsidRPr="007D3A3E">
              <w:rPr>
                <w:rFonts w:eastAsia="Times New Roman"/>
              </w:rPr>
              <w:t>United Arab Emirates</w:t>
            </w:r>
          </w:p>
        </w:tc>
        <w:tc>
          <w:tcPr>
            <w:tcW w:w="1470" w:type="dxa"/>
            <w:tcBorders>
              <w:top w:val="nil"/>
              <w:left w:val="nil"/>
              <w:bottom w:val="nil"/>
              <w:right w:val="nil"/>
            </w:tcBorders>
            <w:tcMar>
              <w:top w:w="100" w:type="dxa"/>
              <w:left w:w="100" w:type="dxa"/>
              <w:bottom w:w="100" w:type="dxa"/>
              <w:right w:w="100" w:type="dxa"/>
            </w:tcMar>
          </w:tcPr>
          <w:p w14:paraId="63C84564" w14:textId="77777777" w:rsidR="00D70396" w:rsidRPr="007D3A3E" w:rsidRDefault="00CB13CA">
            <w:pPr>
              <w:ind w:left="100"/>
              <w:rPr>
                <w:rFonts w:eastAsia="Times New Roman"/>
              </w:rPr>
            </w:pPr>
            <w:r w:rsidRPr="007D3A3E">
              <w:rPr>
                <w:rFonts w:eastAsia="Times New Roman"/>
              </w:rPr>
              <w:t>445,654</w:t>
            </w:r>
          </w:p>
        </w:tc>
        <w:tc>
          <w:tcPr>
            <w:tcW w:w="990" w:type="dxa"/>
            <w:tcBorders>
              <w:top w:val="nil"/>
              <w:left w:val="nil"/>
              <w:bottom w:val="nil"/>
              <w:right w:val="nil"/>
            </w:tcBorders>
            <w:tcMar>
              <w:top w:w="100" w:type="dxa"/>
              <w:left w:w="100" w:type="dxa"/>
              <w:bottom w:w="100" w:type="dxa"/>
              <w:right w:w="100" w:type="dxa"/>
            </w:tcMar>
          </w:tcPr>
          <w:p w14:paraId="151AFDE0" w14:textId="77777777" w:rsidR="00D70396" w:rsidRPr="007D3A3E" w:rsidRDefault="00CB13CA">
            <w:pPr>
              <w:ind w:left="100"/>
              <w:rPr>
                <w:rFonts w:eastAsia="Times New Roman"/>
              </w:rPr>
            </w:pPr>
            <w:r w:rsidRPr="007D3A3E">
              <w:rPr>
                <w:rFonts w:eastAsia="Times New Roman"/>
              </w:rPr>
              <w:t>15.3</w:t>
            </w:r>
          </w:p>
        </w:tc>
        <w:tc>
          <w:tcPr>
            <w:tcW w:w="1305" w:type="dxa"/>
            <w:tcBorders>
              <w:top w:val="nil"/>
              <w:left w:val="nil"/>
              <w:bottom w:val="nil"/>
              <w:right w:val="nil"/>
            </w:tcBorders>
            <w:tcMar>
              <w:top w:w="100" w:type="dxa"/>
              <w:left w:w="100" w:type="dxa"/>
              <w:bottom w:w="100" w:type="dxa"/>
              <w:right w:w="100" w:type="dxa"/>
            </w:tcMar>
          </w:tcPr>
          <w:p w14:paraId="478A271B" w14:textId="77777777" w:rsidR="00D70396" w:rsidRPr="007D3A3E" w:rsidRDefault="00CB13CA">
            <w:pPr>
              <w:ind w:left="100"/>
              <w:rPr>
                <w:rFonts w:eastAsia="Times New Roman"/>
              </w:rPr>
            </w:pPr>
            <w:r w:rsidRPr="007D3A3E">
              <w:rPr>
                <w:rFonts w:eastAsia="Times New Roman"/>
              </w:rPr>
              <w:t>-8.7</w:t>
            </w:r>
          </w:p>
        </w:tc>
        <w:tc>
          <w:tcPr>
            <w:tcW w:w="1410" w:type="dxa"/>
            <w:tcBorders>
              <w:top w:val="nil"/>
              <w:left w:val="nil"/>
              <w:bottom w:val="nil"/>
              <w:right w:val="nil"/>
            </w:tcBorders>
            <w:tcMar>
              <w:top w:w="100" w:type="dxa"/>
              <w:left w:w="100" w:type="dxa"/>
              <w:bottom w:w="100" w:type="dxa"/>
              <w:right w:w="100" w:type="dxa"/>
            </w:tcMar>
          </w:tcPr>
          <w:p w14:paraId="1A0B2182" w14:textId="77777777" w:rsidR="00D70396" w:rsidRPr="007D3A3E" w:rsidRDefault="00CB13CA">
            <w:pPr>
              <w:ind w:left="100"/>
              <w:rPr>
                <w:rFonts w:eastAsia="Times New Roman"/>
              </w:rPr>
            </w:pPr>
            <w:r w:rsidRPr="007D3A3E">
              <w:rPr>
                <w:rFonts w:eastAsia="Times New Roman"/>
              </w:rPr>
              <w:t>-28.7</w:t>
            </w:r>
          </w:p>
        </w:tc>
        <w:tc>
          <w:tcPr>
            <w:tcW w:w="1305" w:type="dxa"/>
            <w:tcBorders>
              <w:top w:val="nil"/>
              <w:left w:val="nil"/>
              <w:bottom w:val="nil"/>
              <w:right w:val="nil"/>
            </w:tcBorders>
            <w:tcMar>
              <w:top w:w="100" w:type="dxa"/>
              <w:left w:w="100" w:type="dxa"/>
              <w:bottom w:w="100" w:type="dxa"/>
              <w:right w:w="100" w:type="dxa"/>
            </w:tcMar>
          </w:tcPr>
          <w:p w14:paraId="381144E1" w14:textId="77777777" w:rsidR="00D70396" w:rsidRPr="007D3A3E" w:rsidRDefault="00CB13CA">
            <w:pPr>
              <w:ind w:left="100"/>
              <w:rPr>
                <w:rFonts w:eastAsia="Times New Roman"/>
              </w:rPr>
            </w:pPr>
            <w:r w:rsidRPr="007D3A3E">
              <w:rPr>
                <w:rFonts w:eastAsia="Times New Roman"/>
              </w:rPr>
              <w:t>-26.8</w:t>
            </w:r>
          </w:p>
        </w:tc>
        <w:tc>
          <w:tcPr>
            <w:tcW w:w="1410" w:type="dxa"/>
            <w:tcBorders>
              <w:top w:val="nil"/>
              <w:left w:val="nil"/>
              <w:bottom w:val="nil"/>
              <w:right w:val="nil"/>
            </w:tcBorders>
            <w:tcMar>
              <w:top w:w="100" w:type="dxa"/>
              <w:left w:w="100" w:type="dxa"/>
              <w:bottom w:w="100" w:type="dxa"/>
              <w:right w:w="100" w:type="dxa"/>
            </w:tcMar>
          </w:tcPr>
          <w:p w14:paraId="098C3E9D" w14:textId="77777777" w:rsidR="00D70396" w:rsidRPr="007D3A3E" w:rsidRDefault="00CB13CA">
            <w:pPr>
              <w:ind w:left="100"/>
              <w:rPr>
                <w:rFonts w:eastAsia="Times New Roman"/>
              </w:rPr>
            </w:pPr>
            <w:r w:rsidRPr="007D3A3E">
              <w:rPr>
                <w:rFonts w:eastAsia="Times New Roman"/>
              </w:rPr>
              <w:t>-64.7</w:t>
            </w:r>
          </w:p>
        </w:tc>
      </w:tr>
      <w:tr w:rsidR="00D70396" w:rsidRPr="007D3A3E" w14:paraId="3A71C599" w14:textId="77777777">
        <w:trPr>
          <w:trHeight w:val="480"/>
        </w:trPr>
        <w:tc>
          <w:tcPr>
            <w:tcW w:w="1455" w:type="dxa"/>
            <w:tcBorders>
              <w:top w:val="nil"/>
              <w:left w:val="nil"/>
              <w:bottom w:val="nil"/>
              <w:right w:val="nil"/>
            </w:tcBorders>
            <w:tcMar>
              <w:top w:w="100" w:type="dxa"/>
              <w:left w:w="100" w:type="dxa"/>
              <w:bottom w:w="100" w:type="dxa"/>
              <w:right w:w="100" w:type="dxa"/>
            </w:tcMar>
          </w:tcPr>
          <w:p w14:paraId="222CFA3F" w14:textId="77777777" w:rsidR="00D70396" w:rsidRPr="007D3A3E" w:rsidRDefault="00CB13CA">
            <w:pPr>
              <w:ind w:left="100"/>
              <w:rPr>
                <w:rFonts w:eastAsia="Times New Roman"/>
              </w:rPr>
            </w:pPr>
            <w:r w:rsidRPr="007D3A3E">
              <w:rPr>
                <w:rFonts w:eastAsia="Times New Roman"/>
              </w:rPr>
              <w:t>Jamaica</w:t>
            </w:r>
          </w:p>
        </w:tc>
        <w:tc>
          <w:tcPr>
            <w:tcW w:w="1470" w:type="dxa"/>
            <w:tcBorders>
              <w:top w:val="nil"/>
              <w:left w:val="nil"/>
              <w:bottom w:val="nil"/>
              <w:right w:val="nil"/>
            </w:tcBorders>
            <w:tcMar>
              <w:top w:w="100" w:type="dxa"/>
              <w:left w:w="100" w:type="dxa"/>
              <w:bottom w:w="100" w:type="dxa"/>
              <w:right w:w="100" w:type="dxa"/>
            </w:tcMar>
          </w:tcPr>
          <w:p w14:paraId="328914A2" w14:textId="77777777" w:rsidR="00D70396" w:rsidRPr="007D3A3E" w:rsidRDefault="00CB13CA">
            <w:pPr>
              <w:ind w:left="100"/>
              <w:rPr>
                <w:rFonts w:eastAsia="Times New Roman"/>
              </w:rPr>
            </w:pPr>
            <w:r w:rsidRPr="007D3A3E">
              <w:rPr>
                <w:rFonts w:eastAsia="Times New Roman"/>
              </w:rPr>
              <w:t>333,386</w:t>
            </w:r>
          </w:p>
        </w:tc>
        <w:tc>
          <w:tcPr>
            <w:tcW w:w="990" w:type="dxa"/>
            <w:tcBorders>
              <w:top w:val="nil"/>
              <w:left w:val="nil"/>
              <w:bottom w:val="nil"/>
              <w:right w:val="nil"/>
            </w:tcBorders>
            <w:tcMar>
              <w:top w:w="100" w:type="dxa"/>
              <w:left w:w="100" w:type="dxa"/>
              <w:bottom w:w="100" w:type="dxa"/>
              <w:right w:w="100" w:type="dxa"/>
            </w:tcMar>
          </w:tcPr>
          <w:p w14:paraId="4FE96B35" w14:textId="77777777" w:rsidR="00D70396" w:rsidRPr="007D3A3E" w:rsidRDefault="00CB13CA">
            <w:pPr>
              <w:ind w:left="100"/>
              <w:rPr>
                <w:rFonts w:eastAsia="Times New Roman"/>
              </w:rPr>
            </w:pPr>
            <w:r w:rsidRPr="007D3A3E">
              <w:rPr>
                <w:rFonts w:eastAsia="Times New Roman"/>
              </w:rPr>
              <w:t>35.1</w:t>
            </w:r>
          </w:p>
        </w:tc>
        <w:tc>
          <w:tcPr>
            <w:tcW w:w="1305" w:type="dxa"/>
            <w:tcBorders>
              <w:top w:val="nil"/>
              <w:left w:val="nil"/>
              <w:bottom w:val="nil"/>
              <w:right w:val="nil"/>
            </w:tcBorders>
            <w:tcMar>
              <w:top w:w="100" w:type="dxa"/>
              <w:left w:w="100" w:type="dxa"/>
              <w:bottom w:w="100" w:type="dxa"/>
              <w:right w:w="100" w:type="dxa"/>
            </w:tcMar>
          </w:tcPr>
          <w:p w14:paraId="48C2C0B9" w14:textId="77777777" w:rsidR="00D70396" w:rsidRPr="007D3A3E" w:rsidRDefault="00CB13CA">
            <w:pPr>
              <w:ind w:left="100"/>
              <w:rPr>
                <w:rFonts w:eastAsia="Times New Roman"/>
              </w:rPr>
            </w:pPr>
            <w:r w:rsidRPr="007D3A3E">
              <w:rPr>
                <w:rFonts w:eastAsia="Times New Roman"/>
              </w:rPr>
              <w:t>-15.8</w:t>
            </w:r>
          </w:p>
        </w:tc>
        <w:tc>
          <w:tcPr>
            <w:tcW w:w="1410" w:type="dxa"/>
            <w:tcBorders>
              <w:top w:val="nil"/>
              <w:left w:val="nil"/>
              <w:bottom w:val="nil"/>
              <w:right w:val="nil"/>
            </w:tcBorders>
            <w:tcMar>
              <w:top w:w="100" w:type="dxa"/>
              <w:left w:w="100" w:type="dxa"/>
              <w:bottom w:w="100" w:type="dxa"/>
              <w:right w:w="100" w:type="dxa"/>
            </w:tcMar>
          </w:tcPr>
          <w:p w14:paraId="72684555" w14:textId="77777777" w:rsidR="00D70396" w:rsidRPr="007D3A3E" w:rsidRDefault="00CB13CA">
            <w:pPr>
              <w:ind w:left="100"/>
              <w:rPr>
                <w:rFonts w:eastAsia="Times New Roman"/>
              </w:rPr>
            </w:pPr>
            <w:r w:rsidRPr="007D3A3E">
              <w:rPr>
                <w:rFonts w:eastAsia="Times New Roman"/>
              </w:rPr>
              <w:t>-45.8</w:t>
            </w:r>
          </w:p>
        </w:tc>
        <w:tc>
          <w:tcPr>
            <w:tcW w:w="1305" w:type="dxa"/>
            <w:tcBorders>
              <w:top w:val="nil"/>
              <w:left w:val="nil"/>
              <w:bottom w:val="nil"/>
              <w:right w:val="nil"/>
            </w:tcBorders>
            <w:tcMar>
              <w:top w:w="100" w:type="dxa"/>
              <w:left w:w="100" w:type="dxa"/>
              <w:bottom w:w="100" w:type="dxa"/>
              <w:right w:w="100" w:type="dxa"/>
            </w:tcMar>
          </w:tcPr>
          <w:p w14:paraId="2538BCB3" w14:textId="77777777" w:rsidR="00D70396" w:rsidRPr="007D3A3E" w:rsidRDefault="00CB13CA">
            <w:pPr>
              <w:ind w:left="100"/>
              <w:rPr>
                <w:rFonts w:eastAsia="Times New Roman"/>
              </w:rPr>
            </w:pPr>
            <w:r w:rsidRPr="007D3A3E">
              <w:rPr>
                <w:rFonts w:eastAsia="Times New Roman"/>
              </w:rPr>
              <w:t>-25.2</w:t>
            </w:r>
          </w:p>
        </w:tc>
        <w:tc>
          <w:tcPr>
            <w:tcW w:w="1410" w:type="dxa"/>
            <w:tcBorders>
              <w:top w:val="nil"/>
              <w:left w:val="nil"/>
              <w:bottom w:val="nil"/>
              <w:right w:val="nil"/>
            </w:tcBorders>
            <w:tcMar>
              <w:top w:w="100" w:type="dxa"/>
              <w:left w:w="100" w:type="dxa"/>
              <w:bottom w:w="100" w:type="dxa"/>
              <w:right w:w="100" w:type="dxa"/>
            </w:tcMar>
          </w:tcPr>
          <w:p w14:paraId="0CABEB62" w14:textId="77777777" w:rsidR="00D70396" w:rsidRPr="007D3A3E" w:rsidRDefault="00CB13CA">
            <w:pPr>
              <w:ind w:left="100"/>
              <w:rPr>
                <w:rFonts w:eastAsia="Times New Roman"/>
              </w:rPr>
            </w:pPr>
            <w:r w:rsidRPr="007D3A3E">
              <w:rPr>
                <w:rFonts w:eastAsia="Times New Roman"/>
              </w:rPr>
              <w:t>-62.4</w:t>
            </w:r>
          </w:p>
        </w:tc>
      </w:tr>
      <w:tr w:rsidR="00D70396" w:rsidRPr="007D3A3E" w14:paraId="0B80CAAC" w14:textId="77777777">
        <w:trPr>
          <w:trHeight w:val="480"/>
        </w:trPr>
        <w:tc>
          <w:tcPr>
            <w:tcW w:w="1455" w:type="dxa"/>
            <w:tcBorders>
              <w:top w:val="nil"/>
              <w:left w:val="nil"/>
              <w:bottom w:val="nil"/>
              <w:right w:val="nil"/>
            </w:tcBorders>
            <w:tcMar>
              <w:top w:w="100" w:type="dxa"/>
              <w:left w:w="100" w:type="dxa"/>
              <w:bottom w:w="100" w:type="dxa"/>
              <w:right w:w="100" w:type="dxa"/>
            </w:tcMar>
          </w:tcPr>
          <w:p w14:paraId="39B664DC" w14:textId="77777777" w:rsidR="00D70396" w:rsidRPr="007D3A3E" w:rsidRDefault="00CB13CA">
            <w:pPr>
              <w:ind w:left="100"/>
              <w:rPr>
                <w:rFonts w:eastAsia="Times New Roman"/>
              </w:rPr>
            </w:pPr>
            <w:r w:rsidRPr="007D3A3E">
              <w:rPr>
                <w:rFonts w:eastAsia="Times New Roman"/>
              </w:rPr>
              <w:t>Taiwan</w:t>
            </w:r>
          </w:p>
        </w:tc>
        <w:tc>
          <w:tcPr>
            <w:tcW w:w="1470" w:type="dxa"/>
            <w:tcBorders>
              <w:top w:val="nil"/>
              <w:left w:val="nil"/>
              <w:bottom w:val="nil"/>
              <w:right w:val="nil"/>
            </w:tcBorders>
            <w:tcMar>
              <w:top w:w="100" w:type="dxa"/>
              <w:left w:w="100" w:type="dxa"/>
              <w:bottom w:w="100" w:type="dxa"/>
              <w:right w:w="100" w:type="dxa"/>
            </w:tcMar>
          </w:tcPr>
          <w:p w14:paraId="25482371" w14:textId="77777777" w:rsidR="00D70396" w:rsidRPr="007D3A3E" w:rsidRDefault="00CB13CA">
            <w:pPr>
              <w:ind w:left="100"/>
              <w:rPr>
                <w:rFonts w:eastAsia="Times New Roman"/>
              </w:rPr>
            </w:pPr>
            <w:r w:rsidRPr="007D3A3E">
              <w:rPr>
                <w:rFonts w:eastAsia="Times New Roman"/>
              </w:rPr>
              <w:t>323,440</w:t>
            </w:r>
          </w:p>
        </w:tc>
        <w:tc>
          <w:tcPr>
            <w:tcW w:w="990" w:type="dxa"/>
            <w:tcBorders>
              <w:top w:val="nil"/>
              <w:left w:val="nil"/>
              <w:bottom w:val="nil"/>
              <w:right w:val="nil"/>
            </w:tcBorders>
            <w:tcMar>
              <w:top w:w="100" w:type="dxa"/>
              <w:left w:w="100" w:type="dxa"/>
              <w:bottom w:w="100" w:type="dxa"/>
              <w:right w:w="100" w:type="dxa"/>
            </w:tcMar>
          </w:tcPr>
          <w:p w14:paraId="5B845F85" w14:textId="77777777" w:rsidR="00D70396" w:rsidRPr="007D3A3E" w:rsidRDefault="00CB13CA">
            <w:pPr>
              <w:ind w:left="100"/>
              <w:rPr>
                <w:rFonts w:eastAsia="Times New Roman"/>
              </w:rPr>
            </w:pPr>
            <w:r w:rsidRPr="007D3A3E">
              <w:rPr>
                <w:rFonts w:eastAsia="Times New Roman"/>
              </w:rPr>
              <w:t>15.3</w:t>
            </w:r>
          </w:p>
        </w:tc>
        <w:tc>
          <w:tcPr>
            <w:tcW w:w="1305" w:type="dxa"/>
            <w:tcBorders>
              <w:top w:val="nil"/>
              <w:left w:val="nil"/>
              <w:bottom w:val="nil"/>
              <w:right w:val="nil"/>
            </w:tcBorders>
            <w:tcMar>
              <w:top w:w="100" w:type="dxa"/>
              <w:left w:w="100" w:type="dxa"/>
              <w:bottom w:w="100" w:type="dxa"/>
              <w:right w:w="100" w:type="dxa"/>
            </w:tcMar>
          </w:tcPr>
          <w:p w14:paraId="0051575F" w14:textId="77777777" w:rsidR="00D70396" w:rsidRPr="007D3A3E" w:rsidRDefault="00CB13CA">
            <w:pPr>
              <w:ind w:left="100"/>
              <w:rPr>
                <w:rFonts w:eastAsia="Times New Roman"/>
              </w:rPr>
            </w:pPr>
            <w:r w:rsidRPr="007D3A3E">
              <w:rPr>
                <w:rFonts w:eastAsia="Times New Roman"/>
              </w:rPr>
              <w:t>-16</w:t>
            </w:r>
          </w:p>
        </w:tc>
        <w:tc>
          <w:tcPr>
            <w:tcW w:w="1410" w:type="dxa"/>
            <w:tcBorders>
              <w:top w:val="nil"/>
              <w:left w:val="nil"/>
              <w:bottom w:val="nil"/>
              <w:right w:val="nil"/>
            </w:tcBorders>
            <w:tcMar>
              <w:top w:w="100" w:type="dxa"/>
              <w:left w:w="100" w:type="dxa"/>
              <w:bottom w:w="100" w:type="dxa"/>
              <w:right w:w="100" w:type="dxa"/>
            </w:tcMar>
          </w:tcPr>
          <w:p w14:paraId="4B919A1F" w14:textId="77777777" w:rsidR="00D70396" w:rsidRPr="007D3A3E" w:rsidRDefault="00CB13CA">
            <w:pPr>
              <w:ind w:left="100"/>
              <w:rPr>
                <w:rFonts w:eastAsia="Times New Roman"/>
              </w:rPr>
            </w:pPr>
            <w:r w:rsidRPr="007D3A3E">
              <w:rPr>
                <w:rFonts w:eastAsia="Times New Roman"/>
              </w:rPr>
              <w:t>-46.3</w:t>
            </w:r>
          </w:p>
        </w:tc>
        <w:tc>
          <w:tcPr>
            <w:tcW w:w="1305" w:type="dxa"/>
            <w:tcBorders>
              <w:top w:val="nil"/>
              <w:left w:val="nil"/>
              <w:bottom w:val="nil"/>
              <w:right w:val="nil"/>
            </w:tcBorders>
            <w:tcMar>
              <w:top w:w="100" w:type="dxa"/>
              <w:left w:w="100" w:type="dxa"/>
              <w:bottom w:w="100" w:type="dxa"/>
              <w:right w:w="100" w:type="dxa"/>
            </w:tcMar>
          </w:tcPr>
          <w:p w14:paraId="2BD28376" w14:textId="77777777" w:rsidR="00D70396" w:rsidRPr="007D3A3E" w:rsidRDefault="00CB13CA">
            <w:pPr>
              <w:ind w:left="100"/>
              <w:rPr>
                <w:rFonts w:eastAsia="Times New Roman"/>
              </w:rPr>
            </w:pPr>
            <w:r w:rsidRPr="007D3A3E">
              <w:rPr>
                <w:rFonts w:eastAsia="Times New Roman"/>
              </w:rPr>
              <w:t>-25</w:t>
            </w:r>
          </w:p>
        </w:tc>
        <w:tc>
          <w:tcPr>
            <w:tcW w:w="1410" w:type="dxa"/>
            <w:tcBorders>
              <w:top w:val="nil"/>
              <w:left w:val="nil"/>
              <w:bottom w:val="nil"/>
              <w:right w:val="nil"/>
            </w:tcBorders>
            <w:tcMar>
              <w:top w:w="100" w:type="dxa"/>
              <w:left w:w="100" w:type="dxa"/>
              <w:bottom w:w="100" w:type="dxa"/>
              <w:right w:w="100" w:type="dxa"/>
            </w:tcMar>
          </w:tcPr>
          <w:p w14:paraId="460A12D2" w14:textId="77777777" w:rsidR="00D70396" w:rsidRPr="007D3A3E" w:rsidRDefault="00CB13CA">
            <w:pPr>
              <w:ind w:left="100"/>
              <w:rPr>
                <w:rFonts w:eastAsia="Times New Roman"/>
              </w:rPr>
            </w:pPr>
            <w:r w:rsidRPr="007D3A3E">
              <w:rPr>
                <w:rFonts w:eastAsia="Times New Roman"/>
              </w:rPr>
              <w:t>-62.2</w:t>
            </w:r>
          </w:p>
        </w:tc>
      </w:tr>
      <w:tr w:rsidR="00D70396" w:rsidRPr="007D3A3E" w14:paraId="3F74B27F" w14:textId="77777777">
        <w:trPr>
          <w:trHeight w:val="480"/>
        </w:trPr>
        <w:tc>
          <w:tcPr>
            <w:tcW w:w="1455" w:type="dxa"/>
            <w:tcBorders>
              <w:top w:val="nil"/>
              <w:left w:val="nil"/>
              <w:bottom w:val="nil"/>
              <w:right w:val="nil"/>
            </w:tcBorders>
            <w:tcMar>
              <w:top w:w="100" w:type="dxa"/>
              <w:left w:w="100" w:type="dxa"/>
              <w:bottom w:w="100" w:type="dxa"/>
              <w:right w:w="100" w:type="dxa"/>
            </w:tcMar>
          </w:tcPr>
          <w:p w14:paraId="66EBEDCA" w14:textId="77777777" w:rsidR="00D70396" w:rsidRPr="007D3A3E" w:rsidRDefault="00CB13CA">
            <w:pPr>
              <w:ind w:left="100"/>
              <w:rPr>
                <w:rFonts w:eastAsia="Times New Roman"/>
              </w:rPr>
            </w:pPr>
            <w:r w:rsidRPr="007D3A3E">
              <w:rPr>
                <w:rFonts w:eastAsia="Times New Roman"/>
              </w:rPr>
              <w:t>Guam</w:t>
            </w:r>
          </w:p>
        </w:tc>
        <w:tc>
          <w:tcPr>
            <w:tcW w:w="1470" w:type="dxa"/>
            <w:tcBorders>
              <w:top w:val="nil"/>
              <w:left w:val="nil"/>
              <w:bottom w:val="nil"/>
              <w:right w:val="nil"/>
            </w:tcBorders>
            <w:tcMar>
              <w:top w:w="100" w:type="dxa"/>
              <w:left w:w="100" w:type="dxa"/>
              <w:bottom w:w="100" w:type="dxa"/>
              <w:right w:w="100" w:type="dxa"/>
            </w:tcMar>
          </w:tcPr>
          <w:p w14:paraId="040E5F43" w14:textId="77777777" w:rsidR="00D70396" w:rsidRPr="007D3A3E" w:rsidRDefault="00CB13CA">
            <w:pPr>
              <w:ind w:left="100"/>
              <w:rPr>
                <w:rFonts w:eastAsia="Times New Roman"/>
              </w:rPr>
            </w:pPr>
            <w:r w:rsidRPr="007D3A3E">
              <w:rPr>
                <w:rFonts w:eastAsia="Times New Roman"/>
              </w:rPr>
              <w:t>323,244</w:t>
            </w:r>
          </w:p>
        </w:tc>
        <w:tc>
          <w:tcPr>
            <w:tcW w:w="990" w:type="dxa"/>
            <w:tcBorders>
              <w:top w:val="nil"/>
              <w:left w:val="nil"/>
              <w:bottom w:val="nil"/>
              <w:right w:val="nil"/>
            </w:tcBorders>
            <w:tcMar>
              <w:top w:w="100" w:type="dxa"/>
              <w:left w:w="100" w:type="dxa"/>
              <w:bottom w:w="100" w:type="dxa"/>
              <w:right w:w="100" w:type="dxa"/>
            </w:tcMar>
          </w:tcPr>
          <w:p w14:paraId="36695100" w14:textId="77777777" w:rsidR="00D70396" w:rsidRPr="007D3A3E" w:rsidRDefault="00CB13CA">
            <w:pPr>
              <w:ind w:left="100"/>
              <w:rPr>
                <w:rFonts w:eastAsia="Times New Roman"/>
              </w:rPr>
            </w:pPr>
            <w:r w:rsidRPr="007D3A3E">
              <w:rPr>
                <w:rFonts w:eastAsia="Times New Roman"/>
              </w:rPr>
              <w:t>64.3</w:t>
            </w:r>
          </w:p>
        </w:tc>
        <w:tc>
          <w:tcPr>
            <w:tcW w:w="1305" w:type="dxa"/>
            <w:tcBorders>
              <w:top w:val="nil"/>
              <w:left w:val="nil"/>
              <w:bottom w:val="nil"/>
              <w:right w:val="nil"/>
            </w:tcBorders>
            <w:tcMar>
              <w:top w:w="100" w:type="dxa"/>
              <w:left w:w="100" w:type="dxa"/>
              <w:bottom w:w="100" w:type="dxa"/>
              <w:right w:w="100" w:type="dxa"/>
            </w:tcMar>
          </w:tcPr>
          <w:p w14:paraId="015547AB" w14:textId="77777777" w:rsidR="00D70396" w:rsidRPr="007D3A3E" w:rsidRDefault="00CB13CA">
            <w:pPr>
              <w:ind w:left="100"/>
              <w:rPr>
                <w:rFonts w:eastAsia="Times New Roman"/>
              </w:rPr>
            </w:pPr>
            <w:r w:rsidRPr="007D3A3E">
              <w:rPr>
                <w:rFonts w:eastAsia="Times New Roman"/>
              </w:rPr>
              <w:t>-15.7</w:t>
            </w:r>
          </w:p>
        </w:tc>
        <w:tc>
          <w:tcPr>
            <w:tcW w:w="1410" w:type="dxa"/>
            <w:tcBorders>
              <w:top w:val="nil"/>
              <w:left w:val="nil"/>
              <w:bottom w:val="nil"/>
              <w:right w:val="nil"/>
            </w:tcBorders>
            <w:tcMar>
              <w:top w:w="100" w:type="dxa"/>
              <w:left w:w="100" w:type="dxa"/>
              <w:bottom w:w="100" w:type="dxa"/>
              <w:right w:w="100" w:type="dxa"/>
            </w:tcMar>
          </w:tcPr>
          <w:p w14:paraId="3FAB165B" w14:textId="77777777" w:rsidR="00D70396" w:rsidRPr="007D3A3E" w:rsidRDefault="00CB13CA">
            <w:pPr>
              <w:ind w:left="100"/>
              <w:rPr>
                <w:rFonts w:eastAsia="Times New Roman"/>
              </w:rPr>
            </w:pPr>
            <w:r w:rsidRPr="007D3A3E">
              <w:rPr>
                <w:rFonts w:eastAsia="Times New Roman"/>
              </w:rPr>
              <w:t>-45.8</w:t>
            </w:r>
          </w:p>
        </w:tc>
        <w:tc>
          <w:tcPr>
            <w:tcW w:w="1305" w:type="dxa"/>
            <w:tcBorders>
              <w:top w:val="nil"/>
              <w:left w:val="nil"/>
              <w:bottom w:val="nil"/>
              <w:right w:val="nil"/>
            </w:tcBorders>
            <w:tcMar>
              <w:top w:w="100" w:type="dxa"/>
              <w:left w:w="100" w:type="dxa"/>
              <w:bottom w:w="100" w:type="dxa"/>
              <w:right w:w="100" w:type="dxa"/>
            </w:tcMar>
          </w:tcPr>
          <w:p w14:paraId="2185737C" w14:textId="77777777" w:rsidR="00D70396" w:rsidRPr="007D3A3E" w:rsidRDefault="00CB13CA">
            <w:pPr>
              <w:ind w:left="100"/>
              <w:rPr>
                <w:rFonts w:eastAsia="Times New Roman"/>
              </w:rPr>
            </w:pPr>
            <w:r w:rsidRPr="007D3A3E">
              <w:rPr>
                <w:rFonts w:eastAsia="Times New Roman"/>
              </w:rPr>
              <w:t>-24.6</w:t>
            </w:r>
          </w:p>
        </w:tc>
        <w:tc>
          <w:tcPr>
            <w:tcW w:w="1410" w:type="dxa"/>
            <w:tcBorders>
              <w:top w:val="nil"/>
              <w:left w:val="nil"/>
              <w:bottom w:val="nil"/>
              <w:right w:val="nil"/>
            </w:tcBorders>
            <w:tcMar>
              <w:top w:w="100" w:type="dxa"/>
              <w:left w:w="100" w:type="dxa"/>
              <w:bottom w:w="100" w:type="dxa"/>
              <w:right w:w="100" w:type="dxa"/>
            </w:tcMar>
          </w:tcPr>
          <w:p w14:paraId="17AC137F" w14:textId="77777777" w:rsidR="00D70396" w:rsidRPr="007D3A3E" w:rsidRDefault="00CB13CA">
            <w:pPr>
              <w:ind w:left="100"/>
              <w:rPr>
                <w:rFonts w:eastAsia="Times New Roman"/>
              </w:rPr>
            </w:pPr>
            <w:r w:rsidRPr="007D3A3E">
              <w:rPr>
                <w:rFonts w:eastAsia="Times New Roman"/>
              </w:rPr>
              <w:t>-61.5</w:t>
            </w:r>
          </w:p>
        </w:tc>
      </w:tr>
      <w:tr w:rsidR="00D70396" w:rsidRPr="007D3A3E" w14:paraId="4723E894" w14:textId="77777777">
        <w:trPr>
          <w:trHeight w:val="480"/>
        </w:trPr>
        <w:tc>
          <w:tcPr>
            <w:tcW w:w="1455" w:type="dxa"/>
            <w:tcBorders>
              <w:top w:val="nil"/>
              <w:left w:val="nil"/>
              <w:bottom w:val="nil"/>
              <w:right w:val="nil"/>
            </w:tcBorders>
            <w:tcMar>
              <w:top w:w="100" w:type="dxa"/>
              <w:left w:w="100" w:type="dxa"/>
              <w:bottom w:w="100" w:type="dxa"/>
              <w:right w:w="100" w:type="dxa"/>
            </w:tcMar>
          </w:tcPr>
          <w:p w14:paraId="7AF09749" w14:textId="77777777" w:rsidR="00D70396" w:rsidRPr="007D3A3E" w:rsidRDefault="00CB13CA">
            <w:pPr>
              <w:ind w:left="100"/>
              <w:rPr>
                <w:rFonts w:eastAsia="Times New Roman"/>
              </w:rPr>
            </w:pPr>
            <w:r w:rsidRPr="007D3A3E">
              <w:rPr>
                <w:rFonts w:eastAsia="Times New Roman"/>
              </w:rPr>
              <w:t>Mauritius</w:t>
            </w:r>
          </w:p>
        </w:tc>
        <w:tc>
          <w:tcPr>
            <w:tcW w:w="1470" w:type="dxa"/>
            <w:tcBorders>
              <w:top w:val="nil"/>
              <w:left w:val="nil"/>
              <w:bottom w:val="nil"/>
              <w:right w:val="nil"/>
            </w:tcBorders>
            <w:tcMar>
              <w:top w:w="100" w:type="dxa"/>
              <w:left w:w="100" w:type="dxa"/>
              <w:bottom w:w="100" w:type="dxa"/>
              <w:right w:w="100" w:type="dxa"/>
            </w:tcMar>
          </w:tcPr>
          <w:p w14:paraId="7AE8D3F6" w14:textId="77777777" w:rsidR="00D70396" w:rsidRPr="007D3A3E" w:rsidRDefault="00CB13CA">
            <w:pPr>
              <w:ind w:left="100"/>
              <w:rPr>
                <w:rFonts w:eastAsia="Times New Roman"/>
              </w:rPr>
            </w:pPr>
            <w:r w:rsidRPr="007D3A3E">
              <w:rPr>
                <w:rFonts w:eastAsia="Times New Roman"/>
              </w:rPr>
              <w:t>312,389</w:t>
            </w:r>
          </w:p>
        </w:tc>
        <w:tc>
          <w:tcPr>
            <w:tcW w:w="990" w:type="dxa"/>
            <w:tcBorders>
              <w:top w:val="nil"/>
              <w:left w:val="nil"/>
              <w:bottom w:val="nil"/>
              <w:right w:val="nil"/>
            </w:tcBorders>
            <w:tcMar>
              <w:top w:w="100" w:type="dxa"/>
              <w:left w:w="100" w:type="dxa"/>
              <w:bottom w:w="100" w:type="dxa"/>
              <w:right w:w="100" w:type="dxa"/>
            </w:tcMar>
          </w:tcPr>
          <w:p w14:paraId="51187BBA" w14:textId="77777777" w:rsidR="00D70396" w:rsidRPr="007D3A3E" w:rsidRDefault="00CB13CA">
            <w:pPr>
              <w:ind w:left="100"/>
              <w:rPr>
                <w:rFonts w:eastAsia="Times New Roman"/>
              </w:rPr>
            </w:pPr>
            <w:r w:rsidRPr="007D3A3E">
              <w:rPr>
                <w:rFonts w:eastAsia="Times New Roman"/>
              </w:rPr>
              <w:t>47.4</w:t>
            </w:r>
          </w:p>
        </w:tc>
        <w:tc>
          <w:tcPr>
            <w:tcW w:w="1305" w:type="dxa"/>
            <w:tcBorders>
              <w:top w:val="nil"/>
              <w:left w:val="nil"/>
              <w:bottom w:val="nil"/>
              <w:right w:val="nil"/>
            </w:tcBorders>
            <w:tcMar>
              <w:top w:w="100" w:type="dxa"/>
              <w:left w:w="100" w:type="dxa"/>
              <w:bottom w:w="100" w:type="dxa"/>
              <w:right w:w="100" w:type="dxa"/>
            </w:tcMar>
          </w:tcPr>
          <w:p w14:paraId="334F760C" w14:textId="77777777" w:rsidR="00D70396" w:rsidRPr="007D3A3E" w:rsidRDefault="00CB13CA">
            <w:pPr>
              <w:ind w:left="100"/>
              <w:rPr>
                <w:rFonts w:eastAsia="Times New Roman"/>
              </w:rPr>
            </w:pPr>
            <w:r w:rsidRPr="007D3A3E">
              <w:rPr>
                <w:rFonts w:eastAsia="Times New Roman"/>
              </w:rPr>
              <w:t>-15.6</w:t>
            </w:r>
          </w:p>
        </w:tc>
        <w:tc>
          <w:tcPr>
            <w:tcW w:w="1410" w:type="dxa"/>
            <w:tcBorders>
              <w:top w:val="nil"/>
              <w:left w:val="nil"/>
              <w:bottom w:val="nil"/>
              <w:right w:val="nil"/>
            </w:tcBorders>
            <w:tcMar>
              <w:top w:w="100" w:type="dxa"/>
              <w:left w:w="100" w:type="dxa"/>
              <w:bottom w:w="100" w:type="dxa"/>
              <w:right w:w="100" w:type="dxa"/>
            </w:tcMar>
          </w:tcPr>
          <w:p w14:paraId="0A707E48" w14:textId="77777777" w:rsidR="00D70396" w:rsidRPr="007D3A3E" w:rsidRDefault="00CB13CA">
            <w:pPr>
              <w:ind w:left="100"/>
              <w:rPr>
                <w:rFonts w:eastAsia="Times New Roman"/>
              </w:rPr>
            </w:pPr>
            <w:r w:rsidRPr="007D3A3E">
              <w:rPr>
                <w:rFonts w:eastAsia="Times New Roman"/>
              </w:rPr>
              <w:t>-45.4</w:t>
            </w:r>
          </w:p>
        </w:tc>
        <w:tc>
          <w:tcPr>
            <w:tcW w:w="1305" w:type="dxa"/>
            <w:tcBorders>
              <w:top w:val="nil"/>
              <w:left w:val="nil"/>
              <w:bottom w:val="nil"/>
              <w:right w:val="nil"/>
            </w:tcBorders>
            <w:tcMar>
              <w:top w:w="100" w:type="dxa"/>
              <w:left w:w="100" w:type="dxa"/>
              <w:bottom w:w="100" w:type="dxa"/>
              <w:right w:w="100" w:type="dxa"/>
            </w:tcMar>
          </w:tcPr>
          <w:p w14:paraId="18A9546B" w14:textId="77777777" w:rsidR="00D70396" w:rsidRPr="007D3A3E" w:rsidRDefault="00CB13CA">
            <w:pPr>
              <w:ind w:left="100"/>
              <w:rPr>
                <w:rFonts w:eastAsia="Times New Roman"/>
              </w:rPr>
            </w:pPr>
            <w:r w:rsidRPr="007D3A3E">
              <w:rPr>
                <w:rFonts w:eastAsia="Times New Roman"/>
              </w:rPr>
              <w:t>-24.8</w:t>
            </w:r>
          </w:p>
        </w:tc>
        <w:tc>
          <w:tcPr>
            <w:tcW w:w="1410" w:type="dxa"/>
            <w:tcBorders>
              <w:top w:val="nil"/>
              <w:left w:val="nil"/>
              <w:bottom w:val="nil"/>
              <w:right w:val="nil"/>
            </w:tcBorders>
            <w:tcMar>
              <w:top w:w="100" w:type="dxa"/>
              <w:left w:w="100" w:type="dxa"/>
              <w:bottom w:w="100" w:type="dxa"/>
              <w:right w:w="100" w:type="dxa"/>
            </w:tcMar>
          </w:tcPr>
          <w:p w14:paraId="3318528E" w14:textId="77777777" w:rsidR="00D70396" w:rsidRPr="007D3A3E" w:rsidRDefault="00CB13CA">
            <w:pPr>
              <w:ind w:left="100"/>
              <w:rPr>
                <w:rFonts w:eastAsia="Times New Roman"/>
              </w:rPr>
            </w:pPr>
            <w:r w:rsidRPr="007D3A3E">
              <w:rPr>
                <w:rFonts w:eastAsia="Times New Roman"/>
              </w:rPr>
              <w:t>-61.8</w:t>
            </w:r>
          </w:p>
        </w:tc>
      </w:tr>
      <w:tr w:rsidR="00D70396" w:rsidRPr="007D3A3E" w14:paraId="6BACFFDC" w14:textId="77777777">
        <w:trPr>
          <w:trHeight w:val="660"/>
        </w:trPr>
        <w:tc>
          <w:tcPr>
            <w:tcW w:w="1455" w:type="dxa"/>
            <w:tcBorders>
              <w:top w:val="nil"/>
              <w:left w:val="nil"/>
              <w:bottom w:val="nil"/>
              <w:right w:val="nil"/>
            </w:tcBorders>
            <w:tcMar>
              <w:top w:w="100" w:type="dxa"/>
              <w:left w:w="100" w:type="dxa"/>
              <w:bottom w:w="100" w:type="dxa"/>
              <w:right w:w="100" w:type="dxa"/>
            </w:tcMar>
          </w:tcPr>
          <w:p w14:paraId="479E4B2F" w14:textId="77777777" w:rsidR="00D70396" w:rsidRPr="007D3A3E" w:rsidRDefault="00CB13CA">
            <w:pPr>
              <w:ind w:left="100"/>
              <w:rPr>
                <w:rFonts w:eastAsia="Times New Roman"/>
              </w:rPr>
            </w:pPr>
            <w:r w:rsidRPr="007D3A3E">
              <w:rPr>
                <w:rFonts w:eastAsia="Times New Roman"/>
              </w:rPr>
              <w:t>Cayman Islands</w:t>
            </w:r>
          </w:p>
        </w:tc>
        <w:tc>
          <w:tcPr>
            <w:tcW w:w="1470" w:type="dxa"/>
            <w:tcBorders>
              <w:top w:val="nil"/>
              <w:left w:val="nil"/>
              <w:bottom w:val="nil"/>
              <w:right w:val="nil"/>
            </w:tcBorders>
            <w:tcMar>
              <w:top w:w="100" w:type="dxa"/>
              <w:left w:w="100" w:type="dxa"/>
              <w:bottom w:w="100" w:type="dxa"/>
              <w:right w:w="100" w:type="dxa"/>
            </w:tcMar>
          </w:tcPr>
          <w:p w14:paraId="1EB7269D" w14:textId="77777777" w:rsidR="00D70396" w:rsidRPr="007D3A3E" w:rsidRDefault="00CB13CA">
            <w:pPr>
              <w:ind w:left="100"/>
              <w:rPr>
                <w:rFonts w:eastAsia="Times New Roman"/>
              </w:rPr>
            </w:pPr>
            <w:r w:rsidRPr="007D3A3E">
              <w:rPr>
                <w:rFonts w:eastAsia="Times New Roman"/>
              </w:rPr>
              <w:t>292,794</w:t>
            </w:r>
          </w:p>
        </w:tc>
        <w:tc>
          <w:tcPr>
            <w:tcW w:w="990" w:type="dxa"/>
            <w:tcBorders>
              <w:top w:val="nil"/>
              <w:left w:val="nil"/>
              <w:bottom w:val="nil"/>
              <w:right w:val="nil"/>
            </w:tcBorders>
            <w:tcMar>
              <w:top w:w="100" w:type="dxa"/>
              <w:left w:w="100" w:type="dxa"/>
              <w:bottom w:w="100" w:type="dxa"/>
              <w:right w:w="100" w:type="dxa"/>
            </w:tcMar>
          </w:tcPr>
          <w:p w14:paraId="73511505" w14:textId="77777777" w:rsidR="00D70396" w:rsidRPr="007D3A3E" w:rsidRDefault="00CB13CA">
            <w:pPr>
              <w:ind w:left="100"/>
              <w:rPr>
                <w:rFonts w:eastAsia="Times New Roman"/>
              </w:rPr>
            </w:pPr>
            <w:r w:rsidRPr="007D3A3E">
              <w:rPr>
                <w:rFonts w:eastAsia="Times New Roman"/>
              </w:rPr>
              <w:t>83.2</w:t>
            </w:r>
          </w:p>
        </w:tc>
        <w:tc>
          <w:tcPr>
            <w:tcW w:w="1305" w:type="dxa"/>
            <w:tcBorders>
              <w:top w:val="nil"/>
              <w:left w:val="nil"/>
              <w:bottom w:val="nil"/>
              <w:right w:val="nil"/>
            </w:tcBorders>
            <w:tcMar>
              <w:top w:w="100" w:type="dxa"/>
              <w:left w:w="100" w:type="dxa"/>
              <w:bottom w:w="100" w:type="dxa"/>
              <w:right w:w="100" w:type="dxa"/>
            </w:tcMar>
          </w:tcPr>
          <w:p w14:paraId="08A065AB" w14:textId="77777777" w:rsidR="00D70396" w:rsidRPr="007D3A3E" w:rsidRDefault="00CB13CA">
            <w:pPr>
              <w:ind w:left="100"/>
              <w:rPr>
                <w:rFonts w:eastAsia="Times New Roman"/>
              </w:rPr>
            </w:pPr>
            <w:r w:rsidRPr="007D3A3E">
              <w:rPr>
                <w:rFonts w:eastAsia="Times New Roman"/>
              </w:rPr>
              <w:t>-15.5</w:t>
            </w:r>
          </w:p>
        </w:tc>
        <w:tc>
          <w:tcPr>
            <w:tcW w:w="1410" w:type="dxa"/>
            <w:tcBorders>
              <w:top w:val="nil"/>
              <w:left w:val="nil"/>
              <w:bottom w:val="nil"/>
              <w:right w:val="nil"/>
            </w:tcBorders>
            <w:tcMar>
              <w:top w:w="100" w:type="dxa"/>
              <w:left w:w="100" w:type="dxa"/>
              <w:bottom w:w="100" w:type="dxa"/>
              <w:right w:w="100" w:type="dxa"/>
            </w:tcMar>
          </w:tcPr>
          <w:p w14:paraId="0C69068C" w14:textId="77777777" w:rsidR="00D70396" w:rsidRPr="007D3A3E" w:rsidRDefault="00CB13CA">
            <w:pPr>
              <w:ind w:left="100"/>
              <w:rPr>
                <w:rFonts w:eastAsia="Times New Roman"/>
              </w:rPr>
            </w:pPr>
            <w:r w:rsidRPr="007D3A3E">
              <w:rPr>
                <w:rFonts w:eastAsia="Times New Roman"/>
              </w:rPr>
              <w:t>-45.3</w:t>
            </w:r>
          </w:p>
        </w:tc>
        <w:tc>
          <w:tcPr>
            <w:tcW w:w="1305" w:type="dxa"/>
            <w:tcBorders>
              <w:top w:val="nil"/>
              <w:left w:val="nil"/>
              <w:bottom w:val="nil"/>
              <w:right w:val="nil"/>
            </w:tcBorders>
            <w:tcMar>
              <w:top w:w="100" w:type="dxa"/>
              <w:left w:w="100" w:type="dxa"/>
              <w:bottom w:w="100" w:type="dxa"/>
              <w:right w:w="100" w:type="dxa"/>
            </w:tcMar>
          </w:tcPr>
          <w:p w14:paraId="342CEFE4" w14:textId="77777777" w:rsidR="00D70396" w:rsidRPr="007D3A3E" w:rsidRDefault="00CB13CA">
            <w:pPr>
              <w:ind w:left="100"/>
              <w:rPr>
                <w:rFonts w:eastAsia="Times New Roman"/>
              </w:rPr>
            </w:pPr>
            <w:r w:rsidRPr="007D3A3E">
              <w:rPr>
                <w:rFonts w:eastAsia="Times New Roman"/>
              </w:rPr>
              <w:t>-25.1</w:t>
            </w:r>
          </w:p>
        </w:tc>
        <w:tc>
          <w:tcPr>
            <w:tcW w:w="1410" w:type="dxa"/>
            <w:tcBorders>
              <w:top w:val="nil"/>
              <w:left w:val="nil"/>
              <w:bottom w:val="nil"/>
              <w:right w:val="nil"/>
            </w:tcBorders>
            <w:tcMar>
              <w:top w:w="100" w:type="dxa"/>
              <w:left w:w="100" w:type="dxa"/>
              <w:bottom w:w="100" w:type="dxa"/>
              <w:right w:w="100" w:type="dxa"/>
            </w:tcMar>
          </w:tcPr>
          <w:p w14:paraId="3AFBDF29" w14:textId="77777777" w:rsidR="00D70396" w:rsidRPr="007D3A3E" w:rsidRDefault="00CB13CA">
            <w:pPr>
              <w:ind w:left="100"/>
              <w:rPr>
                <w:rFonts w:eastAsia="Times New Roman"/>
              </w:rPr>
            </w:pPr>
            <w:r w:rsidRPr="007D3A3E">
              <w:rPr>
                <w:rFonts w:eastAsia="Times New Roman"/>
              </w:rPr>
              <w:t>-62.2</w:t>
            </w:r>
          </w:p>
        </w:tc>
      </w:tr>
      <w:tr w:rsidR="00D70396" w:rsidRPr="007D3A3E" w14:paraId="17B0AAD1" w14:textId="77777777">
        <w:trPr>
          <w:trHeight w:val="480"/>
        </w:trPr>
        <w:tc>
          <w:tcPr>
            <w:tcW w:w="1455" w:type="dxa"/>
            <w:tcBorders>
              <w:top w:val="nil"/>
              <w:left w:val="nil"/>
              <w:bottom w:val="nil"/>
              <w:right w:val="nil"/>
            </w:tcBorders>
            <w:tcMar>
              <w:top w:w="100" w:type="dxa"/>
              <w:left w:w="100" w:type="dxa"/>
              <w:bottom w:w="100" w:type="dxa"/>
              <w:right w:w="100" w:type="dxa"/>
            </w:tcMar>
          </w:tcPr>
          <w:p w14:paraId="66E07E33" w14:textId="77777777" w:rsidR="00D70396" w:rsidRPr="007D3A3E" w:rsidRDefault="00CB13CA">
            <w:pPr>
              <w:ind w:left="100"/>
              <w:rPr>
                <w:rFonts w:eastAsia="Times New Roman"/>
              </w:rPr>
            </w:pPr>
            <w:r w:rsidRPr="007D3A3E">
              <w:rPr>
                <w:rFonts w:eastAsia="Times New Roman"/>
              </w:rPr>
              <w:t>Cuba</w:t>
            </w:r>
          </w:p>
        </w:tc>
        <w:tc>
          <w:tcPr>
            <w:tcW w:w="1470" w:type="dxa"/>
            <w:tcBorders>
              <w:top w:val="nil"/>
              <w:left w:val="nil"/>
              <w:bottom w:val="nil"/>
              <w:right w:val="nil"/>
            </w:tcBorders>
            <w:tcMar>
              <w:top w:w="100" w:type="dxa"/>
              <w:left w:w="100" w:type="dxa"/>
              <w:bottom w:w="100" w:type="dxa"/>
              <w:right w:w="100" w:type="dxa"/>
            </w:tcMar>
          </w:tcPr>
          <w:p w14:paraId="4D565E4B" w14:textId="77777777" w:rsidR="00D70396" w:rsidRPr="007D3A3E" w:rsidRDefault="00CB13CA">
            <w:pPr>
              <w:ind w:left="100"/>
              <w:rPr>
                <w:rFonts w:eastAsia="Times New Roman"/>
              </w:rPr>
            </w:pPr>
            <w:r w:rsidRPr="007D3A3E">
              <w:rPr>
                <w:rFonts w:eastAsia="Times New Roman"/>
              </w:rPr>
              <w:t>283,290</w:t>
            </w:r>
          </w:p>
        </w:tc>
        <w:tc>
          <w:tcPr>
            <w:tcW w:w="990" w:type="dxa"/>
            <w:tcBorders>
              <w:top w:val="nil"/>
              <w:left w:val="nil"/>
              <w:bottom w:val="nil"/>
              <w:right w:val="nil"/>
            </w:tcBorders>
            <w:tcMar>
              <w:top w:w="100" w:type="dxa"/>
              <w:left w:w="100" w:type="dxa"/>
              <w:bottom w:w="100" w:type="dxa"/>
              <w:right w:w="100" w:type="dxa"/>
            </w:tcMar>
          </w:tcPr>
          <w:p w14:paraId="056C2F14" w14:textId="77777777" w:rsidR="00D70396" w:rsidRPr="007D3A3E" w:rsidRDefault="00CB13CA">
            <w:pPr>
              <w:ind w:left="100"/>
              <w:rPr>
                <w:rFonts w:eastAsia="Times New Roman"/>
              </w:rPr>
            </w:pPr>
            <w:r w:rsidRPr="007D3A3E">
              <w:rPr>
                <w:rFonts w:eastAsia="Times New Roman"/>
              </w:rPr>
              <w:t>35.1</w:t>
            </w:r>
          </w:p>
        </w:tc>
        <w:tc>
          <w:tcPr>
            <w:tcW w:w="1305" w:type="dxa"/>
            <w:tcBorders>
              <w:top w:val="nil"/>
              <w:left w:val="nil"/>
              <w:bottom w:val="nil"/>
              <w:right w:val="nil"/>
            </w:tcBorders>
            <w:tcMar>
              <w:top w:w="100" w:type="dxa"/>
              <w:left w:w="100" w:type="dxa"/>
              <w:bottom w:w="100" w:type="dxa"/>
              <w:right w:w="100" w:type="dxa"/>
            </w:tcMar>
          </w:tcPr>
          <w:p w14:paraId="2256BEDA" w14:textId="77777777" w:rsidR="00D70396" w:rsidRPr="007D3A3E" w:rsidRDefault="00CB13CA">
            <w:pPr>
              <w:ind w:left="100"/>
              <w:rPr>
                <w:rFonts w:eastAsia="Times New Roman"/>
              </w:rPr>
            </w:pPr>
            <w:r w:rsidRPr="007D3A3E">
              <w:rPr>
                <w:rFonts w:eastAsia="Times New Roman"/>
              </w:rPr>
              <w:t>-15.6</w:t>
            </w:r>
          </w:p>
        </w:tc>
        <w:tc>
          <w:tcPr>
            <w:tcW w:w="1410" w:type="dxa"/>
            <w:tcBorders>
              <w:top w:val="nil"/>
              <w:left w:val="nil"/>
              <w:bottom w:val="nil"/>
              <w:right w:val="nil"/>
            </w:tcBorders>
            <w:tcMar>
              <w:top w:w="100" w:type="dxa"/>
              <w:left w:w="100" w:type="dxa"/>
              <w:bottom w:w="100" w:type="dxa"/>
              <w:right w:w="100" w:type="dxa"/>
            </w:tcMar>
          </w:tcPr>
          <w:p w14:paraId="74E46797" w14:textId="77777777" w:rsidR="00D70396" w:rsidRPr="007D3A3E" w:rsidRDefault="00CB13CA">
            <w:pPr>
              <w:ind w:left="100"/>
              <w:rPr>
                <w:rFonts w:eastAsia="Times New Roman"/>
              </w:rPr>
            </w:pPr>
            <w:r w:rsidRPr="007D3A3E">
              <w:rPr>
                <w:rFonts w:eastAsia="Times New Roman"/>
              </w:rPr>
              <w:t>-45.4</w:t>
            </w:r>
          </w:p>
        </w:tc>
        <w:tc>
          <w:tcPr>
            <w:tcW w:w="1305" w:type="dxa"/>
            <w:tcBorders>
              <w:top w:val="nil"/>
              <w:left w:val="nil"/>
              <w:bottom w:val="nil"/>
              <w:right w:val="nil"/>
            </w:tcBorders>
            <w:tcMar>
              <w:top w:w="100" w:type="dxa"/>
              <w:left w:w="100" w:type="dxa"/>
              <w:bottom w:w="100" w:type="dxa"/>
              <w:right w:w="100" w:type="dxa"/>
            </w:tcMar>
          </w:tcPr>
          <w:p w14:paraId="7967071C" w14:textId="77777777" w:rsidR="00D70396" w:rsidRPr="007D3A3E" w:rsidRDefault="00CB13CA">
            <w:pPr>
              <w:ind w:left="100"/>
              <w:rPr>
                <w:rFonts w:eastAsia="Times New Roman"/>
              </w:rPr>
            </w:pPr>
            <w:r w:rsidRPr="007D3A3E">
              <w:rPr>
                <w:rFonts w:eastAsia="Times New Roman"/>
              </w:rPr>
              <w:t>-25</w:t>
            </w:r>
          </w:p>
        </w:tc>
        <w:tc>
          <w:tcPr>
            <w:tcW w:w="1410" w:type="dxa"/>
            <w:tcBorders>
              <w:top w:val="nil"/>
              <w:left w:val="nil"/>
              <w:bottom w:val="nil"/>
              <w:right w:val="nil"/>
            </w:tcBorders>
            <w:tcMar>
              <w:top w:w="100" w:type="dxa"/>
              <w:left w:w="100" w:type="dxa"/>
              <w:bottom w:w="100" w:type="dxa"/>
              <w:right w:w="100" w:type="dxa"/>
            </w:tcMar>
          </w:tcPr>
          <w:p w14:paraId="0088B5BC" w14:textId="77777777" w:rsidR="00D70396" w:rsidRPr="007D3A3E" w:rsidRDefault="00CB13CA">
            <w:pPr>
              <w:ind w:left="100"/>
              <w:rPr>
                <w:rFonts w:eastAsia="Times New Roman"/>
              </w:rPr>
            </w:pPr>
            <w:r w:rsidRPr="007D3A3E">
              <w:rPr>
                <w:rFonts w:eastAsia="Times New Roman"/>
              </w:rPr>
              <w:t>-62.2</w:t>
            </w:r>
          </w:p>
        </w:tc>
      </w:tr>
      <w:tr w:rsidR="00D70396" w:rsidRPr="007D3A3E" w14:paraId="34C7D600" w14:textId="77777777">
        <w:trPr>
          <w:trHeight w:val="480"/>
        </w:trPr>
        <w:tc>
          <w:tcPr>
            <w:tcW w:w="1455" w:type="dxa"/>
            <w:tcBorders>
              <w:top w:val="nil"/>
              <w:left w:val="nil"/>
              <w:bottom w:val="nil"/>
              <w:right w:val="nil"/>
            </w:tcBorders>
            <w:tcMar>
              <w:top w:w="100" w:type="dxa"/>
              <w:left w:w="100" w:type="dxa"/>
              <w:bottom w:w="100" w:type="dxa"/>
              <w:right w:w="100" w:type="dxa"/>
            </w:tcMar>
          </w:tcPr>
          <w:p w14:paraId="6F95CC45" w14:textId="77777777" w:rsidR="00D70396" w:rsidRPr="007D3A3E" w:rsidRDefault="00CB13CA">
            <w:pPr>
              <w:ind w:left="100"/>
              <w:rPr>
                <w:rFonts w:eastAsia="Times New Roman"/>
              </w:rPr>
            </w:pPr>
            <w:r w:rsidRPr="007D3A3E">
              <w:rPr>
                <w:rFonts w:eastAsia="Times New Roman"/>
              </w:rPr>
              <w:t>Venezuela</w:t>
            </w:r>
          </w:p>
        </w:tc>
        <w:tc>
          <w:tcPr>
            <w:tcW w:w="1470" w:type="dxa"/>
            <w:tcBorders>
              <w:top w:val="nil"/>
              <w:left w:val="nil"/>
              <w:bottom w:val="nil"/>
              <w:right w:val="nil"/>
            </w:tcBorders>
            <w:tcMar>
              <w:top w:w="100" w:type="dxa"/>
              <w:left w:w="100" w:type="dxa"/>
              <w:bottom w:w="100" w:type="dxa"/>
              <w:right w:w="100" w:type="dxa"/>
            </w:tcMar>
          </w:tcPr>
          <w:p w14:paraId="60CA6F2F" w14:textId="77777777" w:rsidR="00D70396" w:rsidRPr="007D3A3E" w:rsidRDefault="00CB13CA">
            <w:pPr>
              <w:ind w:left="100"/>
              <w:rPr>
                <w:rFonts w:eastAsia="Times New Roman"/>
              </w:rPr>
            </w:pPr>
            <w:r w:rsidRPr="007D3A3E">
              <w:rPr>
                <w:rFonts w:eastAsia="Times New Roman"/>
              </w:rPr>
              <w:t>281,865</w:t>
            </w:r>
          </w:p>
        </w:tc>
        <w:tc>
          <w:tcPr>
            <w:tcW w:w="990" w:type="dxa"/>
            <w:tcBorders>
              <w:top w:val="nil"/>
              <w:left w:val="nil"/>
              <w:bottom w:val="nil"/>
              <w:right w:val="nil"/>
            </w:tcBorders>
            <w:tcMar>
              <w:top w:w="100" w:type="dxa"/>
              <w:left w:w="100" w:type="dxa"/>
              <w:bottom w:w="100" w:type="dxa"/>
              <w:right w:w="100" w:type="dxa"/>
            </w:tcMar>
          </w:tcPr>
          <w:p w14:paraId="511846E6" w14:textId="77777777" w:rsidR="00D70396" w:rsidRPr="007D3A3E" w:rsidRDefault="00CB13CA">
            <w:pPr>
              <w:ind w:left="100"/>
              <w:rPr>
                <w:rFonts w:eastAsia="Times New Roman"/>
              </w:rPr>
            </w:pPr>
            <w:r w:rsidRPr="007D3A3E">
              <w:rPr>
                <w:rFonts w:eastAsia="Times New Roman"/>
              </w:rPr>
              <w:t>35.1</w:t>
            </w:r>
          </w:p>
        </w:tc>
        <w:tc>
          <w:tcPr>
            <w:tcW w:w="1305" w:type="dxa"/>
            <w:tcBorders>
              <w:top w:val="nil"/>
              <w:left w:val="nil"/>
              <w:bottom w:val="nil"/>
              <w:right w:val="nil"/>
            </w:tcBorders>
            <w:tcMar>
              <w:top w:w="100" w:type="dxa"/>
              <w:left w:w="100" w:type="dxa"/>
              <w:bottom w:w="100" w:type="dxa"/>
              <w:right w:w="100" w:type="dxa"/>
            </w:tcMar>
          </w:tcPr>
          <w:p w14:paraId="2B64C3D1" w14:textId="77777777" w:rsidR="00D70396" w:rsidRPr="007D3A3E" w:rsidRDefault="00CB13CA">
            <w:pPr>
              <w:ind w:left="100"/>
              <w:rPr>
                <w:rFonts w:eastAsia="Times New Roman"/>
              </w:rPr>
            </w:pPr>
            <w:r w:rsidRPr="007D3A3E">
              <w:rPr>
                <w:rFonts w:eastAsia="Times New Roman"/>
              </w:rPr>
              <w:t>-15.9</w:t>
            </w:r>
          </w:p>
        </w:tc>
        <w:tc>
          <w:tcPr>
            <w:tcW w:w="1410" w:type="dxa"/>
            <w:tcBorders>
              <w:top w:val="nil"/>
              <w:left w:val="nil"/>
              <w:bottom w:val="nil"/>
              <w:right w:val="nil"/>
            </w:tcBorders>
            <w:tcMar>
              <w:top w:w="100" w:type="dxa"/>
              <w:left w:w="100" w:type="dxa"/>
              <w:bottom w:w="100" w:type="dxa"/>
              <w:right w:w="100" w:type="dxa"/>
            </w:tcMar>
          </w:tcPr>
          <w:p w14:paraId="53B8EFBB" w14:textId="77777777" w:rsidR="00D70396" w:rsidRPr="007D3A3E" w:rsidRDefault="00CB13CA">
            <w:pPr>
              <w:ind w:left="100"/>
              <w:rPr>
                <w:rFonts w:eastAsia="Times New Roman"/>
              </w:rPr>
            </w:pPr>
            <w:r w:rsidRPr="007D3A3E">
              <w:rPr>
                <w:rFonts w:eastAsia="Times New Roman"/>
              </w:rPr>
              <w:t>-46</w:t>
            </w:r>
          </w:p>
        </w:tc>
        <w:tc>
          <w:tcPr>
            <w:tcW w:w="1305" w:type="dxa"/>
            <w:tcBorders>
              <w:top w:val="nil"/>
              <w:left w:val="nil"/>
              <w:bottom w:val="nil"/>
              <w:right w:val="nil"/>
            </w:tcBorders>
            <w:tcMar>
              <w:top w:w="100" w:type="dxa"/>
              <w:left w:w="100" w:type="dxa"/>
              <w:bottom w:w="100" w:type="dxa"/>
              <w:right w:w="100" w:type="dxa"/>
            </w:tcMar>
          </w:tcPr>
          <w:p w14:paraId="78D1CBB8" w14:textId="77777777" w:rsidR="00D70396" w:rsidRPr="007D3A3E" w:rsidRDefault="00CB13CA">
            <w:pPr>
              <w:ind w:left="100"/>
              <w:rPr>
                <w:rFonts w:eastAsia="Times New Roman"/>
              </w:rPr>
            </w:pPr>
            <w:r w:rsidRPr="007D3A3E">
              <w:rPr>
                <w:rFonts w:eastAsia="Times New Roman"/>
              </w:rPr>
              <w:t>-24.7</w:t>
            </w:r>
          </w:p>
        </w:tc>
        <w:tc>
          <w:tcPr>
            <w:tcW w:w="1410" w:type="dxa"/>
            <w:tcBorders>
              <w:top w:val="nil"/>
              <w:left w:val="nil"/>
              <w:bottom w:val="nil"/>
              <w:right w:val="nil"/>
            </w:tcBorders>
            <w:tcMar>
              <w:top w:w="100" w:type="dxa"/>
              <w:left w:w="100" w:type="dxa"/>
              <w:bottom w:w="100" w:type="dxa"/>
              <w:right w:w="100" w:type="dxa"/>
            </w:tcMar>
          </w:tcPr>
          <w:p w14:paraId="23815C8A" w14:textId="77777777" w:rsidR="00D70396" w:rsidRPr="007D3A3E" w:rsidRDefault="00CB13CA">
            <w:pPr>
              <w:ind w:left="100"/>
              <w:rPr>
                <w:rFonts w:eastAsia="Times New Roman"/>
              </w:rPr>
            </w:pPr>
            <w:r w:rsidRPr="007D3A3E">
              <w:rPr>
                <w:rFonts w:eastAsia="Times New Roman"/>
              </w:rPr>
              <w:t>-61.7</w:t>
            </w:r>
          </w:p>
        </w:tc>
      </w:tr>
      <w:tr w:rsidR="00D70396" w:rsidRPr="007D3A3E" w14:paraId="0C19370A" w14:textId="77777777">
        <w:trPr>
          <w:trHeight w:val="900"/>
        </w:trPr>
        <w:tc>
          <w:tcPr>
            <w:tcW w:w="1455" w:type="dxa"/>
            <w:tcBorders>
              <w:top w:val="nil"/>
              <w:left w:val="nil"/>
              <w:bottom w:val="nil"/>
              <w:right w:val="nil"/>
            </w:tcBorders>
            <w:tcMar>
              <w:top w:w="100" w:type="dxa"/>
              <w:left w:w="100" w:type="dxa"/>
              <w:bottom w:w="100" w:type="dxa"/>
              <w:right w:w="100" w:type="dxa"/>
            </w:tcMar>
          </w:tcPr>
          <w:p w14:paraId="71699CDB" w14:textId="77777777" w:rsidR="00D70396" w:rsidRPr="007D3A3E" w:rsidRDefault="00CB13CA">
            <w:pPr>
              <w:ind w:left="100"/>
              <w:rPr>
                <w:rFonts w:eastAsia="Times New Roman"/>
              </w:rPr>
            </w:pPr>
            <w:r w:rsidRPr="007D3A3E">
              <w:rPr>
                <w:rFonts w:eastAsia="Times New Roman"/>
              </w:rPr>
              <w:t>Virgin Islands of the United States</w:t>
            </w:r>
          </w:p>
        </w:tc>
        <w:tc>
          <w:tcPr>
            <w:tcW w:w="1470" w:type="dxa"/>
            <w:tcBorders>
              <w:top w:val="nil"/>
              <w:left w:val="nil"/>
              <w:bottom w:val="nil"/>
              <w:right w:val="nil"/>
            </w:tcBorders>
            <w:tcMar>
              <w:top w:w="100" w:type="dxa"/>
              <w:left w:w="100" w:type="dxa"/>
              <w:bottom w:w="100" w:type="dxa"/>
              <w:right w:w="100" w:type="dxa"/>
            </w:tcMar>
          </w:tcPr>
          <w:p w14:paraId="7BB37C1C" w14:textId="77777777" w:rsidR="00D70396" w:rsidRPr="007D3A3E" w:rsidRDefault="00CB13CA">
            <w:pPr>
              <w:ind w:left="100"/>
              <w:rPr>
                <w:rFonts w:eastAsia="Times New Roman"/>
              </w:rPr>
            </w:pPr>
            <w:r w:rsidRPr="007D3A3E">
              <w:rPr>
                <w:rFonts w:eastAsia="Times New Roman"/>
              </w:rPr>
              <w:t>276,056</w:t>
            </w:r>
          </w:p>
        </w:tc>
        <w:tc>
          <w:tcPr>
            <w:tcW w:w="990" w:type="dxa"/>
            <w:tcBorders>
              <w:top w:val="nil"/>
              <w:left w:val="nil"/>
              <w:bottom w:val="nil"/>
              <w:right w:val="nil"/>
            </w:tcBorders>
            <w:tcMar>
              <w:top w:w="100" w:type="dxa"/>
              <w:left w:w="100" w:type="dxa"/>
              <w:bottom w:w="100" w:type="dxa"/>
              <w:right w:w="100" w:type="dxa"/>
            </w:tcMar>
          </w:tcPr>
          <w:p w14:paraId="2FAD366F" w14:textId="77777777" w:rsidR="00D70396" w:rsidRPr="007D3A3E" w:rsidRDefault="00CB13CA">
            <w:pPr>
              <w:ind w:left="100"/>
              <w:rPr>
                <w:rFonts w:eastAsia="Times New Roman"/>
              </w:rPr>
            </w:pPr>
            <w:r w:rsidRPr="007D3A3E">
              <w:rPr>
                <w:rFonts w:eastAsia="Times New Roman"/>
              </w:rPr>
              <w:t>53.9</w:t>
            </w:r>
          </w:p>
        </w:tc>
        <w:tc>
          <w:tcPr>
            <w:tcW w:w="1305" w:type="dxa"/>
            <w:tcBorders>
              <w:top w:val="nil"/>
              <w:left w:val="nil"/>
              <w:bottom w:val="nil"/>
              <w:right w:val="nil"/>
            </w:tcBorders>
            <w:tcMar>
              <w:top w:w="100" w:type="dxa"/>
              <w:left w:w="100" w:type="dxa"/>
              <w:bottom w:w="100" w:type="dxa"/>
              <w:right w:w="100" w:type="dxa"/>
            </w:tcMar>
          </w:tcPr>
          <w:p w14:paraId="230E0855" w14:textId="77777777" w:rsidR="00D70396" w:rsidRPr="007D3A3E" w:rsidRDefault="00CB13CA">
            <w:pPr>
              <w:ind w:left="100"/>
              <w:rPr>
                <w:rFonts w:eastAsia="Times New Roman"/>
              </w:rPr>
            </w:pPr>
            <w:r w:rsidRPr="007D3A3E">
              <w:rPr>
                <w:rFonts w:eastAsia="Times New Roman"/>
              </w:rPr>
              <w:t>-16</w:t>
            </w:r>
          </w:p>
        </w:tc>
        <w:tc>
          <w:tcPr>
            <w:tcW w:w="1410" w:type="dxa"/>
            <w:tcBorders>
              <w:top w:val="nil"/>
              <w:left w:val="nil"/>
              <w:bottom w:val="nil"/>
              <w:right w:val="nil"/>
            </w:tcBorders>
            <w:tcMar>
              <w:top w:w="100" w:type="dxa"/>
              <w:left w:w="100" w:type="dxa"/>
              <w:bottom w:w="100" w:type="dxa"/>
              <w:right w:w="100" w:type="dxa"/>
            </w:tcMar>
          </w:tcPr>
          <w:p w14:paraId="6C626DB5" w14:textId="77777777" w:rsidR="00D70396" w:rsidRPr="007D3A3E" w:rsidRDefault="00CB13CA">
            <w:pPr>
              <w:ind w:left="100"/>
              <w:rPr>
                <w:rFonts w:eastAsia="Times New Roman"/>
              </w:rPr>
            </w:pPr>
            <w:r w:rsidRPr="007D3A3E">
              <w:rPr>
                <w:rFonts w:eastAsia="Times New Roman"/>
              </w:rPr>
              <w:t>-46.3</w:t>
            </w:r>
          </w:p>
        </w:tc>
        <w:tc>
          <w:tcPr>
            <w:tcW w:w="1305" w:type="dxa"/>
            <w:tcBorders>
              <w:top w:val="nil"/>
              <w:left w:val="nil"/>
              <w:bottom w:val="nil"/>
              <w:right w:val="nil"/>
            </w:tcBorders>
            <w:tcMar>
              <w:top w:w="100" w:type="dxa"/>
              <w:left w:w="100" w:type="dxa"/>
              <w:bottom w:w="100" w:type="dxa"/>
              <w:right w:w="100" w:type="dxa"/>
            </w:tcMar>
          </w:tcPr>
          <w:p w14:paraId="1717A7E0" w14:textId="77777777" w:rsidR="00D70396" w:rsidRPr="007D3A3E" w:rsidRDefault="00CB13CA">
            <w:pPr>
              <w:ind w:left="100"/>
              <w:rPr>
                <w:rFonts w:eastAsia="Times New Roman"/>
              </w:rPr>
            </w:pPr>
            <w:r w:rsidRPr="007D3A3E">
              <w:rPr>
                <w:rFonts w:eastAsia="Times New Roman"/>
              </w:rPr>
              <w:t>-25.2</w:t>
            </w:r>
          </w:p>
        </w:tc>
        <w:tc>
          <w:tcPr>
            <w:tcW w:w="1410" w:type="dxa"/>
            <w:tcBorders>
              <w:top w:val="nil"/>
              <w:left w:val="nil"/>
              <w:bottom w:val="nil"/>
              <w:right w:val="nil"/>
            </w:tcBorders>
            <w:tcMar>
              <w:top w:w="100" w:type="dxa"/>
              <w:left w:w="100" w:type="dxa"/>
              <w:bottom w:w="100" w:type="dxa"/>
              <w:right w:w="100" w:type="dxa"/>
            </w:tcMar>
          </w:tcPr>
          <w:p w14:paraId="018FFE3E" w14:textId="77777777" w:rsidR="00D70396" w:rsidRPr="007D3A3E" w:rsidRDefault="00CB13CA">
            <w:pPr>
              <w:ind w:left="100"/>
              <w:rPr>
                <w:rFonts w:eastAsia="Times New Roman"/>
              </w:rPr>
            </w:pPr>
            <w:r w:rsidRPr="007D3A3E">
              <w:rPr>
                <w:rFonts w:eastAsia="Times New Roman"/>
              </w:rPr>
              <w:t>-62.4</w:t>
            </w:r>
          </w:p>
        </w:tc>
      </w:tr>
      <w:tr w:rsidR="00D70396" w:rsidRPr="007D3A3E" w14:paraId="31483387" w14:textId="77777777">
        <w:trPr>
          <w:trHeight w:val="480"/>
        </w:trPr>
        <w:tc>
          <w:tcPr>
            <w:tcW w:w="1455" w:type="dxa"/>
            <w:tcBorders>
              <w:top w:val="nil"/>
              <w:left w:val="nil"/>
              <w:bottom w:val="nil"/>
              <w:right w:val="nil"/>
            </w:tcBorders>
            <w:tcMar>
              <w:top w:w="100" w:type="dxa"/>
              <w:left w:w="100" w:type="dxa"/>
              <w:bottom w:w="100" w:type="dxa"/>
              <w:right w:w="100" w:type="dxa"/>
            </w:tcMar>
          </w:tcPr>
          <w:p w14:paraId="3E613C0C" w14:textId="77777777" w:rsidR="00D70396" w:rsidRPr="007D3A3E" w:rsidRDefault="00CB13CA">
            <w:pPr>
              <w:ind w:left="100"/>
              <w:rPr>
                <w:rFonts w:eastAsia="Times New Roman"/>
              </w:rPr>
            </w:pPr>
            <w:r w:rsidRPr="007D3A3E">
              <w:rPr>
                <w:rFonts w:eastAsia="Times New Roman"/>
              </w:rPr>
              <w:t>Saudi Arabia</w:t>
            </w:r>
          </w:p>
        </w:tc>
        <w:tc>
          <w:tcPr>
            <w:tcW w:w="1470" w:type="dxa"/>
            <w:tcBorders>
              <w:top w:val="nil"/>
              <w:left w:val="nil"/>
              <w:bottom w:val="nil"/>
              <w:right w:val="nil"/>
            </w:tcBorders>
            <w:tcMar>
              <w:top w:w="100" w:type="dxa"/>
              <w:left w:w="100" w:type="dxa"/>
              <w:bottom w:w="100" w:type="dxa"/>
              <w:right w:w="100" w:type="dxa"/>
            </w:tcMar>
          </w:tcPr>
          <w:p w14:paraId="33496D4B" w14:textId="77777777" w:rsidR="00D70396" w:rsidRPr="007D3A3E" w:rsidRDefault="00CB13CA">
            <w:pPr>
              <w:ind w:left="100"/>
              <w:rPr>
                <w:rFonts w:eastAsia="Times New Roman"/>
              </w:rPr>
            </w:pPr>
            <w:r w:rsidRPr="007D3A3E">
              <w:rPr>
                <w:rFonts w:eastAsia="Times New Roman"/>
              </w:rPr>
              <w:t>268,681</w:t>
            </w:r>
          </w:p>
        </w:tc>
        <w:tc>
          <w:tcPr>
            <w:tcW w:w="990" w:type="dxa"/>
            <w:tcBorders>
              <w:top w:val="nil"/>
              <w:left w:val="nil"/>
              <w:bottom w:val="nil"/>
              <w:right w:val="nil"/>
            </w:tcBorders>
            <w:tcMar>
              <w:top w:w="100" w:type="dxa"/>
              <w:left w:w="100" w:type="dxa"/>
              <w:bottom w:w="100" w:type="dxa"/>
              <w:right w:w="100" w:type="dxa"/>
            </w:tcMar>
          </w:tcPr>
          <w:p w14:paraId="22F298A2" w14:textId="77777777" w:rsidR="00D70396" w:rsidRPr="007D3A3E" w:rsidRDefault="00CB13CA">
            <w:pPr>
              <w:ind w:left="100"/>
              <w:rPr>
                <w:rFonts w:eastAsia="Times New Roman"/>
              </w:rPr>
            </w:pPr>
            <w:r w:rsidRPr="007D3A3E">
              <w:rPr>
                <w:rFonts w:eastAsia="Times New Roman"/>
              </w:rPr>
              <w:t>49.7</w:t>
            </w:r>
          </w:p>
        </w:tc>
        <w:tc>
          <w:tcPr>
            <w:tcW w:w="1305" w:type="dxa"/>
            <w:tcBorders>
              <w:top w:val="nil"/>
              <w:left w:val="nil"/>
              <w:bottom w:val="nil"/>
              <w:right w:val="nil"/>
            </w:tcBorders>
            <w:tcMar>
              <w:top w:w="100" w:type="dxa"/>
              <w:left w:w="100" w:type="dxa"/>
              <w:bottom w:w="100" w:type="dxa"/>
              <w:right w:w="100" w:type="dxa"/>
            </w:tcMar>
          </w:tcPr>
          <w:p w14:paraId="4FD65624" w14:textId="77777777" w:rsidR="00D70396" w:rsidRPr="007D3A3E" w:rsidRDefault="00CB13CA">
            <w:pPr>
              <w:ind w:left="100"/>
              <w:rPr>
                <w:rFonts w:eastAsia="Times New Roman"/>
              </w:rPr>
            </w:pPr>
            <w:r w:rsidRPr="007D3A3E">
              <w:rPr>
                <w:rFonts w:eastAsia="Times New Roman"/>
              </w:rPr>
              <w:t>-16.4</w:t>
            </w:r>
          </w:p>
        </w:tc>
        <w:tc>
          <w:tcPr>
            <w:tcW w:w="1410" w:type="dxa"/>
            <w:tcBorders>
              <w:top w:val="nil"/>
              <w:left w:val="nil"/>
              <w:bottom w:val="nil"/>
              <w:right w:val="nil"/>
            </w:tcBorders>
            <w:tcMar>
              <w:top w:w="100" w:type="dxa"/>
              <w:left w:w="100" w:type="dxa"/>
              <w:bottom w:w="100" w:type="dxa"/>
              <w:right w:w="100" w:type="dxa"/>
            </w:tcMar>
          </w:tcPr>
          <w:p w14:paraId="6CB3945E" w14:textId="77777777" w:rsidR="00D70396" w:rsidRPr="007D3A3E" w:rsidRDefault="00CB13CA">
            <w:pPr>
              <w:ind w:left="100"/>
              <w:rPr>
                <w:rFonts w:eastAsia="Times New Roman"/>
              </w:rPr>
            </w:pPr>
            <w:r w:rsidRPr="007D3A3E">
              <w:rPr>
                <w:rFonts w:eastAsia="Times New Roman"/>
              </w:rPr>
              <w:t>-47</w:t>
            </w:r>
          </w:p>
        </w:tc>
        <w:tc>
          <w:tcPr>
            <w:tcW w:w="1305" w:type="dxa"/>
            <w:tcBorders>
              <w:top w:val="nil"/>
              <w:left w:val="nil"/>
              <w:bottom w:val="nil"/>
              <w:right w:val="nil"/>
            </w:tcBorders>
            <w:tcMar>
              <w:top w:w="100" w:type="dxa"/>
              <w:left w:w="100" w:type="dxa"/>
              <w:bottom w:w="100" w:type="dxa"/>
              <w:right w:w="100" w:type="dxa"/>
            </w:tcMar>
          </w:tcPr>
          <w:p w14:paraId="404FCC90" w14:textId="77777777" w:rsidR="00D70396" w:rsidRPr="007D3A3E" w:rsidRDefault="00CB13CA">
            <w:pPr>
              <w:ind w:left="100"/>
              <w:rPr>
                <w:rFonts w:eastAsia="Times New Roman"/>
              </w:rPr>
            </w:pPr>
            <w:r w:rsidRPr="007D3A3E">
              <w:rPr>
                <w:rFonts w:eastAsia="Times New Roman"/>
              </w:rPr>
              <w:t>-26.9</w:t>
            </w:r>
          </w:p>
        </w:tc>
        <w:tc>
          <w:tcPr>
            <w:tcW w:w="1410" w:type="dxa"/>
            <w:tcBorders>
              <w:top w:val="nil"/>
              <w:left w:val="nil"/>
              <w:bottom w:val="nil"/>
              <w:right w:val="nil"/>
            </w:tcBorders>
            <w:tcMar>
              <w:top w:w="100" w:type="dxa"/>
              <w:left w:w="100" w:type="dxa"/>
              <w:bottom w:w="100" w:type="dxa"/>
              <w:right w:w="100" w:type="dxa"/>
            </w:tcMar>
          </w:tcPr>
          <w:p w14:paraId="5067983D" w14:textId="77777777" w:rsidR="00D70396" w:rsidRPr="007D3A3E" w:rsidRDefault="00CB13CA">
            <w:pPr>
              <w:ind w:left="100"/>
              <w:rPr>
                <w:rFonts w:eastAsia="Times New Roman"/>
              </w:rPr>
            </w:pPr>
            <w:r w:rsidRPr="007D3A3E">
              <w:rPr>
                <w:rFonts w:eastAsia="Times New Roman"/>
              </w:rPr>
              <w:t>-64.9</w:t>
            </w:r>
          </w:p>
        </w:tc>
      </w:tr>
      <w:tr w:rsidR="00D70396" w:rsidRPr="007D3A3E" w14:paraId="7C0B1B18" w14:textId="77777777">
        <w:trPr>
          <w:trHeight w:val="480"/>
        </w:trPr>
        <w:tc>
          <w:tcPr>
            <w:tcW w:w="1455" w:type="dxa"/>
            <w:tcBorders>
              <w:top w:val="nil"/>
              <w:left w:val="nil"/>
              <w:bottom w:val="nil"/>
              <w:right w:val="nil"/>
            </w:tcBorders>
            <w:tcMar>
              <w:top w:w="100" w:type="dxa"/>
              <w:left w:w="100" w:type="dxa"/>
              <w:bottom w:w="100" w:type="dxa"/>
              <w:right w:w="100" w:type="dxa"/>
            </w:tcMar>
          </w:tcPr>
          <w:p w14:paraId="39ED93F1" w14:textId="77777777" w:rsidR="00D70396" w:rsidRPr="007D3A3E" w:rsidRDefault="00CB13CA">
            <w:pPr>
              <w:ind w:left="100"/>
              <w:rPr>
                <w:rFonts w:eastAsia="Times New Roman"/>
              </w:rPr>
            </w:pPr>
            <w:r w:rsidRPr="007D3A3E">
              <w:rPr>
                <w:rFonts w:eastAsia="Times New Roman"/>
              </w:rPr>
              <w:t>Fiji</w:t>
            </w:r>
          </w:p>
        </w:tc>
        <w:tc>
          <w:tcPr>
            <w:tcW w:w="1470" w:type="dxa"/>
            <w:tcBorders>
              <w:top w:val="nil"/>
              <w:left w:val="nil"/>
              <w:bottom w:val="nil"/>
              <w:right w:val="nil"/>
            </w:tcBorders>
            <w:tcMar>
              <w:top w:w="100" w:type="dxa"/>
              <w:left w:w="100" w:type="dxa"/>
              <w:bottom w:w="100" w:type="dxa"/>
              <w:right w:w="100" w:type="dxa"/>
            </w:tcMar>
          </w:tcPr>
          <w:p w14:paraId="6A514C7B" w14:textId="77777777" w:rsidR="00D70396" w:rsidRPr="007D3A3E" w:rsidRDefault="00CB13CA">
            <w:pPr>
              <w:ind w:left="100"/>
              <w:rPr>
                <w:rFonts w:eastAsia="Times New Roman"/>
              </w:rPr>
            </w:pPr>
            <w:r w:rsidRPr="007D3A3E">
              <w:rPr>
                <w:rFonts w:eastAsia="Times New Roman"/>
              </w:rPr>
              <w:t>234,676</w:t>
            </w:r>
          </w:p>
        </w:tc>
        <w:tc>
          <w:tcPr>
            <w:tcW w:w="990" w:type="dxa"/>
            <w:tcBorders>
              <w:top w:val="nil"/>
              <w:left w:val="nil"/>
              <w:bottom w:val="nil"/>
              <w:right w:val="nil"/>
            </w:tcBorders>
            <w:tcMar>
              <w:top w:w="100" w:type="dxa"/>
              <w:left w:w="100" w:type="dxa"/>
              <w:bottom w:w="100" w:type="dxa"/>
              <w:right w:w="100" w:type="dxa"/>
            </w:tcMar>
          </w:tcPr>
          <w:p w14:paraId="4BEFF2E9" w14:textId="77777777" w:rsidR="00D70396" w:rsidRPr="007D3A3E" w:rsidRDefault="00CB13CA">
            <w:pPr>
              <w:ind w:left="100"/>
              <w:rPr>
                <w:rFonts w:eastAsia="Times New Roman"/>
              </w:rPr>
            </w:pPr>
            <w:r w:rsidRPr="007D3A3E">
              <w:rPr>
                <w:rFonts w:eastAsia="Times New Roman"/>
              </w:rPr>
              <w:t>65.4</w:t>
            </w:r>
          </w:p>
        </w:tc>
        <w:tc>
          <w:tcPr>
            <w:tcW w:w="1305" w:type="dxa"/>
            <w:tcBorders>
              <w:top w:val="nil"/>
              <w:left w:val="nil"/>
              <w:bottom w:val="nil"/>
              <w:right w:val="nil"/>
            </w:tcBorders>
            <w:tcMar>
              <w:top w:w="100" w:type="dxa"/>
              <w:left w:w="100" w:type="dxa"/>
              <w:bottom w:w="100" w:type="dxa"/>
              <w:right w:w="100" w:type="dxa"/>
            </w:tcMar>
          </w:tcPr>
          <w:p w14:paraId="4F46A185" w14:textId="77777777" w:rsidR="00D70396" w:rsidRPr="007D3A3E" w:rsidRDefault="00CB13CA">
            <w:pPr>
              <w:ind w:left="100"/>
              <w:rPr>
                <w:rFonts w:eastAsia="Times New Roman"/>
              </w:rPr>
            </w:pPr>
            <w:r w:rsidRPr="007D3A3E">
              <w:rPr>
                <w:rFonts w:eastAsia="Times New Roman"/>
              </w:rPr>
              <w:t>-15</w:t>
            </w:r>
          </w:p>
        </w:tc>
        <w:tc>
          <w:tcPr>
            <w:tcW w:w="1410" w:type="dxa"/>
            <w:tcBorders>
              <w:top w:val="nil"/>
              <w:left w:val="nil"/>
              <w:bottom w:val="nil"/>
              <w:right w:val="nil"/>
            </w:tcBorders>
            <w:tcMar>
              <w:top w:w="100" w:type="dxa"/>
              <w:left w:w="100" w:type="dxa"/>
              <w:bottom w:w="100" w:type="dxa"/>
              <w:right w:w="100" w:type="dxa"/>
            </w:tcMar>
          </w:tcPr>
          <w:p w14:paraId="63AF5317" w14:textId="77777777" w:rsidR="00D70396" w:rsidRPr="007D3A3E" w:rsidRDefault="00CB13CA">
            <w:pPr>
              <w:ind w:left="100"/>
              <w:rPr>
                <w:rFonts w:eastAsia="Times New Roman"/>
              </w:rPr>
            </w:pPr>
            <w:r w:rsidRPr="007D3A3E">
              <w:rPr>
                <w:rFonts w:eastAsia="Times New Roman"/>
              </w:rPr>
              <w:t>-44.1</w:t>
            </w:r>
          </w:p>
        </w:tc>
        <w:tc>
          <w:tcPr>
            <w:tcW w:w="1305" w:type="dxa"/>
            <w:tcBorders>
              <w:top w:val="nil"/>
              <w:left w:val="nil"/>
              <w:bottom w:val="nil"/>
              <w:right w:val="nil"/>
            </w:tcBorders>
            <w:tcMar>
              <w:top w:w="100" w:type="dxa"/>
              <w:left w:w="100" w:type="dxa"/>
              <w:bottom w:w="100" w:type="dxa"/>
              <w:right w:w="100" w:type="dxa"/>
            </w:tcMar>
          </w:tcPr>
          <w:p w14:paraId="58138926" w14:textId="77777777" w:rsidR="00D70396" w:rsidRPr="007D3A3E" w:rsidRDefault="00CB13CA">
            <w:pPr>
              <w:ind w:left="100"/>
              <w:rPr>
                <w:rFonts w:eastAsia="Times New Roman"/>
              </w:rPr>
            </w:pPr>
            <w:r w:rsidRPr="007D3A3E">
              <w:rPr>
                <w:rFonts w:eastAsia="Times New Roman"/>
              </w:rPr>
              <w:t>-23.7</w:t>
            </w:r>
          </w:p>
        </w:tc>
        <w:tc>
          <w:tcPr>
            <w:tcW w:w="1410" w:type="dxa"/>
            <w:tcBorders>
              <w:top w:val="nil"/>
              <w:left w:val="nil"/>
              <w:bottom w:val="nil"/>
              <w:right w:val="nil"/>
            </w:tcBorders>
            <w:tcMar>
              <w:top w:w="100" w:type="dxa"/>
              <w:left w:w="100" w:type="dxa"/>
              <w:bottom w:w="100" w:type="dxa"/>
              <w:right w:w="100" w:type="dxa"/>
            </w:tcMar>
          </w:tcPr>
          <w:p w14:paraId="008150F3" w14:textId="77777777" w:rsidR="00D70396" w:rsidRPr="007D3A3E" w:rsidRDefault="00CB13CA">
            <w:pPr>
              <w:ind w:left="100"/>
              <w:rPr>
                <w:rFonts w:eastAsia="Times New Roman"/>
              </w:rPr>
            </w:pPr>
            <w:r w:rsidRPr="007D3A3E">
              <w:rPr>
                <w:rFonts w:eastAsia="Times New Roman"/>
              </w:rPr>
              <w:t>-60.2</w:t>
            </w:r>
          </w:p>
        </w:tc>
      </w:tr>
      <w:tr w:rsidR="00D70396" w:rsidRPr="007D3A3E" w14:paraId="79FB3715" w14:textId="77777777">
        <w:trPr>
          <w:trHeight w:val="480"/>
        </w:trPr>
        <w:tc>
          <w:tcPr>
            <w:tcW w:w="1455" w:type="dxa"/>
            <w:tcBorders>
              <w:top w:val="nil"/>
              <w:left w:val="nil"/>
              <w:bottom w:val="nil"/>
              <w:right w:val="nil"/>
            </w:tcBorders>
            <w:tcMar>
              <w:top w:w="100" w:type="dxa"/>
              <w:left w:w="100" w:type="dxa"/>
              <w:bottom w:w="100" w:type="dxa"/>
              <w:right w:w="100" w:type="dxa"/>
            </w:tcMar>
          </w:tcPr>
          <w:p w14:paraId="511B56FD" w14:textId="77777777" w:rsidR="00D70396" w:rsidRPr="007D3A3E" w:rsidRDefault="00CB13CA">
            <w:pPr>
              <w:ind w:left="100"/>
              <w:rPr>
                <w:rFonts w:eastAsia="Times New Roman"/>
              </w:rPr>
            </w:pPr>
            <w:r w:rsidRPr="007D3A3E">
              <w:rPr>
                <w:rFonts w:eastAsia="Times New Roman"/>
              </w:rPr>
              <w:t>Bermuda</w:t>
            </w:r>
          </w:p>
        </w:tc>
        <w:tc>
          <w:tcPr>
            <w:tcW w:w="1470" w:type="dxa"/>
            <w:tcBorders>
              <w:top w:val="nil"/>
              <w:left w:val="nil"/>
              <w:bottom w:val="nil"/>
              <w:right w:val="nil"/>
            </w:tcBorders>
            <w:tcMar>
              <w:top w:w="100" w:type="dxa"/>
              <w:left w:w="100" w:type="dxa"/>
              <w:bottom w:w="100" w:type="dxa"/>
              <w:right w:w="100" w:type="dxa"/>
            </w:tcMar>
          </w:tcPr>
          <w:p w14:paraId="20E50340" w14:textId="77777777" w:rsidR="00D70396" w:rsidRPr="007D3A3E" w:rsidRDefault="00CB13CA">
            <w:pPr>
              <w:ind w:left="100"/>
              <w:rPr>
                <w:rFonts w:eastAsia="Times New Roman"/>
              </w:rPr>
            </w:pPr>
            <w:r w:rsidRPr="007D3A3E">
              <w:rPr>
                <w:rFonts w:eastAsia="Times New Roman"/>
              </w:rPr>
              <w:t>223,639</w:t>
            </w:r>
          </w:p>
        </w:tc>
        <w:tc>
          <w:tcPr>
            <w:tcW w:w="990" w:type="dxa"/>
            <w:tcBorders>
              <w:top w:val="nil"/>
              <w:left w:val="nil"/>
              <w:bottom w:val="nil"/>
              <w:right w:val="nil"/>
            </w:tcBorders>
            <w:tcMar>
              <w:top w:w="100" w:type="dxa"/>
              <w:left w:w="100" w:type="dxa"/>
              <w:bottom w:w="100" w:type="dxa"/>
              <w:right w:w="100" w:type="dxa"/>
            </w:tcMar>
          </w:tcPr>
          <w:p w14:paraId="0CBA71D7" w14:textId="77777777" w:rsidR="00D70396" w:rsidRPr="007D3A3E" w:rsidRDefault="00CB13CA">
            <w:pPr>
              <w:ind w:left="100"/>
              <w:rPr>
                <w:rFonts w:eastAsia="Times New Roman"/>
              </w:rPr>
            </w:pPr>
            <w:r w:rsidRPr="007D3A3E">
              <w:rPr>
                <w:rFonts w:eastAsia="Times New Roman"/>
              </w:rPr>
              <w:t>69.2</w:t>
            </w:r>
          </w:p>
        </w:tc>
        <w:tc>
          <w:tcPr>
            <w:tcW w:w="1305" w:type="dxa"/>
            <w:tcBorders>
              <w:top w:val="nil"/>
              <w:left w:val="nil"/>
              <w:bottom w:val="nil"/>
              <w:right w:val="nil"/>
            </w:tcBorders>
            <w:tcMar>
              <w:top w:w="100" w:type="dxa"/>
              <w:left w:w="100" w:type="dxa"/>
              <w:bottom w:w="100" w:type="dxa"/>
              <w:right w:w="100" w:type="dxa"/>
            </w:tcMar>
          </w:tcPr>
          <w:p w14:paraId="67ADF26F" w14:textId="77777777" w:rsidR="00D70396" w:rsidRPr="007D3A3E" w:rsidRDefault="00CB13CA">
            <w:pPr>
              <w:ind w:left="100"/>
              <w:rPr>
                <w:rFonts w:eastAsia="Times New Roman"/>
              </w:rPr>
            </w:pPr>
            <w:r w:rsidRPr="007D3A3E">
              <w:rPr>
                <w:rFonts w:eastAsia="Times New Roman"/>
              </w:rPr>
              <w:t>-8.2</w:t>
            </w:r>
          </w:p>
        </w:tc>
        <w:tc>
          <w:tcPr>
            <w:tcW w:w="1410" w:type="dxa"/>
            <w:tcBorders>
              <w:top w:val="nil"/>
              <w:left w:val="nil"/>
              <w:bottom w:val="nil"/>
              <w:right w:val="nil"/>
            </w:tcBorders>
            <w:tcMar>
              <w:top w:w="100" w:type="dxa"/>
              <w:left w:w="100" w:type="dxa"/>
              <w:bottom w:w="100" w:type="dxa"/>
              <w:right w:w="100" w:type="dxa"/>
            </w:tcMar>
          </w:tcPr>
          <w:p w14:paraId="173A8869" w14:textId="77777777" w:rsidR="00D70396" w:rsidRPr="007D3A3E" w:rsidRDefault="00CB13CA">
            <w:pPr>
              <w:ind w:left="100"/>
              <w:rPr>
                <w:rFonts w:eastAsia="Times New Roman"/>
              </w:rPr>
            </w:pPr>
            <w:r w:rsidRPr="007D3A3E">
              <w:rPr>
                <w:rFonts w:eastAsia="Times New Roman"/>
              </w:rPr>
              <w:t>-27.3</w:t>
            </w:r>
          </w:p>
        </w:tc>
        <w:tc>
          <w:tcPr>
            <w:tcW w:w="1305" w:type="dxa"/>
            <w:tcBorders>
              <w:top w:val="nil"/>
              <w:left w:val="nil"/>
              <w:bottom w:val="nil"/>
              <w:right w:val="nil"/>
            </w:tcBorders>
            <w:tcMar>
              <w:top w:w="100" w:type="dxa"/>
              <w:left w:w="100" w:type="dxa"/>
              <w:bottom w:w="100" w:type="dxa"/>
              <w:right w:w="100" w:type="dxa"/>
            </w:tcMar>
          </w:tcPr>
          <w:p w14:paraId="3B8FCFD4" w14:textId="77777777" w:rsidR="00D70396" w:rsidRPr="007D3A3E" w:rsidRDefault="00CB13CA">
            <w:pPr>
              <w:ind w:left="100"/>
              <w:rPr>
                <w:rFonts w:eastAsia="Times New Roman"/>
              </w:rPr>
            </w:pPr>
            <w:r w:rsidRPr="007D3A3E">
              <w:rPr>
                <w:rFonts w:eastAsia="Times New Roman"/>
              </w:rPr>
              <w:t>-14.1</w:t>
            </w:r>
          </w:p>
        </w:tc>
        <w:tc>
          <w:tcPr>
            <w:tcW w:w="1410" w:type="dxa"/>
            <w:tcBorders>
              <w:top w:val="nil"/>
              <w:left w:val="nil"/>
              <w:bottom w:val="nil"/>
              <w:right w:val="nil"/>
            </w:tcBorders>
            <w:tcMar>
              <w:top w:w="100" w:type="dxa"/>
              <w:left w:w="100" w:type="dxa"/>
              <w:bottom w:w="100" w:type="dxa"/>
              <w:right w:w="100" w:type="dxa"/>
            </w:tcMar>
          </w:tcPr>
          <w:p w14:paraId="1724CDE3" w14:textId="77777777" w:rsidR="00D70396" w:rsidRPr="007D3A3E" w:rsidRDefault="00CB13CA">
            <w:pPr>
              <w:ind w:left="100"/>
              <w:rPr>
                <w:rFonts w:eastAsia="Times New Roman"/>
              </w:rPr>
            </w:pPr>
            <w:r w:rsidRPr="007D3A3E">
              <w:rPr>
                <w:rFonts w:eastAsia="Times New Roman"/>
              </w:rPr>
              <w:t>-42.2</w:t>
            </w:r>
          </w:p>
        </w:tc>
      </w:tr>
      <w:tr w:rsidR="00D70396" w:rsidRPr="007D3A3E" w14:paraId="16DA7F6A" w14:textId="77777777">
        <w:trPr>
          <w:trHeight w:val="480"/>
        </w:trPr>
        <w:tc>
          <w:tcPr>
            <w:tcW w:w="1455" w:type="dxa"/>
            <w:tcBorders>
              <w:top w:val="nil"/>
              <w:left w:val="nil"/>
              <w:bottom w:val="nil"/>
              <w:right w:val="nil"/>
            </w:tcBorders>
            <w:tcMar>
              <w:top w:w="100" w:type="dxa"/>
              <w:left w:w="100" w:type="dxa"/>
              <w:bottom w:w="100" w:type="dxa"/>
              <w:right w:w="100" w:type="dxa"/>
            </w:tcMar>
          </w:tcPr>
          <w:p w14:paraId="357D149E" w14:textId="77777777" w:rsidR="00D70396" w:rsidRPr="007D3A3E" w:rsidRDefault="00CB13CA">
            <w:pPr>
              <w:ind w:left="100"/>
              <w:rPr>
                <w:rFonts w:eastAsia="Times New Roman"/>
              </w:rPr>
            </w:pPr>
            <w:r w:rsidRPr="007D3A3E">
              <w:rPr>
                <w:rFonts w:eastAsia="Times New Roman"/>
              </w:rPr>
              <w:t>Oman</w:t>
            </w:r>
          </w:p>
        </w:tc>
        <w:tc>
          <w:tcPr>
            <w:tcW w:w="1470" w:type="dxa"/>
            <w:tcBorders>
              <w:top w:val="nil"/>
              <w:left w:val="nil"/>
              <w:bottom w:val="nil"/>
              <w:right w:val="nil"/>
            </w:tcBorders>
            <w:tcMar>
              <w:top w:w="100" w:type="dxa"/>
              <w:left w:w="100" w:type="dxa"/>
              <w:bottom w:w="100" w:type="dxa"/>
              <w:right w:w="100" w:type="dxa"/>
            </w:tcMar>
          </w:tcPr>
          <w:p w14:paraId="1A8CD222" w14:textId="77777777" w:rsidR="00D70396" w:rsidRPr="007D3A3E" w:rsidRDefault="00CB13CA">
            <w:pPr>
              <w:ind w:left="100"/>
              <w:rPr>
                <w:rFonts w:eastAsia="Times New Roman"/>
              </w:rPr>
            </w:pPr>
            <w:r w:rsidRPr="007D3A3E">
              <w:rPr>
                <w:rFonts w:eastAsia="Times New Roman"/>
              </w:rPr>
              <w:t>221,164</w:t>
            </w:r>
          </w:p>
        </w:tc>
        <w:tc>
          <w:tcPr>
            <w:tcW w:w="990" w:type="dxa"/>
            <w:tcBorders>
              <w:top w:val="nil"/>
              <w:left w:val="nil"/>
              <w:bottom w:val="nil"/>
              <w:right w:val="nil"/>
            </w:tcBorders>
            <w:tcMar>
              <w:top w:w="100" w:type="dxa"/>
              <w:left w:w="100" w:type="dxa"/>
              <w:bottom w:w="100" w:type="dxa"/>
              <w:right w:w="100" w:type="dxa"/>
            </w:tcMar>
          </w:tcPr>
          <w:p w14:paraId="276628F0" w14:textId="77777777" w:rsidR="00D70396" w:rsidRPr="007D3A3E" w:rsidRDefault="00CB13CA">
            <w:pPr>
              <w:ind w:left="100"/>
              <w:rPr>
                <w:rFonts w:eastAsia="Times New Roman"/>
              </w:rPr>
            </w:pPr>
            <w:r w:rsidRPr="007D3A3E">
              <w:rPr>
                <w:rFonts w:eastAsia="Times New Roman"/>
              </w:rPr>
              <w:t>35.1</w:t>
            </w:r>
          </w:p>
        </w:tc>
        <w:tc>
          <w:tcPr>
            <w:tcW w:w="1305" w:type="dxa"/>
            <w:tcBorders>
              <w:top w:val="nil"/>
              <w:left w:val="nil"/>
              <w:bottom w:val="nil"/>
              <w:right w:val="nil"/>
            </w:tcBorders>
            <w:tcMar>
              <w:top w:w="100" w:type="dxa"/>
              <w:left w:w="100" w:type="dxa"/>
              <w:bottom w:w="100" w:type="dxa"/>
              <w:right w:w="100" w:type="dxa"/>
            </w:tcMar>
          </w:tcPr>
          <w:p w14:paraId="153D36B6" w14:textId="77777777" w:rsidR="00D70396" w:rsidRPr="007D3A3E" w:rsidRDefault="00CB13CA">
            <w:pPr>
              <w:ind w:left="100"/>
              <w:rPr>
                <w:rFonts w:eastAsia="Times New Roman"/>
              </w:rPr>
            </w:pPr>
            <w:r w:rsidRPr="007D3A3E">
              <w:rPr>
                <w:rFonts w:eastAsia="Times New Roman"/>
              </w:rPr>
              <w:t>-16.4</w:t>
            </w:r>
          </w:p>
        </w:tc>
        <w:tc>
          <w:tcPr>
            <w:tcW w:w="1410" w:type="dxa"/>
            <w:tcBorders>
              <w:top w:val="nil"/>
              <w:left w:val="nil"/>
              <w:bottom w:val="nil"/>
              <w:right w:val="nil"/>
            </w:tcBorders>
            <w:tcMar>
              <w:top w:w="100" w:type="dxa"/>
              <w:left w:w="100" w:type="dxa"/>
              <w:bottom w:w="100" w:type="dxa"/>
              <w:right w:w="100" w:type="dxa"/>
            </w:tcMar>
          </w:tcPr>
          <w:p w14:paraId="6868AE72" w14:textId="77777777" w:rsidR="00D70396" w:rsidRPr="007D3A3E" w:rsidRDefault="00CB13CA">
            <w:pPr>
              <w:ind w:left="100"/>
              <w:rPr>
                <w:rFonts w:eastAsia="Times New Roman"/>
              </w:rPr>
            </w:pPr>
            <w:r w:rsidRPr="007D3A3E">
              <w:rPr>
                <w:rFonts w:eastAsia="Times New Roman"/>
              </w:rPr>
              <w:t>-47.1</w:t>
            </w:r>
          </w:p>
        </w:tc>
        <w:tc>
          <w:tcPr>
            <w:tcW w:w="1305" w:type="dxa"/>
            <w:tcBorders>
              <w:top w:val="nil"/>
              <w:left w:val="nil"/>
              <w:bottom w:val="nil"/>
              <w:right w:val="nil"/>
            </w:tcBorders>
            <w:tcMar>
              <w:top w:w="100" w:type="dxa"/>
              <w:left w:w="100" w:type="dxa"/>
              <w:bottom w:w="100" w:type="dxa"/>
              <w:right w:w="100" w:type="dxa"/>
            </w:tcMar>
          </w:tcPr>
          <w:p w14:paraId="12F92C73" w14:textId="77777777" w:rsidR="00D70396" w:rsidRPr="007D3A3E" w:rsidRDefault="00CB13CA">
            <w:pPr>
              <w:ind w:left="100"/>
              <w:rPr>
                <w:rFonts w:eastAsia="Times New Roman"/>
              </w:rPr>
            </w:pPr>
            <w:r w:rsidRPr="007D3A3E">
              <w:rPr>
                <w:rFonts w:eastAsia="Times New Roman"/>
              </w:rPr>
              <w:t>-25.6</w:t>
            </w:r>
          </w:p>
        </w:tc>
        <w:tc>
          <w:tcPr>
            <w:tcW w:w="1410" w:type="dxa"/>
            <w:tcBorders>
              <w:top w:val="nil"/>
              <w:left w:val="nil"/>
              <w:bottom w:val="nil"/>
              <w:right w:val="nil"/>
            </w:tcBorders>
            <w:tcMar>
              <w:top w:w="100" w:type="dxa"/>
              <w:left w:w="100" w:type="dxa"/>
              <w:bottom w:w="100" w:type="dxa"/>
              <w:right w:w="100" w:type="dxa"/>
            </w:tcMar>
          </w:tcPr>
          <w:p w14:paraId="7C2AF3DE" w14:textId="77777777" w:rsidR="00D70396" w:rsidRPr="007D3A3E" w:rsidRDefault="00CB13CA">
            <w:pPr>
              <w:ind w:left="100"/>
              <w:rPr>
                <w:rFonts w:eastAsia="Times New Roman"/>
              </w:rPr>
            </w:pPr>
            <w:r w:rsidRPr="007D3A3E">
              <w:rPr>
                <w:rFonts w:eastAsia="Times New Roman"/>
              </w:rPr>
              <w:t>-63</w:t>
            </w:r>
          </w:p>
        </w:tc>
      </w:tr>
      <w:tr w:rsidR="00D70396" w:rsidRPr="007D3A3E" w14:paraId="37195E79" w14:textId="77777777">
        <w:trPr>
          <w:trHeight w:val="480"/>
        </w:trPr>
        <w:tc>
          <w:tcPr>
            <w:tcW w:w="1455" w:type="dxa"/>
            <w:tcBorders>
              <w:top w:val="nil"/>
              <w:left w:val="nil"/>
              <w:bottom w:val="nil"/>
              <w:right w:val="nil"/>
            </w:tcBorders>
            <w:tcMar>
              <w:top w:w="100" w:type="dxa"/>
              <w:left w:w="100" w:type="dxa"/>
              <w:bottom w:w="100" w:type="dxa"/>
              <w:right w:w="100" w:type="dxa"/>
            </w:tcMar>
          </w:tcPr>
          <w:p w14:paraId="5756D169" w14:textId="77777777" w:rsidR="00D70396" w:rsidRPr="007D3A3E" w:rsidRDefault="00CB13CA">
            <w:pPr>
              <w:ind w:left="100"/>
              <w:rPr>
                <w:rFonts w:eastAsia="Times New Roman"/>
              </w:rPr>
            </w:pPr>
            <w:r w:rsidRPr="007D3A3E">
              <w:rPr>
                <w:rFonts w:eastAsia="Times New Roman"/>
              </w:rPr>
              <w:t>Aruba</w:t>
            </w:r>
          </w:p>
        </w:tc>
        <w:tc>
          <w:tcPr>
            <w:tcW w:w="1470" w:type="dxa"/>
            <w:tcBorders>
              <w:top w:val="nil"/>
              <w:left w:val="nil"/>
              <w:bottom w:val="nil"/>
              <w:right w:val="nil"/>
            </w:tcBorders>
            <w:tcMar>
              <w:top w:w="100" w:type="dxa"/>
              <w:left w:w="100" w:type="dxa"/>
              <w:bottom w:w="100" w:type="dxa"/>
              <w:right w:w="100" w:type="dxa"/>
            </w:tcMar>
          </w:tcPr>
          <w:p w14:paraId="38AC830F" w14:textId="77777777" w:rsidR="00D70396" w:rsidRPr="007D3A3E" w:rsidRDefault="00CB13CA">
            <w:pPr>
              <w:ind w:left="100"/>
              <w:rPr>
                <w:rFonts w:eastAsia="Times New Roman"/>
              </w:rPr>
            </w:pPr>
            <w:r w:rsidRPr="007D3A3E">
              <w:rPr>
                <w:rFonts w:eastAsia="Times New Roman"/>
              </w:rPr>
              <w:t>218,226</w:t>
            </w:r>
          </w:p>
        </w:tc>
        <w:tc>
          <w:tcPr>
            <w:tcW w:w="990" w:type="dxa"/>
            <w:tcBorders>
              <w:top w:val="nil"/>
              <w:left w:val="nil"/>
              <w:bottom w:val="nil"/>
              <w:right w:val="nil"/>
            </w:tcBorders>
            <w:tcMar>
              <w:top w:w="100" w:type="dxa"/>
              <w:left w:w="100" w:type="dxa"/>
              <w:bottom w:w="100" w:type="dxa"/>
              <w:right w:w="100" w:type="dxa"/>
            </w:tcMar>
          </w:tcPr>
          <w:p w14:paraId="4D2CAF17" w14:textId="77777777" w:rsidR="00D70396" w:rsidRPr="007D3A3E" w:rsidRDefault="00CB13CA">
            <w:pPr>
              <w:ind w:left="100"/>
              <w:rPr>
                <w:rFonts w:eastAsia="Times New Roman"/>
              </w:rPr>
            </w:pPr>
            <w:r w:rsidRPr="007D3A3E">
              <w:rPr>
                <w:rFonts w:eastAsia="Times New Roman"/>
              </w:rPr>
              <w:t>35.1</w:t>
            </w:r>
          </w:p>
        </w:tc>
        <w:tc>
          <w:tcPr>
            <w:tcW w:w="1305" w:type="dxa"/>
            <w:tcBorders>
              <w:top w:val="nil"/>
              <w:left w:val="nil"/>
              <w:bottom w:val="nil"/>
              <w:right w:val="nil"/>
            </w:tcBorders>
            <w:tcMar>
              <w:top w:w="100" w:type="dxa"/>
              <w:left w:w="100" w:type="dxa"/>
              <w:bottom w:w="100" w:type="dxa"/>
              <w:right w:w="100" w:type="dxa"/>
            </w:tcMar>
          </w:tcPr>
          <w:p w14:paraId="4645DAA0" w14:textId="77777777" w:rsidR="00D70396" w:rsidRPr="007D3A3E" w:rsidRDefault="00CB13CA">
            <w:pPr>
              <w:ind w:left="100"/>
              <w:rPr>
                <w:rFonts w:eastAsia="Times New Roman"/>
              </w:rPr>
            </w:pPr>
            <w:r w:rsidRPr="007D3A3E">
              <w:rPr>
                <w:rFonts w:eastAsia="Times New Roman"/>
              </w:rPr>
              <w:t>-15.8</w:t>
            </w:r>
          </w:p>
        </w:tc>
        <w:tc>
          <w:tcPr>
            <w:tcW w:w="1410" w:type="dxa"/>
            <w:tcBorders>
              <w:top w:val="nil"/>
              <w:left w:val="nil"/>
              <w:bottom w:val="nil"/>
              <w:right w:val="nil"/>
            </w:tcBorders>
            <w:tcMar>
              <w:top w:w="100" w:type="dxa"/>
              <w:left w:w="100" w:type="dxa"/>
              <w:bottom w:w="100" w:type="dxa"/>
              <w:right w:w="100" w:type="dxa"/>
            </w:tcMar>
          </w:tcPr>
          <w:p w14:paraId="00E0FABB" w14:textId="77777777" w:rsidR="00D70396" w:rsidRPr="007D3A3E" w:rsidRDefault="00CB13CA">
            <w:pPr>
              <w:ind w:left="100"/>
              <w:rPr>
                <w:rFonts w:eastAsia="Times New Roman"/>
              </w:rPr>
            </w:pPr>
            <w:r w:rsidRPr="007D3A3E">
              <w:rPr>
                <w:rFonts w:eastAsia="Times New Roman"/>
              </w:rPr>
              <w:t>-45.9</w:t>
            </w:r>
          </w:p>
        </w:tc>
        <w:tc>
          <w:tcPr>
            <w:tcW w:w="1305" w:type="dxa"/>
            <w:tcBorders>
              <w:top w:val="nil"/>
              <w:left w:val="nil"/>
              <w:bottom w:val="nil"/>
              <w:right w:val="nil"/>
            </w:tcBorders>
            <w:tcMar>
              <w:top w:w="100" w:type="dxa"/>
              <w:left w:w="100" w:type="dxa"/>
              <w:bottom w:w="100" w:type="dxa"/>
              <w:right w:w="100" w:type="dxa"/>
            </w:tcMar>
          </w:tcPr>
          <w:p w14:paraId="51FF79CD" w14:textId="77777777" w:rsidR="00D70396" w:rsidRPr="007D3A3E" w:rsidRDefault="00CB13CA">
            <w:pPr>
              <w:ind w:left="100"/>
              <w:rPr>
                <w:rFonts w:eastAsia="Times New Roman"/>
              </w:rPr>
            </w:pPr>
            <w:r w:rsidRPr="007D3A3E">
              <w:rPr>
                <w:rFonts w:eastAsia="Times New Roman"/>
              </w:rPr>
              <w:t>-24.8</w:t>
            </w:r>
          </w:p>
        </w:tc>
        <w:tc>
          <w:tcPr>
            <w:tcW w:w="1410" w:type="dxa"/>
            <w:tcBorders>
              <w:top w:val="nil"/>
              <w:left w:val="nil"/>
              <w:bottom w:val="nil"/>
              <w:right w:val="nil"/>
            </w:tcBorders>
            <w:tcMar>
              <w:top w:w="100" w:type="dxa"/>
              <w:left w:w="100" w:type="dxa"/>
              <w:bottom w:w="100" w:type="dxa"/>
              <w:right w:w="100" w:type="dxa"/>
            </w:tcMar>
          </w:tcPr>
          <w:p w14:paraId="50F08B35" w14:textId="77777777" w:rsidR="00D70396" w:rsidRPr="007D3A3E" w:rsidRDefault="00CB13CA">
            <w:pPr>
              <w:ind w:left="100"/>
              <w:rPr>
                <w:rFonts w:eastAsia="Times New Roman"/>
              </w:rPr>
            </w:pPr>
            <w:r w:rsidRPr="007D3A3E">
              <w:rPr>
                <w:rFonts w:eastAsia="Times New Roman"/>
              </w:rPr>
              <w:t>-61.8</w:t>
            </w:r>
          </w:p>
        </w:tc>
      </w:tr>
      <w:tr w:rsidR="00D70396" w:rsidRPr="007D3A3E" w14:paraId="7882C686" w14:textId="77777777">
        <w:trPr>
          <w:trHeight w:val="480"/>
        </w:trPr>
        <w:tc>
          <w:tcPr>
            <w:tcW w:w="1455" w:type="dxa"/>
            <w:tcBorders>
              <w:top w:val="nil"/>
              <w:left w:val="nil"/>
              <w:bottom w:val="nil"/>
              <w:right w:val="nil"/>
            </w:tcBorders>
            <w:tcMar>
              <w:top w:w="100" w:type="dxa"/>
              <w:left w:w="100" w:type="dxa"/>
              <w:bottom w:w="100" w:type="dxa"/>
              <w:right w:w="100" w:type="dxa"/>
            </w:tcMar>
          </w:tcPr>
          <w:p w14:paraId="634A2936" w14:textId="77777777" w:rsidR="00D70396" w:rsidRPr="007D3A3E" w:rsidRDefault="00CB13CA">
            <w:pPr>
              <w:ind w:left="100"/>
              <w:rPr>
                <w:rFonts w:eastAsia="Times New Roman"/>
              </w:rPr>
            </w:pPr>
            <w:r w:rsidRPr="007D3A3E">
              <w:rPr>
                <w:rFonts w:eastAsia="Times New Roman"/>
              </w:rPr>
              <w:t>Barbados</w:t>
            </w:r>
          </w:p>
        </w:tc>
        <w:tc>
          <w:tcPr>
            <w:tcW w:w="1470" w:type="dxa"/>
            <w:tcBorders>
              <w:top w:val="nil"/>
              <w:left w:val="nil"/>
              <w:bottom w:val="nil"/>
              <w:right w:val="nil"/>
            </w:tcBorders>
            <w:tcMar>
              <w:top w:w="100" w:type="dxa"/>
              <w:left w:w="100" w:type="dxa"/>
              <w:bottom w:w="100" w:type="dxa"/>
              <w:right w:w="100" w:type="dxa"/>
            </w:tcMar>
          </w:tcPr>
          <w:p w14:paraId="2F1BF3FB" w14:textId="77777777" w:rsidR="00D70396" w:rsidRPr="007D3A3E" w:rsidRDefault="00CB13CA">
            <w:pPr>
              <w:ind w:left="100"/>
              <w:rPr>
                <w:rFonts w:eastAsia="Times New Roman"/>
              </w:rPr>
            </w:pPr>
            <w:r w:rsidRPr="007D3A3E">
              <w:rPr>
                <w:rFonts w:eastAsia="Times New Roman"/>
              </w:rPr>
              <w:t>180,082</w:t>
            </w:r>
          </w:p>
        </w:tc>
        <w:tc>
          <w:tcPr>
            <w:tcW w:w="990" w:type="dxa"/>
            <w:tcBorders>
              <w:top w:val="nil"/>
              <w:left w:val="nil"/>
              <w:bottom w:val="nil"/>
              <w:right w:val="nil"/>
            </w:tcBorders>
            <w:tcMar>
              <w:top w:w="100" w:type="dxa"/>
              <w:left w:w="100" w:type="dxa"/>
              <w:bottom w:w="100" w:type="dxa"/>
              <w:right w:w="100" w:type="dxa"/>
            </w:tcMar>
          </w:tcPr>
          <w:p w14:paraId="5E6BA538" w14:textId="77777777" w:rsidR="00D70396" w:rsidRPr="007D3A3E" w:rsidRDefault="00CB13CA">
            <w:pPr>
              <w:ind w:left="100"/>
              <w:rPr>
                <w:rFonts w:eastAsia="Times New Roman"/>
              </w:rPr>
            </w:pPr>
            <w:r w:rsidRPr="007D3A3E">
              <w:rPr>
                <w:rFonts w:eastAsia="Times New Roman"/>
              </w:rPr>
              <w:t>38.7</w:t>
            </w:r>
          </w:p>
        </w:tc>
        <w:tc>
          <w:tcPr>
            <w:tcW w:w="1305" w:type="dxa"/>
            <w:tcBorders>
              <w:top w:val="nil"/>
              <w:left w:val="nil"/>
              <w:bottom w:val="nil"/>
              <w:right w:val="nil"/>
            </w:tcBorders>
            <w:tcMar>
              <w:top w:w="100" w:type="dxa"/>
              <w:left w:w="100" w:type="dxa"/>
              <w:bottom w:w="100" w:type="dxa"/>
              <w:right w:w="100" w:type="dxa"/>
            </w:tcMar>
          </w:tcPr>
          <w:p w14:paraId="62AE48A8" w14:textId="77777777" w:rsidR="00D70396" w:rsidRPr="007D3A3E" w:rsidRDefault="00CB13CA">
            <w:pPr>
              <w:ind w:left="100"/>
              <w:rPr>
                <w:rFonts w:eastAsia="Times New Roman"/>
              </w:rPr>
            </w:pPr>
            <w:r w:rsidRPr="007D3A3E">
              <w:rPr>
                <w:rFonts w:eastAsia="Times New Roman"/>
              </w:rPr>
              <w:t>-15.9</w:t>
            </w:r>
          </w:p>
        </w:tc>
        <w:tc>
          <w:tcPr>
            <w:tcW w:w="1410" w:type="dxa"/>
            <w:tcBorders>
              <w:top w:val="nil"/>
              <w:left w:val="nil"/>
              <w:bottom w:val="nil"/>
              <w:right w:val="nil"/>
            </w:tcBorders>
            <w:tcMar>
              <w:top w:w="100" w:type="dxa"/>
              <w:left w:w="100" w:type="dxa"/>
              <w:bottom w:w="100" w:type="dxa"/>
              <w:right w:w="100" w:type="dxa"/>
            </w:tcMar>
          </w:tcPr>
          <w:p w14:paraId="532643C6" w14:textId="77777777" w:rsidR="00D70396" w:rsidRPr="007D3A3E" w:rsidRDefault="00CB13CA">
            <w:pPr>
              <w:ind w:left="100"/>
              <w:rPr>
                <w:rFonts w:eastAsia="Times New Roman"/>
              </w:rPr>
            </w:pPr>
            <w:r w:rsidRPr="007D3A3E">
              <w:rPr>
                <w:rFonts w:eastAsia="Times New Roman"/>
              </w:rPr>
              <w:t>-46</w:t>
            </w:r>
          </w:p>
        </w:tc>
        <w:tc>
          <w:tcPr>
            <w:tcW w:w="1305" w:type="dxa"/>
            <w:tcBorders>
              <w:top w:val="nil"/>
              <w:left w:val="nil"/>
              <w:bottom w:val="nil"/>
              <w:right w:val="nil"/>
            </w:tcBorders>
            <w:tcMar>
              <w:top w:w="100" w:type="dxa"/>
              <w:left w:w="100" w:type="dxa"/>
              <w:bottom w:w="100" w:type="dxa"/>
              <w:right w:w="100" w:type="dxa"/>
            </w:tcMar>
          </w:tcPr>
          <w:p w14:paraId="7E02EE99" w14:textId="77777777" w:rsidR="00D70396" w:rsidRPr="007D3A3E" w:rsidRDefault="00CB13CA">
            <w:pPr>
              <w:ind w:left="100"/>
              <w:rPr>
                <w:rFonts w:eastAsia="Times New Roman"/>
              </w:rPr>
            </w:pPr>
            <w:r w:rsidRPr="007D3A3E">
              <w:rPr>
                <w:rFonts w:eastAsia="Times New Roman"/>
              </w:rPr>
              <w:t>-24.9</w:t>
            </w:r>
          </w:p>
        </w:tc>
        <w:tc>
          <w:tcPr>
            <w:tcW w:w="1410" w:type="dxa"/>
            <w:tcBorders>
              <w:top w:val="nil"/>
              <w:left w:val="nil"/>
              <w:bottom w:val="nil"/>
              <w:right w:val="nil"/>
            </w:tcBorders>
            <w:tcMar>
              <w:top w:w="100" w:type="dxa"/>
              <w:left w:w="100" w:type="dxa"/>
              <w:bottom w:w="100" w:type="dxa"/>
              <w:right w:w="100" w:type="dxa"/>
            </w:tcMar>
          </w:tcPr>
          <w:p w14:paraId="51886475" w14:textId="77777777" w:rsidR="00D70396" w:rsidRPr="007D3A3E" w:rsidRDefault="00CB13CA">
            <w:pPr>
              <w:ind w:left="100"/>
              <w:rPr>
                <w:rFonts w:eastAsia="Times New Roman"/>
              </w:rPr>
            </w:pPr>
            <w:r w:rsidRPr="007D3A3E">
              <w:rPr>
                <w:rFonts w:eastAsia="Times New Roman"/>
              </w:rPr>
              <w:t>-62</w:t>
            </w:r>
          </w:p>
        </w:tc>
      </w:tr>
      <w:tr w:rsidR="00D70396" w:rsidRPr="007D3A3E" w14:paraId="51AE12D7" w14:textId="77777777">
        <w:trPr>
          <w:trHeight w:val="480"/>
        </w:trPr>
        <w:tc>
          <w:tcPr>
            <w:tcW w:w="1455" w:type="dxa"/>
            <w:tcBorders>
              <w:top w:val="nil"/>
              <w:left w:val="nil"/>
              <w:bottom w:val="nil"/>
              <w:right w:val="nil"/>
            </w:tcBorders>
            <w:tcMar>
              <w:top w:w="100" w:type="dxa"/>
              <w:left w:w="100" w:type="dxa"/>
              <w:bottom w:w="100" w:type="dxa"/>
              <w:right w:w="100" w:type="dxa"/>
            </w:tcMar>
          </w:tcPr>
          <w:p w14:paraId="4C0703B5" w14:textId="77777777" w:rsidR="00D70396" w:rsidRPr="007D3A3E" w:rsidRDefault="00CB13CA">
            <w:pPr>
              <w:ind w:left="100"/>
              <w:rPr>
                <w:rFonts w:eastAsia="Times New Roman"/>
              </w:rPr>
            </w:pPr>
            <w:r w:rsidRPr="007D3A3E">
              <w:rPr>
                <w:rFonts w:eastAsia="Times New Roman"/>
              </w:rPr>
              <w:t>Costa Rica</w:t>
            </w:r>
          </w:p>
        </w:tc>
        <w:tc>
          <w:tcPr>
            <w:tcW w:w="1470" w:type="dxa"/>
            <w:tcBorders>
              <w:top w:val="nil"/>
              <w:left w:val="nil"/>
              <w:bottom w:val="nil"/>
              <w:right w:val="nil"/>
            </w:tcBorders>
            <w:tcMar>
              <w:top w:w="100" w:type="dxa"/>
              <w:left w:w="100" w:type="dxa"/>
              <w:bottom w:w="100" w:type="dxa"/>
              <w:right w:w="100" w:type="dxa"/>
            </w:tcMar>
          </w:tcPr>
          <w:p w14:paraId="44260880" w14:textId="77777777" w:rsidR="00D70396" w:rsidRPr="007D3A3E" w:rsidRDefault="00CB13CA">
            <w:pPr>
              <w:ind w:left="100"/>
              <w:rPr>
                <w:rFonts w:eastAsia="Times New Roman"/>
              </w:rPr>
            </w:pPr>
            <w:r w:rsidRPr="007D3A3E">
              <w:rPr>
                <w:rFonts w:eastAsia="Times New Roman"/>
              </w:rPr>
              <w:t>169,518</w:t>
            </w:r>
          </w:p>
        </w:tc>
        <w:tc>
          <w:tcPr>
            <w:tcW w:w="990" w:type="dxa"/>
            <w:tcBorders>
              <w:top w:val="nil"/>
              <w:left w:val="nil"/>
              <w:bottom w:val="nil"/>
              <w:right w:val="nil"/>
            </w:tcBorders>
            <w:tcMar>
              <w:top w:w="100" w:type="dxa"/>
              <w:left w:w="100" w:type="dxa"/>
              <w:bottom w:w="100" w:type="dxa"/>
              <w:right w:w="100" w:type="dxa"/>
            </w:tcMar>
          </w:tcPr>
          <w:p w14:paraId="0220F6DD" w14:textId="77777777" w:rsidR="00D70396" w:rsidRPr="007D3A3E" w:rsidRDefault="00CB13CA">
            <w:pPr>
              <w:ind w:left="100"/>
              <w:rPr>
                <w:rFonts w:eastAsia="Times New Roman"/>
              </w:rPr>
            </w:pPr>
            <w:r w:rsidRPr="007D3A3E">
              <w:rPr>
                <w:rFonts w:eastAsia="Times New Roman"/>
              </w:rPr>
              <w:t>35.1</w:t>
            </w:r>
          </w:p>
        </w:tc>
        <w:tc>
          <w:tcPr>
            <w:tcW w:w="1305" w:type="dxa"/>
            <w:tcBorders>
              <w:top w:val="nil"/>
              <w:left w:val="nil"/>
              <w:bottom w:val="nil"/>
              <w:right w:val="nil"/>
            </w:tcBorders>
            <w:tcMar>
              <w:top w:w="100" w:type="dxa"/>
              <w:left w:w="100" w:type="dxa"/>
              <w:bottom w:w="100" w:type="dxa"/>
              <w:right w:w="100" w:type="dxa"/>
            </w:tcMar>
          </w:tcPr>
          <w:p w14:paraId="45AB2007" w14:textId="77777777" w:rsidR="00D70396" w:rsidRPr="007D3A3E" w:rsidRDefault="00CB13CA">
            <w:pPr>
              <w:ind w:left="100"/>
              <w:rPr>
                <w:rFonts w:eastAsia="Times New Roman"/>
              </w:rPr>
            </w:pPr>
            <w:r w:rsidRPr="007D3A3E">
              <w:rPr>
                <w:rFonts w:eastAsia="Times New Roman"/>
              </w:rPr>
              <w:t>-16.3</w:t>
            </w:r>
          </w:p>
        </w:tc>
        <w:tc>
          <w:tcPr>
            <w:tcW w:w="1410" w:type="dxa"/>
            <w:tcBorders>
              <w:top w:val="nil"/>
              <w:left w:val="nil"/>
              <w:bottom w:val="nil"/>
              <w:right w:val="nil"/>
            </w:tcBorders>
            <w:tcMar>
              <w:top w:w="100" w:type="dxa"/>
              <w:left w:w="100" w:type="dxa"/>
              <w:bottom w:w="100" w:type="dxa"/>
              <w:right w:w="100" w:type="dxa"/>
            </w:tcMar>
          </w:tcPr>
          <w:p w14:paraId="50F878AC" w14:textId="77777777" w:rsidR="00D70396" w:rsidRPr="007D3A3E" w:rsidRDefault="00CB13CA">
            <w:pPr>
              <w:ind w:left="100"/>
              <w:rPr>
                <w:rFonts w:eastAsia="Times New Roman"/>
              </w:rPr>
            </w:pPr>
            <w:r w:rsidRPr="007D3A3E">
              <w:rPr>
                <w:rFonts w:eastAsia="Times New Roman"/>
              </w:rPr>
              <w:t>-46.9</w:t>
            </w:r>
          </w:p>
        </w:tc>
        <w:tc>
          <w:tcPr>
            <w:tcW w:w="1305" w:type="dxa"/>
            <w:tcBorders>
              <w:top w:val="nil"/>
              <w:left w:val="nil"/>
              <w:bottom w:val="nil"/>
              <w:right w:val="nil"/>
            </w:tcBorders>
            <w:tcMar>
              <w:top w:w="100" w:type="dxa"/>
              <w:left w:w="100" w:type="dxa"/>
              <w:bottom w:w="100" w:type="dxa"/>
              <w:right w:w="100" w:type="dxa"/>
            </w:tcMar>
          </w:tcPr>
          <w:p w14:paraId="673A3DF1" w14:textId="77777777" w:rsidR="00D70396" w:rsidRPr="007D3A3E" w:rsidRDefault="00CB13CA">
            <w:pPr>
              <w:ind w:left="100"/>
              <w:rPr>
                <w:rFonts w:eastAsia="Times New Roman"/>
              </w:rPr>
            </w:pPr>
            <w:r w:rsidRPr="007D3A3E">
              <w:rPr>
                <w:rFonts w:eastAsia="Times New Roman"/>
              </w:rPr>
              <w:t>-25.8</w:t>
            </w:r>
          </w:p>
        </w:tc>
        <w:tc>
          <w:tcPr>
            <w:tcW w:w="1410" w:type="dxa"/>
            <w:tcBorders>
              <w:top w:val="nil"/>
              <w:left w:val="nil"/>
              <w:bottom w:val="nil"/>
              <w:right w:val="nil"/>
            </w:tcBorders>
            <w:tcMar>
              <w:top w:w="100" w:type="dxa"/>
              <w:left w:w="100" w:type="dxa"/>
              <w:bottom w:w="100" w:type="dxa"/>
              <w:right w:w="100" w:type="dxa"/>
            </w:tcMar>
          </w:tcPr>
          <w:p w14:paraId="40673020" w14:textId="77777777" w:rsidR="00D70396" w:rsidRPr="007D3A3E" w:rsidRDefault="00CB13CA">
            <w:pPr>
              <w:ind w:left="100"/>
              <w:rPr>
                <w:rFonts w:eastAsia="Times New Roman"/>
              </w:rPr>
            </w:pPr>
            <w:r w:rsidRPr="007D3A3E">
              <w:rPr>
                <w:rFonts w:eastAsia="Times New Roman"/>
              </w:rPr>
              <w:t>-63.4</w:t>
            </w:r>
          </w:p>
        </w:tc>
      </w:tr>
      <w:tr w:rsidR="00D70396" w:rsidRPr="007D3A3E" w14:paraId="394E4157" w14:textId="77777777">
        <w:trPr>
          <w:trHeight w:val="480"/>
        </w:trPr>
        <w:tc>
          <w:tcPr>
            <w:tcW w:w="1455" w:type="dxa"/>
            <w:tcBorders>
              <w:top w:val="nil"/>
              <w:left w:val="nil"/>
              <w:bottom w:val="nil"/>
              <w:right w:val="nil"/>
            </w:tcBorders>
            <w:tcMar>
              <w:top w:w="100" w:type="dxa"/>
              <w:left w:w="100" w:type="dxa"/>
              <w:bottom w:w="100" w:type="dxa"/>
              <w:right w:w="100" w:type="dxa"/>
            </w:tcMar>
          </w:tcPr>
          <w:p w14:paraId="1E15AC6E" w14:textId="77777777" w:rsidR="00D70396" w:rsidRPr="007D3A3E" w:rsidRDefault="00CB13CA">
            <w:pPr>
              <w:ind w:left="100"/>
              <w:rPr>
                <w:rFonts w:eastAsia="Times New Roman"/>
              </w:rPr>
            </w:pPr>
            <w:r w:rsidRPr="007D3A3E">
              <w:rPr>
                <w:rFonts w:eastAsia="Times New Roman"/>
              </w:rPr>
              <w:t>Panama</w:t>
            </w:r>
          </w:p>
        </w:tc>
        <w:tc>
          <w:tcPr>
            <w:tcW w:w="1470" w:type="dxa"/>
            <w:tcBorders>
              <w:top w:val="nil"/>
              <w:left w:val="nil"/>
              <w:bottom w:val="nil"/>
              <w:right w:val="nil"/>
            </w:tcBorders>
            <w:tcMar>
              <w:top w:w="100" w:type="dxa"/>
              <w:left w:w="100" w:type="dxa"/>
              <w:bottom w:w="100" w:type="dxa"/>
              <w:right w:w="100" w:type="dxa"/>
            </w:tcMar>
          </w:tcPr>
          <w:p w14:paraId="4084C822" w14:textId="77777777" w:rsidR="00D70396" w:rsidRPr="007D3A3E" w:rsidRDefault="00CB13CA">
            <w:pPr>
              <w:ind w:left="100"/>
              <w:rPr>
                <w:rFonts w:eastAsia="Times New Roman"/>
              </w:rPr>
            </w:pPr>
            <w:r w:rsidRPr="007D3A3E">
              <w:rPr>
                <w:rFonts w:eastAsia="Times New Roman"/>
              </w:rPr>
              <w:t>154,178</w:t>
            </w:r>
          </w:p>
        </w:tc>
        <w:tc>
          <w:tcPr>
            <w:tcW w:w="990" w:type="dxa"/>
            <w:tcBorders>
              <w:top w:val="nil"/>
              <w:left w:val="nil"/>
              <w:bottom w:val="nil"/>
              <w:right w:val="nil"/>
            </w:tcBorders>
            <w:tcMar>
              <w:top w:w="100" w:type="dxa"/>
              <w:left w:w="100" w:type="dxa"/>
              <w:bottom w:w="100" w:type="dxa"/>
              <w:right w:w="100" w:type="dxa"/>
            </w:tcMar>
          </w:tcPr>
          <w:p w14:paraId="40FEA7D4" w14:textId="77777777" w:rsidR="00D70396" w:rsidRPr="007D3A3E" w:rsidRDefault="00CB13CA">
            <w:pPr>
              <w:ind w:left="100"/>
              <w:rPr>
                <w:rFonts w:eastAsia="Times New Roman"/>
              </w:rPr>
            </w:pPr>
            <w:r w:rsidRPr="007D3A3E">
              <w:rPr>
                <w:rFonts w:eastAsia="Times New Roman"/>
              </w:rPr>
              <w:t>38.7</w:t>
            </w:r>
          </w:p>
        </w:tc>
        <w:tc>
          <w:tcPr>
            <w:tcW w:w="1305" w:type="dxa"/>
            <w:tcBorders>
              <w:top w:val="nil"/>
              <w:left w:val="nil"/>
              <w:bottom w:val="nil"/>
              <w:right w:val="nil"/>
            </w:tcBorders>
            <w:tcMar>
              <w:top w:w="100" w:type="dxa"/>
              <w:left w:w="100" w:type="dxa"/>
              <w:bottom w:w="100" w:type="dxa"/>
              <w:right w:w="100" w:type="dxa"/>
            </w:tcMar>
          </w:tcPr>
          <w:p w14:paraId="047943F0" w14:textId="77777777" w:rsidR="00D70396" w:rsidRPr="007D3A3E" w:rsidRDefault="00CB13CA">
            <w:pPr>
              <w:ind w:left="100"/>
              <w:rPr>
                <w:rFonts w:eastAsia="Times New Roman"/>
              </w:rPr>
            </w:pPr>
            <w:r w:rsidRPr="007D3A3E">
              <w:rPr>
                <w:rFonts w:eastAsia="Times New Roman"/>
              </w:rPr>
              <w:t>-16.3</w:t>
            </w:r>
          </w:p>
        </w:tc>
        <w:tc>
          <w:tcPr>
            <w:tcW w:w="1410" w:type="dxa"/>
            <w:tcBorders>
              <w:top w:val="nil"/>
              <w:left w:val="nil"/>
              <w:bottom w:val="nil"/>
              <w:right w:val="nil"/>
            </w:tcBorders>
            <w:tcMar>
              <w:top w:w="100" w:type="dxa"/>
              <w:left w:w="100" w:type="dxa"/>
              <w:bottom w:w="100" w:type="dxa"/>
              <w:right w:w="100" w:type="dxa"/>
            </w:tcMar>
          </w:tcPr>
          <w:p w14:paraId="3B301273" w14:textId="77777777" w:rsidR="00D70396" w:rsidRPr="007D3A3E" w:rsidRDefault="00CB13CA">
            <w:pPr>
              <w:ind w:left="100"/>
              <w:rPr>
                <w:rFonts w:eastAsia="Times New Roman"/>
              </w:rPr>
            </w:pPr>
            <w:r w:rsidRPr="007D3A3E">
              <w:rPr>
                <w:rFonts w:eastAsia="Times New Roman"/>
              </w:rPr>
              <w:t>-46.8</w:t>
            </w:r>
          </w:p>
        </w:tc>
        <w:tc>
          <w:tcPr>
            <w:tcW w:w="1305" w:type="dxa"/>
            <w:tcBorders>
              <w:top w:val="nil"/>
              <w:left w:val="nil"/>
              <w:bottom w:val="nil"/>
              <w:right w:val="nil"/>
            </w:tcBorders>
            <w:tcMar>
              <w:top w:w="100" w:type="dxa"/>
              <w:left w:w="100" w:type="dxa"/>
              <w:bottom w:w="100" w:type="dxa"/>
              <w:right w:w="100" w:type="dxa"/>
            </w:tcMar>
          </w:tcPr>
          <w:p w14:paraId="3E408B76" w14:textId="77777777" w:rsidR="00D70396" w:rsidRPr="007D3A3E" w:rsidRDefault="00CB13CA">
            <w:pPr>
              <w:ind w:left="100"/>
              <w:rPr>
                <w:rFonts w:eastAsia="Times New Roman"/>
              </w:rPr>
            </w:pPr>
            <w:r w:rsidRPr="007D3A3E">
              <w:rPr>
                <w:rFonts w:eastAsia="Times New Roman"/>
              </w:rPr>
              <w:t>-25.4</w:t>
            </w:r>
          </w:p>
        </w:tc>
        <w:tc>
          <w:tcPr>
            <w:tcW w:w="1410" w:type="dxa"/>
            <w:tcBorders>
              <w:top w:val="nil"/>
              <w:left w:val="nil"/>
              <w:bottom w:val="nil"/>
              <w:right w:val="nil"/>
            </w:tcBorders>
            <w:tcMar>
              <w:top w:w="100" w:type="dxa"/>
              <w:left w:w="100" w:type="dxa"/>
              <w:bottom w:w="100" w:type="dxa"/>
              <w:right w:w="100" w:type="dxa"/>
            </w:tcMar>
          </w:tcPr>
          <w:p w14:paraId="4D3304DC" w14:textId="77777777" w:rsidR="00D70396" w:rsidRPr="007D3A3E" w:rsidRDefault="00CB13CA">
            <w:pPr>
              <w:ind w:left="100"/>
              <w:rPr>
                <w:rFonts w:eastAsia="Times New Roman"/>
              </w:rPr>
            </w:pPr>
            <w:r w:rsidRPr="007D3A3E">
              <w:rPr>
                <w:rFonts w:eastAsia="Times New Roman"/>
              </w:rPr>
              <w:t>-62.8</w:t>
            </w:r>
          </w:p>
        </w:tc>
      </w:tr>
      <w:tr w:rsidR="00D70396" w:rsidRPr="007D3A3E" w14:paraId="438335FD" w14:textId="77777777">
        <w:trPr>
          <w:trHeight w:val="480"/>
        </w:trPr>
        <w:tc>
          <w:tcPr>
            <w:tcW w:w="1455" w:type="dxa"/>
            <w:tcBorders>
              <w:top w:val="nil"/>
              <w:left w:val="nil"/>
              <w:bottom w:val="nil"/>
              <w:right w:val="nil"/>
            </w:tcBorders>
            <w:tcMar>
              <w:top w:w="100" w:type="dxa"/>
              <w:left w:w="100" w:type="dxa"/>
              <w:bottom w:w="100" w:type="dxa"/>
              <w:right w:w="100" w:type="dxa"/>
            </w:tcMar>
          </w:tcPr>
          <w:p w14:paraId="0A2D8325" w14:textId="77777777" w:rsidR="00D70396" w:rsidRPr="007D3A3E" w:rsidRDefault="00CB13CA">
            <w:pPr>
              <w:ind w:left="100"/>
              <w:rPr>
                <w:rFonts w:eastAsia="Times New Roman"/>
              </w:rPr>
            </w:pPr>
            <w:r w:rsidRPr="007D3A3E">
              <w:rPr>
                <w:rFonts w:eastAsia="Times New Roman"/>
              </w:rPr>
              <w:t>Colombia</w:t>
            </w:r>
          </w:p>
        </w:tc>
        <w:tc>
          <w:tcPr>
            <w:tcW w:w="1470" w:type="dxa"/>
            <w:tcBorders>
              <w:top w:val="nil"/>
              <w:left w:val="nil"/>
              <w:bottom w:val="nil"/>
              <w:right w:val="nil"/>
            </w:tcBorders>
            <w:tcMar>
              <w:top w:w="100" w:type="dxa"/>
              <w:left w:w="100" w:type="dxa"/>
              <w:bottom w:w="100" w:type="dxa"/>
              <w:right w:w="100" w:type="dxa"/>
            </w:tcMar>
          </w:tcPr>
          <w:p w14:paraId="0F0CE26F" w14:textId="77777777" w:rsidR="00D70396" w:rsidRPr="007D3A3E" w:rsidRDefault="00CB13CA">
            <w:pPr>
              <w:ind w:left="100"/>
              <w:rPr>
                <w:rFonts w:eastAsia="Times New Roman"/>
              </w:rPr>
            </w:pPr>
            <w:r w:rsidRPr="007D3A3E">
              <w:rPr>
                <w:rFonts w:eastAsia="Times New Roman"/>
              </w:rPr>
              <w:t>147,202</w:t>
            </w:r>
          </w:p>
        </w:tc>
        <w:tc>
          <w:tcPr>
            <w:tcW w:w="990" w:type="dxa"/>
            <w:tcBorders>
              <w:top w:val="nil"/>
              <w:left w:val="nil"/>
              <w:bottom w:val="nil"/>
              <w:right w:val="nil"/>
            </w:tcBorders>
            <w:tcMar>
              <w:top w:w="100" w:type="dxa"/>
              <w:left w:w="100" w:type="dxa"/>
              <w:bottom w:w="100" w:type="dxa"/>
              <w:right w:w="100" w:type="dxa"/>
            </w:tcMar>
          </w:tcPr>
          <w:p w14:paraId="7C577471" w14:textId="77777777" w:rsidR="00D70396" w:rsidRPr="007D3A3E" w:rsidRDefault="00CB13CA">
            <w:pPr>
              <w:ind w:left="100"/>
              <w:rPr>
                <w:rFonts w:eastAsia="Times New Roman"/>
              </w:rPr>
            </w:pPr>
            <w:r w:rsidRPr="007D3A3E">
              <w:rPr>
                <w:rFonts w:eastAsia="Times New Roman"/>
              </w:rPr>
              <w:t>35.1</w:t>
            </w:r>
          </w:p>
        </w:tc>
        <w:tc>
          <w:tcPr>
            <w:tcW w:w="1305" w:type="dxa"/>
            <w:tcBorders>
              <w:top w:val="nil"/>
              <w:left w:val="nil"/>
              <w:bottom w:val="nil"/>
              <w:right w:val="nil"/>
            </w:tcBorders>
            <w:tcMar>
              <w:top w:w="100" w:type="dxa"/>
              <w:left w:w="100" w:type="dxa"/>
              <w:bottom w:w="100" w:type="dxa"/>
              <w:right w:w="100" w:type="dxa"/>
            </w:tcMar>
          </w:tcPr>
          <w:p w14:paraId="421B1520" w14:textId="77777777" w:rsidR="00D70396" w:rsidRPr="007D3A3E" w:rsidRDefault="00CB13CA">
            <w:pPr>
              <w:ind w:left="100"/>
              <w:rPr>
                <w:rFonts w:eastAsia="Times New Roman"/>
              </w:rPr>
            </w:pPr>
            <w:r w:rsidRPr="007D3A3E">
              <w:rPr>
                <w:rFonts w:eastAsia="Times New Roman"/>
              </w:rPr>
              <w:t>-16.4</w:t>
            </w:r>
          </w:p>
        </w:tc>
        <w:tc>
          <w:tcPr>
            <w:tcW w:w="1410" w:type="dxa"/>
            <w:tcBorders>
              <w:top w:val="nil"/>
              <w:left w:val="nil"/>
              <w:bottom w:val="nil"/>
              <w:right w:val="nil"/>
            </w:tcBorders>
            <w:tcMar>
              <w:top w:w="100" w:type="dxa"/>
              <w:left w:w="100" w:type="dxa"/>
              <w:bottom w:w="100" w:type="dxa"/>
              <w:right w:w="100" w:type="dxa"/>
            </w:tcMar>
          </w:tcPr>
          <w:p w14:paraId="2406530E" w14:textId="77777777" w:rsidR="00D70396" w:rsidRPr="007D3A3E" w:rsidRDefault="00CB13CA">
            <w:pPr>
              <w:ind w:left="100"/>
              <w:rPr>
                <w:rFonts w:eastAsia="Times New Roman"/>
              </w:rPr>
            </w:pPr>
            <w:r w:rsidRPr="007D3A3E">
              <w:rPr>
                <w:rFonts w:eastAsia="Times New Roman"/>
              </w:rPr>
              <w:t>-47.2</w:t>
            </w:r>
          </w:p>
        </w:tc>
        <w:tc>
          <w:tcPr>
            <w:tcW w:w="1305" w:type="dxa"/>
            <w:tcBorders>
              <w:top w:val="nil"/>
              <w:left w:val="nil"/>
              <w:bottom w:val="nil"/>
              <w:right w:val="nil"/>
            </w:tcBorders>
            <w:tcMar>
              <w:top w:w="100" w:type="dxa"/>
              <w:left w:w="100" w:type="dxa"/>
              <w:bottom w:w="100" w:type="dxa"/>
              <w:right w:w="100" w:type="dxa"/>
            </w:tcMar>
          </w:tcPr>
          <w:p w14:paraId="21ACFF2E" w14:textId="77777777" w:rsidR="00D70396" w:rsidRPr="007D3A3E" w:rsidRDefault="00CB13CA">
            <w:pPr>
              <w:ind w:left="100"/>
              <w:rPr>
                <w:rFonts w:eastAsia="Times New Roman"/>
              </w:rPr>
            </w:pPr>
            <w:r w:rsidRPr="007D3A3E">
              <w:rPr>
                <w:rFonts w:eastAsia="Times New Roman"/>
              </w:rPr>
              <w:t>-25.7</w:t>
            </w:r>
          </w:p>
        </w:tc>
        <w:tc>
          <w:tcPr>
            <w:tcW w:w="1410" w:type="dxa"/>
            <w:tcBorders>
              <w:top w:val="nil"/>
              <w:left w:val="nil"/>
              <w:bottom w:val="nil"/>
              <w:right w:val="nil"/>
            </w:tcBorders>
            <w:tcMar>
              <w:top w:w="100" w:type="dxa"/>
              <w:left w:w="100" w:type="dxa"/>
              <w:bottom w:w="100" w:type="dxa"/>
              <w:right w:w="100" w:type="dxa"/>
            </w:tcMar>
          </w:tcPr>
          <w:p w14:paraId="04C638F1" w14:textId="77777777" w:rsidR="00D70396" w:rsidRPr="007D3A3E" w:rsidRDefault="00CB13CA">
            <w:pPr>
              <w:ind w:left="100"/>
              <w:rPr>
                <w:rFonts w:eastAsia="Times New Roman"/>
              </w:rPr>
            </w:pPr>
            <w:r w:rsidRPr="007D3A3E">
              <w:rPr>
                <w:rFonts w:eastAsia="Times New Roman"/>
              </w:rPr>
              <w:t>-63.1</w:t>
            </w:r>
          </w:p>
        </w:tc>
      </w:tr>
      <w:tr w:rsidR="00D70396" w:rsidRPr="007D3A3E" w14:paraId="2B48EC6D" w14:textId="77777777">
        <w:trPr>
          <w:trHeight w:val="480"/>
        </w:trPr>
        <w:tc>
          <w:tcPr>
            <w:tcW w:w="1455" w:type="dxa"/>
            <w:tcBorders>
              <w:top w:val="nil"/>
              <w:left w:val="nil"/>
              <w:bottom w:val="nil"/>
              <w:right w:val="nil"/>
            </w:tcBorders>
            <w:tcMar>
              <w:top w:w="100" w:type="dxa"/>
              <w:left w:w="100" w:type="dxa"/>
              <w:bottom w:w="100" w:type="dxa"/>
              <w:right w:w="100" w:type="dxa"/>
            </w:tcMar>
          </w:tcPr>
          <w:p w14:paraId="1BBB0CD8" w14:textId="77777777" w:rsidR="00D70396" w:rsidRPr="007D3A3E" w:rsidRDefault="00CB13CA">
            <w:pPr>
              <w:ind w:left="100"/>
              <w:rPr>
                <w:rFonts w:eastAsia="Times New Roman"/>
              </w:rPr>
            </w:pPr>
            <w:r w:rsidRPr="007D3A3E">
              <w:rPr>
                <w:rFonts w:eastAsia="Times New Roman"/>
              </w:rPr>
              <w:t>Vietnam</w:t>
            </w:r>
          </w:p>
        </w:tc>
        <w:tc>
          <w:tcPr>
            <w:tcW w:w="1470" w:type="dxa"/>
            <w:tcBorders>
              <w:top w:val="nil"/>
              <w:left w:val="nil"/>
              <w:bottom w:val="nil"/>
              <w:right w:val="nil"/>
            </w:tcBorders>
            <w:tcMar>
              <w:top w:w="100" w:type="dxa"/>
              <w:left w:w="100" w:type="dxa"/>
              <w:bottom w:w="100" w:type="dxa"/>
              <w:right w:w="100" w:type="dxa"/>
            </w:tcMar>
          </w:tcPr>
          <w:p w14:paraId="71E87D74" w14:textId="77777777" w:rsidR="00D70396" w:rsidRPr="007D3A3E" w:rsidRDefault="00CB13CA">
            <w:pPr>
              <w:ind w:left="100"/>
              <w:rPr>
                <w:rFonts w:eastAsia="Times New Roman"/>
              </w:rPr>
            </w:pPr>
            <w:r w:rsidRPr="007D3A3E">
              <w:rPr>
                <w:rFonts w:eastAsia="Times New Roman"/>
              </w:rPr>
              <w:t>137,445</w:t>
            </w:r>
          </w:p>
        </w:tc>
        <w:tc>
          <w:tcPr>
            <w:tcW w:w="990" w:type="dxa"/>
            <w:tcBorders>
              <w:top w:val="nil"/>
              <w:left w:val="nil"/>
              <w:bottom w:val="nil"/>
              <w:right w:val="nil"/>
            </w:tcBorders>
            <w:tcMar>
              <w:top w:w="100" w:type="dxa"/>
              <w:left w:w="100" w:type="dxa"/>
              <w:bottom w:w="100" w:type="dxa"/>
              <w:right w:w="100" w:type="dxa"/>
            </w:tcMar>
          </w:tcPr>
          <w:p w14:paraId="7F21B3D0" w14:textId="77777777" w:rsidR="00D70396" w:rsidRPr="007D3A3E" w:rsidRDefault="00CB13CA">
            <w:pPr>
              <w:ind w:left="100"/>
              <w:rPr>
                <w:rFonts w:eastAsia="Times New Roman"/>
              </w:rPr>
            </w:pPr>
            <w:r w:rsidRPr="007D3A3E">
              <w:rPr>
                <w:rFonts w:eastAsia="Times New Roman"/>
              </w:rPr>
              <w:t>15.3</w:t>
            </w:r>
          </w:p>
        </w:tc>
        <w:tc>
          <w:tcPr>
            <w:tcW w:w="1305" w:type="dxa"/>
            <w:tcBorders>
              <w:top w:val="nil"/>
              <w:left w:val="nil"/>
              <w:bottom w:val="nil"/>
              <w:right w:val="nil"/>
            </w:tcBorders>
            <w:tcMar>
              <w:top w:w="100" w:type="dxa"/>
              <w:left w:w="100" w:type="dxa"/>
              <w:bottom w:w="100" w:type="dxa"/>
              <w:right w:w="100" w:type="dxa"/>
            </w:tcMar>
          </w:tcPr>
          <w:p w14:paraId="4AFC2953" w14:textId="77777777" w:rsidR="00D70396" w:rsidRPr="007D3A3E" w:rsidRDefault="00CB13CA">
            <w:pPr>
              <w:ind w:left="100"/>
              <w:rPr>
                <w:rFonts w:eastAsia="Times New Roman"/>
              </w:rPr>
            </w:pPr>
            <w:r w:rsidRPr="007D3A3E">
              <w:rPr>
                <w:rFonts w:eastAsia="Times New Roman"/>
              </w:rPr>
              <w:t>-15.4</w:t>
            </w:r>
          </w:p>
        </w:tc>
        <w:tc>
          <w:tcPr>
            <w:tcW w:w="1410" w:type="dxa"/>
            <w:tcBorders>
              <w:top w:val="nil"/>
              <w:left w:val="nil"/>
              <w:bottom w:val="nil"/>
              <w:right w:val="nil"/>
            </w:tcBorders>
            <w:tcMar>
              <w:top w:w="100" w:type="dxa"/>
              <w:left w:w="100" w:type="dxa"/>
              <w:bottom w:w="100" w:type="dxa"/>
              <w:right w:w="100" w:type="dxa"/>
            </w:tcMar>
          </w:tcPr>
          <w:p w14:paraId="46CA2B3F" w14:textId="77777777" w:rsidR="00D70396" w:rsidRPr="007D3A3E" w:rsidRDefault="00CB13CA">
            <w:pPr>
              <w:ind w:left="100"/>
              <w:rPr>
                <w:rFonts w:eastAsia="Times New Roman"/>
              </w:rPr>
            </w:pPr>
            <w:r w:rsidRPr="007D3A3E">
              <w:rPr>
                <w:rFonts w:eastAsia="Times New Roman"/>
              </w:rPr>
              <w:t>-45.1</w:t>
            </w:r>
          </w:p>
        </w:tc>
        <w:tc>
          <w:tcPr>
            <w:tcW w:w="1305" w:type="dxa"/>
            <w:tcBorders>
              <w:top w:val="nil"/>
              <w:left w:val="nil"/>
              <w:bottom w:val="nil"/>
              <w:right w:val="nil"/>
            </w:tcBorders>
            <w:tcMar>
              <w:top w:w="100" w:type="dxa"/>
              <w:left w:w="100" w:type="dxa"/>
              <w:bottom w:w="100" w:type="dxa"/>
              <w:right w:w="100" w:type="dxa"/>
            </w:tcMar>
          </w:tcPr>
          <w:p w14:paraId="54E9DE69" w14:textId="77777777" w:rsidR="00D70396" w:rsidRPr="007D3A3E" w:rsidRDefault="00CB13CA">
            <w:pPr>
              <w:ind w:left="100"/>
              <w:rPr>
                <w:rFonts w:eastAsia="Times New Roman"/>
              </w:rPr>
            </w:pPr>
            <w:r w:rsidRPr="007D3A3E">
              <w:rPr>
                <w:rFonts w:eastAsia="Times New Roman"/>
              </w:rPr>
              <w:t>-24.3</w:t>
            </w:r>
          </w:p>
        </w:tc>
        <w:tc>
          <w:tcPr>
            <w:tcW w:w="1410" w:type="dxa"/>
            <w:tcBorders>
              <w:top w:val="nil"/>
              <w:left w:val="nil"/>
              <w:bottom w:val="nil"/>
              <w:right w:val="nil"/>
            </w:tcBorders>
            <w:tcMar>
              <w:top w:w="100" w:type="dxa"/>
              <w:left w:w="100" w:type="dxa"/>
              <w:bottom w:w="100" w:type="dxa"/>
              <w:right w:w="100" w:type="dxa"/>
            </w:tcMar>
          </w:tcPr>
          <w:p w14:paraId="2B0649C6" w14:textId="77777777" w:rsidR="00D70396" w:rsidRPr="007D3A3E" w:rsidRDefault="00CB13CA">
            <w:pPr>
              <w:ind w:left="100"/>
              <w:rPr>
                <w:rFonts w:eastAsia="Times New Roman"/>
              </w:rPr>
            </w:pPr>
            <w:r w:rsidRPr="007D3A3E">
              <w:rPr>
                <w:rFonts w:eastAsia="Times New Roman"/>
              </w:rPr>
              <w:t>-61.1</w:t>
            </w:r>
          </w:p>
        </w:tc>
      </w:tr>
      <w:tr w:rsidR="00D70396" w:rsidRPr="007D3A3E" w14:paraId="56963632" w14:textId="77777777">
        <w:trPr>
          <w:trHeight w:val="480"/>
        </w:trPr>
        <w:tc>
          <w:tcPr>
            <w:tcW w:w="1455" w:type="dxa"/>
            <w:tcBorders>
              <w:top w:val="nil"/>
              <w:left w:val="nil"/>
              <w:bottom w:val="nil"/>
              <w:right w:val="nil"/>
            </w:tcBorders>
            <w:tcMar>
              <w:top w:w="100" w:type="dxa"/>
              <w:left w:w="100" w:type="dxa"/>
              <w:bottom w:w="100" w:type="dxa"/>
              <w:right w:w="100" w:type="dxa"/>
            </w:tcMar>
          </w:tcPr>
          <w:p w14:paraId="27A2CD9E" w14:textId="77777777" w:rsidR="00D70396" w:rsidRPr="007D3A3E" w:rsidRDefault="00CB13CA">
            <w:pPr>
              <w:ind w:left="100"/>
              <w:rPr>
                <w:rFonts w:eastAsia="Times New Roman"/>
              </w:rPr>
            </w:pPr>
            <w:r w:rsidRPr="007D3A3E">
              <w:rPr>
                <w:rFonts w:eastAsia="Times New Roman"/>
              </w:rPr>
              <w:t>Tanzania</w:t>
            </w:r>
          </w:p>
        </w:tc>
        <w:tc>
          <w:tcPr>
            <w:tcW w:w="1470" w:type="dxa"/>
            <w:tcBorders>
              <w:top w:val="nil"/>
              <w:left w:val="nil"/>
              <w:bottom w:val="nil"/>
              <w:right w:val="nil"/>
            </w:tcBorders>
            <w:tcMar>
              <w:top w:w="100" w:type="dxa"/>
              <w:left w:w="100" w:type="dxa"/>
              <w:bottom w:w="100" w:type="dxa"/>
              <w:right w:w="100" w:type="dxa"/>
            </w:tcMar>
          </w:tcPr>
          <w:p w14:paraId="2BB6ECD5" w14:textId="77777777" w:rsidR="00D70396" w:rsidRPr="007D3A3E" w:rsidRDefault="00CB13CA">
            <w:pPr>
              <w:ind w:left="100"/>
              <w:rPr>
                <w:rFonts w:eastAsia="Times New Roman"/>
              </w:rPr>
            </w:pPr>
            <w:r w:rsidRPr="007D3A3E">
              <w:rPr>
                <w:rFonts w:eastAsia="Times New Roman"/>
              </w:rPr>
              <w:t>131,076</w:t>
            </w:r>
          </w:p>
        </w:tc>
        <w:tc>
          <w:tcPr>
            <w:tcW w:w="990" w:type="dxa"/>
            <w:tcBorders>
              <w:top w:val="nil"/>
              <w:left w:val="nil"/>
              <w:bottom w:val="nil"/>
              <w:right w:val="nil"/>
            </w:tcBorders>
            <w:tcMar>
              <w:top w:w="100" w:type="dxa"/>
              <w:left w:w="100" w:type="dxa"/>
              <w:bottom w:w="100" w:type="dxa"/>
              <w:right w:w="100" w:type="dxa"/>
            </w:tcMar>
          </w:tcPr>
          <w:p w14:paraId="23A87754" w14:textId="77777777" w:rsidR="00D70396" w:rsidRPr="007D3A3E" w:rsidRDefault="00CB13CA">
            <w:pPr>
              <w:ind w:left="100"/>
              <w:rPr>
                <w:rFonts w:eastAsia="Times New Roman"/>
              </w:rPr>
            </w:pPr>
            <w:r w:rsidRPr="007D3A3E">
              <w:rPr>
                <w:rFonts w:eastAsia="Times New Roman"/>
              </w:rPr>
              <w:t>49.7</w:t>
            </w:r>
          </w:p>
        </w:tc>
        <w:tc>
          <w:tcPr>
            <w:tcW w:w="1305" w:type="dxa"/>
            <w:tcBorders>
              <w:top w:val="nil"/>
              <w:left w:val="nil"/>
              <w:bottom w:val="nil"/>
              <w:right w:val="nil"/>
            </w:tcBorders>
            <w:tcMar>
              <w:top w:w="100" w:type="dxa"/>
              <w:left w:w="100" w:type="dxa"/>
              <w:bottom w:w="100" w:type="dxa"/>
              <w:right w:w="100" w:type="dxa"/>
            </w:tcMar>
          </w:tcPr>
          <w:p w14:paraId="10F6A417" w14:textId="77777777" w:rsidR="00D70396" w:rsidRPr="007D3A3E" w:rsidRDefault="00CB13CA">
            <w:pPr>
              <w:ind w:left="100"/>
              <w:rPr>
                <w:rFonts w:eastAsia="Times New Roman"/>
              </w:rPr>
            </w:pPr>
            <w:r w:rsidRPr="007D3A3E">
              <w:rPr>
                <w:rFonts w:eastAsia="Times New Roman"/>
              </w:rPr>
              <w:t>-16.3</w:t>
            </w:r>
          </w:p>
        </w:tc>
        <w:tc>
          <w:tcPr>
            <w:tcW w:w="1410" w:type="dxa"/>
            <w:tcBorders>
              <w:top w:val="nil"/>
              <w:left w:val="nil"/>
              <w:bottom w:val="nil"/>
              <w:right w:val="nil"/>
            </w:tcBorders>
            <w:tcMar>
              <w:top w:w="100" w:type="dxa"/>
              <w:left w:w="100" w:type="dxa"/>
              <w:bottom w:w="100" w:type="dxa"/>
              <w:right w:w="100" w:type="dxa"/>
            </w:tcMar>
          </w:tcPr>
          <w:p w14:paraId="6101C046" w14:textId="77777777" w:rsidR="00D70396" w:rsidRPr="007D3A3E" w:rsidRDefault="00CB13CA">
            <w:pPr>
              <w:ind w:left="100"/>
              <w:rPr>
                <w:rFonts w:eastAsia="Times New Roman"/>
              </w:rPr>
            </w:pPr>
            <w:r w:rsidRPr="007D3A3E">
              <w:rPr>
                <w:rFonts w:eastAsia="Times New Roman"/>
              </w:rPr>
              <w:t>-46.9</w:t>
            </w:r>
          </w:p>
        </w:tc>
        <w:tc>
          <w:tcPr>
            <w:tcW w:w="1305" w:type="dxa"/>
            <w:tcBorders>
              <w:top w:val="nil"/>
              <w:left w:val="nil"/>
              <w:bottom w:val="nil"/>
              <w:right w:val="nil"/>
            </w:tcBorders>
            <w:tcMar>
              <w:top w:w="100" w:type="dxa"/>
              <w:left w:w="100" w:type="dxa"/>
              <w:bottom w:w="100" w:type="dxa"/>
              <w:right w:w="100" w:type="dxa"/>
            </w:tcMar>
          </w:tcPr>
          <w:p w14:paraId="1B3A26EE" w14:textId="77777777" w:rsidR="00D70396" w:rsidRPr="007D3A3E" w:rsidRDefault="00CB13CA">
            <w:pPr>
              <w:ind w:left="100"/>
              <w:rPr>
                <w:rFonts w:eastAsia="Times New Roman"/>
              </w:rPr>
            </w:pPr>
            <w:r w:rsidRPr="007D3A3E">
              <w:rPr>
                <w:rFonts w:eastAsia="Times New Roman"/>
              </w:rPr>
              <w:t>-25.4</w:t>
            </w:r>
          </w:p>
        </w:tc>
        <w:tc>
          <w:tcPr>
            <w:tcW w:w="1410" w:type="dxa"/>
            <w:tcBorders>
              <w:top w:val="nil"/>
              <w:left w:val="nil"/>
              <w:bottom w:val="nil"/>
              <w:right w:val="nil"/>
            </w:tcBorders>
            <w:tcMar>
              <w:top w:w="100" w:type="dxa"/>
              <w:left w:w="100" w:type="dxa"/>
              <w:bottom w:w="100" w:type="dxa"/>
              <w:right w:w="100" w:type="dxa"/>
            </w:tcMar>
          </w:tcPr>
          <w:p w14:paraId="20F448B6" w14:textId="77777777" w:rsidR="00D70396" w:rsidRPr="007D3A3E" w:rsidRDefault="00CB13CA">
            <w:pPr>
              <w:ind w:left="100"/>
              <w:rPr>
                <w:rFonts w:eastAsia="Times New Roman"/>
              </w:rPr>
            </w:pPr>
            <w:r w:rsidRPr="007D3A3E">
              <w:rPr>
                <w:rFonts w:eastAsia="Times New Roman"/>
              </w:rPr>
              <w:t>-62.7</w:t>
            </w:r>
          </w:p>
        </w:tc>
      </w:tr>
      <w:tr w:rsidR="00D70396" w:rsidRPr="007D3A3E" w14:paraId="5070FF6C" w14:textId="77777777">
        <w:trPr>
          <w:trHeight w:val="480"/>
        </w:trPr>
        <w:tc>
          <w:tcPr>
            <w:tcW w:w="1455" w:type="dxa"/>
            <w:tcBorders>
              <w:top w:val="nil"/>
              <w:left w:val="nil"/>
              <w:bottom w:val="nil"/>
              <w:right w:val="nil"/>
            </w:tcBorders>
            <w:tcMar>
              <w:top w:w="100" w:type="dxa"/>
              <w:left w:w="100" w:type="dxa"/>
              <w:bottom w:w="100" w:type="dxa"/>
              <w:right w:w="100" w:type="dxa"/>
            </w:tcMar>
          </w:tcPr>
          <w:p w14:paraId="5BAA1253" w14:textId="77777777" w:rsidR="00D70396" w:rsidRPr="007D3A3E" w:rsidRDefault="00CB13CA">
            <w:pPr>
              <w:ind w:left="100"/>
              <w:rPr>
                <w:rFonts w:eastAsia="Times New Roman"/>
              </w:rPr>
            </w:pPr>
            <w:r w:rsidRPr="007D3A3E">
              <w:rPr>
                <w:rFonts w:eastAsia="Times New Roman"/>
              </w:rPr>
              <w:t>Kuwait</w:t>
            </w:r>
          </w:p>
        </w:tc>
        <w:tc>
          <w:tcPr>
            <w:tcW w:w="1470" w:type="dxa"/>
            <w:tcBorders>
              <w:top w:val="nil"/>
              <w:left w:val="nil"/>
              <w:bottom w:val="nil"/>
              <w:right w:val="nil"/>
            </w:tcBorders>
            <w:tcMar>
              <w:top w:w="100" w:type="dxa"/>
              <w:left w:w="100" w:type="dxa"/>
              <w:bottom w:w="100" w:type="dxa"/>
              <w:right w:w="100" w:type="dxa"/>
            </w:tcMar>
          </w:tcPr>
          <w:p w14:paraId="268DE527" w14:textId="77777777" w:rsidR="00D70396" w:rsidRPr="007D3A3E" w:rsidRDefault="00CB13CA">
            <w:pPr>
              <w:ind w:left="100"/>
              <w:rPr>
                <w:rFonts w:eastAsia="Times New Roman"/>
              </w:rPr>
            </w:pPr>
            <w:r w:rsidRPr="007D3A3E">
              <w:rPr>
                <w:rFonts w:eastAsia="Times New Roman"/>
              </w:rPr>
              <w:t>117,236</w:t>
            </w:r>
          </w:p>
        </w:tc>
        <w:tc>
          <w:tcPr>
            <w:tcW w:w="990" w:type="dxa"/>
            <w:tcBorders>
              <w:top w:val="nil"/>
              <w:left w:val="nil"/>
              <w:bottom w:val="nil"/>
              <w:right w:val="nil"/>
            </w:tcBorders>
            <w:tcMar>
              <w:top w:w="100" w:type="dxa"/>
              <w:left w:w="100" w:type="dxa"/>
              <w:bottom w:w="100" w:type="dxa"/>
              <w:right w:w="100" w:type="dxa"/>
            </w:tcMar>
          </w:tcPr>
          <w:p w14:paraId="2C9CCB55" w14:textId="77777777" w:rsidR="00D70396" w:rsidRPr="007D3A3E" w:rsidRDefault="00CB13CA">
            <w:pPr>
              <w:ind w:left="100"/>
              <w:rPr>
                <w:rFonts w:eastAsia="Times New Roman"/>
              </w:rPr>
            </w:pPr>
            <w:r w:rsidRPr="007D3A3E">
              <w:rPr>
                <w:rFonts w:eastAsia="Times New Roman"/>
              </w:rPr>
              <w:t>35.1</w:t>
            </w:r>
          </w:p>
        </w:tc>
        <w:tc>
          <w:tcPr>
            <w:tcW w:w="1305" w:type="dxa"/>
            <w:tcBorders>
              <w:top w:val="nil"/>
              <w:left w:val="nil"/>
              <w:bottom w:val="nil"/>
              <w:right w:val="nil"/>
            </w:tcBorders>
            <w:tcMar>
              <w:top w:w="100" w:type="dxa"/>
              <w:left w:w="100" w:type="dxa"/>
              <w:bottom w:w="100" w:type="dxa"/>
              <w:right w:w="100" w:type="dxa"/>
            </w:tcMar>
          </w:tcPr>
          <w:p w14:paraId="16313E45" w14:textId="77777777" w:rsidR="00D70396" w:rsidRPr="007D3A3E" w:rsidRDefault="00CB13CA">
            <w:pPr>
              <w:ind w:left="100"/>
              <w:rPr>
                <w:rFonts w:eastAsia="Times New Roman"/>
              </w:rPr>
            </w:pPr>
            <w:r w:rsidRPr="007D3A3E">
              <w:rPr>
                <w:rFonts w:eastAsia="Times New Roman"/>
              </w:rPr>
              <w:t>-11.2</w:t>
            </w:r>
          </w:p>
        </w:tc>
        <w:tc>
          <w:tcPr>
            <w:tcW w:w="1410" w:type="dxa"/>
            <w:tcBorders>
              <w:top w:val="nil"/>
              <w:left w:val="nil"/>
              <w:bottom w:val="nil"/>
              <w:right w:val="nil"/>
            </w:tcBorders>
            <w:tcMar>
              <w:top w:w="100" w:type="dxa"/>
              <w:left w:w="100" w:type="dxa"/>
              <w:bottom w:w="100" w:type="dxa"/>
              <w:right w:w="100" w:type="dxa"/>
            </w:tcMar>
          </w:tcPr>
          <w:p w14:paraId="7A2E8DFE" w14:textId="77777777" w:rsidR="00D70396" w:rsidRPr="007D3A3E" w:rsidRDefault="00CB13CA">
            <w:pPr>
              <w:ind w:left="100"/>
              <w:rPr>
                <w:rFonts w:eastAsia="Times New Roman"/>
              </w:rPr>
            </w:pPr>
            <w:r w:rsidRPr="007D3A3E">
              <w:rPr>
                <w:rFonts w:eastAsia="Times New Roman"/>
              </w:rPr>
              <w:t>-35.3</w:t>
            </w:r>
          </w:p>
        </w:tc>
        <w:tc>
          <w:tcPr>
            <w:tcW w:w="1305" w:type="dxa"/>
            <w:tcBorders>
              <w:top w:val="nil"/>
              <w:left w:val="nil"/>
              <w:bottom w:val="nil"/>
              <w:right w:val="nil"/>
            </w:tcBorders>
            <w:tcMar>
              <w:top w:w="100" w:type="dxa"/>
              <w:left w:w="100" w:type="dxa"/>
              <w:bottom w:w="100" w:type="dxa"/>
              <w:right w:w="100" w:type="dxa"/>
            </w:tcMar>
          </w:tcPr>
          <w:p w14:paraId="670A3A90" w14:textId="77777777" w:rsidR="00D70396" w:rsidRPr="007D3A3E" w:rsidRDefault="00CB13CA">
            <w:pPr>
              <w:ind w:left="100"/>
              <w:rPr>
                <w:rFonts w:eastAsia="Times New Roman"/>
              </w:rPr>
            </w:pPr>
            <w:r w:rsidRPr="007D3A3E">
              <w:rPr>
                <w:rFonts w:eastAsia="Times New Roman"/>
              </w:rPr>
              <w:t>-13.1</w:t>
            </w:r>
          </w:p>
        </w:tc>
        <w:tc>
          <w:tcPr>
            <w:tcW w:w="1410" w:type="dxa"/>
            <w:tcBorders>
              <w:top w:val="nil"/>
              <w:left w:val="nil"/>
              <w:bottom w:val="nil"/>
              <w:right w:val="nil"/>
            </w:tcBorders>
            <w:tcMar>
              <w:top w:w="100" w:type="dxa"/>
              <w:left w:w="100" w:type="dxa"/>
              <w:bottom w:w="100" w:type="dxa"/>
              <w:right w:w="100" w:type="dxa"/>
            </w:tcMar>
          </w:tcPr>
          <w:p w14:paraId="0E7598BB" w14:textId="77777777" w:rsidR="00D70396" w:rsidRPr="007D3A3E" w:rsidRDefault="00CB13CA">
            <w:pPr>
              <w:ind w:left="100"/>
              <w:rPr>
                <w:rFonts w:eastAsia="Times New Roman"/>
              </w:rPr>
            </w:pPr>
            <w:r w:rsidRPr="007D3A3E">
              <w:rPr>
                <w:rFonts w:eastAsia="Times New Roman"/>
              </w:rPr>
              <w:t>-40</w:t>
            </w:r>
          </w:p>
        </w:tc>
      </w:tr>
      <w:tr w:rsidR="00D70396" w:rsidRPr="007D3A3E" w14:paraId="47B8AC0F" w14:textId="77777777">
        <w:trPr>
          <w:trHeight w:val="480"/>
        </w:trPr>
        <w:tc>
          <w:tcPr>
            <w:tcW w:w="1455" w:type="dxa"/>
            <w:tcBorders>
              <w:top w:val="nil"/>
              <w:left w:val="nil"/>
              <w:bottom w:val="nil"/>
              <w:right w:val="nil"/>
            </w:tcBorders>
            <w:tcMar>
              <w:top w:w="100" w:type="dxa"/>
              <w:left w:w="100" w:type="dxa"/>
              <w:bottom w:w="100" w:type="dxa"/>
              <w:right w:w="100" w:type="dxa"/>
            </w:tcMar>
          </w:tcPr>
          <w:p w14:paraId="1A03A2A3" w14:textId="77777777" w:rsidR="00D70396" w:rsidRPr="007D3A3E" w:rsidRDefault="00CB13CA">
            <w:pPr>
              <w:ind w:left="100"/>
              <w:rPr>
                <w:rFonts w:eastAsia="Times New Roman"/>
              </w:rPr>
            </w:pPr>
            <w:r w:rsidRPr="007D3A3E">
              <w:rPr>
                <w:rFonts w:eastAsia="Times New Roman"/>
              </w:rPr>
              <w:t>Bahrain</w:t>
            </w:r>
          </w:p>
        </w:tc>
        <w:tc>
          <w:tcPr>
            <w:tcW w:w="1470" w:type="dxa"/>
            <w:tcBorders>
              <w:top w:val="nil"/>
              <w:left w:val="nil"/>
              <w:bottom w:val="nil"/>
              <w:right w:val="nil"/>
            </w:tcBorders>
            <w:tcMar>
              <w:top w:w="100" w:type="dxa"/>
              <w:left w:w="100" w:type="dxa"/>
              <w:bottom w:w="100" w:type="dxa"/>
              <w:right w:w="100" w:type="dxa"/>
            </w:tcMar>
          </w:tcPr>
          <w:p w14:paraId="1882F6DF" w14:textId="77777777" w:rsidR="00D70396" w:rsidRPr="007D3A3E" w:rsidRDefault="00CB13CA">
            <w:pPr>
              <w:ind w:left="100"/>
              <w:rPr>
                <w:rFonts w:eastAsia="Times New Roman"/>
              </w:rPr>
            </w:pPr>
            <w:r w:rsidRPr="007D3A3E">
              <w:rPr>
                <w:rFonts w:eastAsia="Times New Roman"/>
              </w:rPr>
              <w:t>115,837</w:t>
            </w:r>
          </w:p>
        </w:tc>
        <w:tc>
          <w:tcPr>
            <w:tcW w:w="990" w:type="dxa"/>
            <w:tcBorders>
              <w:top w:val="nil"/>
              <w:left w:val="nil"/>
              <w:bottom w:val="nil"/>
              <w:right w:val="nil"/>
            </w:tcBorders>
            <w:tcMar>
              <w:top w:w="100" w:type="dxa"/>
              <w:left w:w="100" w:type="dxa"/>
              <w:bottom w:w="100" w:type="dxa"/>
              <w:right w:w="100" w:type="dxa"/>
            </w:tcMar>
          </w:tcPr>
          <w:p w14:paraId="73459091" w14:textId="77777777" w:rsidR="00D70396" w:rsidRPr="007D3A3E" w:rsidRDefault="00CB13CA">
            <w:pPr>
              <w:ind w:left="100"/>
              <w:rPr>
                <w:rFonts w:eastAsia="Times New Roman"/>
              </w:rPr>
            </w:pPr>
            <w:r w:rsidRPr="007D3A3E">
              <w:rPr>
                <w:rFonts w:eastAsia="Times New Roman"/>
              </w:rPr>
              <w:t>21.3</w:t>
            </w:r>
          </w:p>
        </w:tc>
        <w:tc>
          <w:tcPr>
            <w:tcW w:w="1305" w:type="dxa"/>
            <w:tcBorders>
              <w:top w:val="nil"/>
              <w:left w:val="nil"/>
              <w:bottom w:val="nil"/>
              <w:right w:val="nil"/>
            </w:tcBorders>
            <w:tcMar>
              <w:top w:w="100" w:type="dxa"/>
              <w:left w:w="100" w:type="dxa"/>
              <w:bottom w:w="100" w:type="dxa"/>
              <w:right w:w="100" w:type="dxa"/>
            </w:tcMar>
          </w:tcPr>
          <w:p w14:paraId="4EC7F66C" w14:textId="77777777" w:rsidR="00D70396" w:rsidRPr="007D3A3E" w:rsidRDefault="00CB13CA">
            <w:pPr>
              <w:ind w:left="100"/>
              <w:rPr>
                <w:rFonts w:eastAsia="Times New Roman"/>
              </w:rPr>
            </w:pPr>
            <w:r w:rsidRPr="007D3A3E">
              <w:rPr>
                <w:rFonts w:eastAsia="Times New Roman"/>
              </w:rPr>
              <w:t>-7.1</w:t>
            </w:r>
          </w:p>
        </w:tc>
        <w:tc>
          <w:tcPr>
            <w:tcW w:w="1410" w:type="dxa"/>
            <w:tcBorders>
              <w:top w:val="nil"/>
              <w:left w:val="nil"/>
              <w:bottom w:val="nil"/>
              <w:right w:val="nil"/>
            </w:tcBorders>
            <w:tcMar>
              <w:top w:w="100" w:type="dxa"/>
              <w:left w:w="100" w:type="dxa"/>
              <w:bottom w:w="100" w:type="dxa"/>
              <w:right w:w="100" w:type="dxa"/>
            </w:tcMar>
          </w:tcPr>
          <w:p w14:paraId="68456EDD" w14:textId="77777777" w:rsidR="00D70396" w:rsidRPr="007D3A3E" w:rsidRDefault="00CB13CA">
            <w:pPr>
              <w:ind w:left="100"/>
              <w:rPr>
                <w:rFonts w:eastAsia="Times New Roman"/>
              </w:rPr>
            </w:pPr>
            <w:r w:rsidRPr="007D3A3E">
              <w:rPr>
                <w:rFonts w:eastAsia="Times New Roman"/>
              </w:rPr>
              <w:t>-24.1</w:t>
            </w:r>
          </w:p>
        </w:tc>
        <w:tc>
          <w:tcPr>
            <w:tcW w:w="1305" w:type="dxa"/>
            <w:tcBorders>
              <w:top w:val="nil"/>
              <w:left w:val="nil"/>
              <w:bottom w:val="nil"/>
              <w:right w:val="nil"/>
            </w:tcBorders>
            <w:tcMar>
              <w:top w:w="100" w:type="dxa"/>
              <w:left w:w="100" w:type="dxa"/>
              <w:bottom w:w="100" w:type="dxa"/>
              <w:right w:w="100" w:type="dxa"/>
            </w:tcMar>
          </w:tcPr>
          <w:p w14:paraId="4ABB0820" w14:textId="77777777" w:rsidR="00D70396" w:rsidRPr="007D3A3E" w:rsidRDefault="00CB13CA">
            <w:pPr>
              <w:ind w:left="100"/>
              <w:rPr>
                <w:rFonts w:eastAsia="Times New Roman"/>
              </w:rPr>
            </w:pPr>
            <w:r w:rsidRPr="007D3A3E">
              <w:rPr>
                <w:rFonts w:eastAsia="Times New Roman"/>
              </w:rPr>
              <w:t>-6.8</w:t>
            </w:r>
          </w:p>
        </w:tc>
        <w:tc>
          <w:tcPr>
            <w:tcW w:w="1410" w:type="dxa"/>
            <w:tcBorders>
              <w:top w:val="nil"/>
              <w:left w:val="nil"/>
              <w:bottom w:val="nil"/>
              <w:right w:val="nil"/>
            </w:tcBorders>
            <w:tcMar>
              <w:top w:w="100" w:type="dxa"/>
              <w:left w:w="100" w:type="dxa"/>
              <w:bottom w:w="100" w:type="dxa"/>
              <w:right w:w="100" w:type="dxa"/>
            </w:tcMar>
          </w:tcPr>
          <w:p w14:paraId="0433866D" w14:textId="77777777" w:rsidR="00D70396" w:rsidRPr="007D3A3E" w:rsidRDefault="00CB13CA">
            <w:pPr>
              <w:ind w:left="100"/>
              <w:rPr>
                <w:rFonts w:eastAsia="Times New Roman"/>
              </w:rPr>
            </w:pPr>
            <w:r w:rsidRPr="007D3A3E">
              <w:rPr>
                <w:rFonts w:eastAsia="Times New Roman"/>
              </w:rPr>
              <w:t>-23.2</w:t>
            </w:r>
          </w:p>
        </w:tc>
      </w:tr>
      <w:tr w:rsidR="00D70396" w:rsidRPr="007D3A3E" w14:paraId="58F0FB17" w14:textId="77777777">
        <w:trPr>
          <w:trHeight w:val="660"/>
        </w:trPr>
        <w:tc>
          <w:tcPr>
            <w:tcW w:w="1455" w:type="dxa"/>
            <w:tcBorders>
              <w:top w:val="nil"/>
              <w:left w:val="nil"/>
              <w:bottom w:val="nil"/>
              <w:right w:val="nil"/>
            </w:tcBorders>
            <w:tcMar>
              <w:top w:w="100" w:type="dxa"/>
              <w:left w:w="100" w:type="dxa"/>
              <w:bottom w:w="100" w:type="dxa"/>
              <w:right w:w="100" w:type="dxa"/>
            </w:tcMar>
          </w:tcPr>
          <w:p w14:paraId="12AD9897" w14:textId="77777777" w:rsidR="00D70396" w:rsidRPr="007D3A3E" w:rsidRDefault="00CB13CA">
            <w:pPr>
              <w:ind w:left="100"/>
              <w:rPr>
                <w:rFonts w:eastAsia="Times New Roman"/>
              </w:rPr>
            </w:pPr>
            <w:r w:rsidRPr="007D3A3E">
              <w:rPr>
                <w:rFonts w:eastAsia="Times New Roman"/>
              </w:rPr>
              <w:t>French Polynesia</w:t>
            </w:r>
          </w:p>
        </w:tc>
        <w:tc>
          <w:tcPr>
            <w:tcW w:w="1470" w:type="dxa"/>
            <w:tcBorders>
              <w:top w:val="nil"/>
              <w:left w:val="nil"/>
              <w:bottom w:val="nil"/>
              <w:right w:val="nil"/>
            </w:tcBorders>
            <w:tcMar>
              <w:top w:w="100" w:type="dxa"/>
              <w:left w:w="100" w:type="dxa"/>
              <w:bottom w:w="100" w:type="dxa"/>
              <w:right w:w="100" w:type="dxa"/>
            </w:tcMar>
          </w:tcPr>
          <w:p w14:paraId="28C383DE" w14:textId="77777777" w:rsidR="00D70396" w:rsidRPr="007D3A3E" w:rsidRDefault="00CB13CA">
            <w:pPr>
              <w:ind w:left="100"/>
              <w:rPr>
                <w:rFonts w:eastAsia="Times New Roman"/>
              </w:rPr>
            </w:pPr>
            <w:r w:rsidRPr="007D3A3E">
              <w:rPr>
                <w:rFonts w:eastAsia="Times New Roman"/>
              </w:rPr>
              <w:t>113,657</w:t>
            </w:r>
          </w:p>
        </w:tc>
        <w:tc>
          <w:tcPr>
            <w:tcW w:w="990" w:type="dxa"/>
            <w:tcBorders>
              <w:top w:val="nil"/>
              <w:left w:val="nil"/>
              <w:bottom w:val="nil"/>
              <w:right w:val="nil"/>
            </w:tcBorders>
            <w:tcMar>
              <w:top w:w="100" w:type="dxa"/>
              <w:left w:w="100" w:type="dxa"/>
              <w:bottom w:w="100" w:type="dxa"/>
              <w:right w:w="100" w:type="dxa"/>
            </w:tcMar>
          </w:tcPr>
          <w:p w14:paraId="6FA69929" w14:textId="77777777" w:rsidR="00D70396" w:rsidRPr="007D3A3E" w:rsidRDefault="00CB13CA">
            <w:pPr>
              <w:ind w:left="100"/>
              <w:rPr>
                <w:rFonts w:eastAsia="Times New Roman"/>
              </w:rPr>
            </w:pPr>
            <w:r w:rsidRPr="007D3A3E">
              <w:rPr>
                <w:rFonts w:eastAsia="Times New Roman"/>
              </w:rPr>
              <w:t>63.1</w:t>
            </w:r>
          </w:p>
        </w:tc>
        <w:tc>
          <w:tcPr>
            <w:tcW w:w="1305" w:type="dxa"/>
            <w:tcBorders>
              <w:top w:val="nil"/>
              <w:left w:val="nil"/>
              <w:bottom w:val="nil"/>
              <w:right w:val="nil"/>
            </w:tcBorders>
            <w:tcMar>
              <w:top w:w="100" w:type="dxa"/>
              <w:left w:w="100" w:type="dxa"/>
              <w:bottom w:w="100" w:type="dxa"/>
              <w:right w:w="100" w:type="dxa"/>
            </w:tcMar>
          </w:tcPr>
          <w:p w14:paraId="654EBEF7" w14:textId="77777777" w:rsidR="00D70396" w:rsidRPr="007D3A3E" w:rsidRDefault="00CB13CA">
            <w:pPr>
              <w:ind w:left="100"/>
              <w:rPr>
                <w:rFonts w:eastAsia="Times New Roman"/>
              </w:rPr>
            </w:pPr>
            <w:r w:rsidRPr="007D3A3E">
              <w:rPr>
                <w:rFonts w:eastAsia="Times New Roman"/>
              </w:rPr>
              <w:t>-9.3</w:t>
            </w:r>
          </w:p>
        </w:tc>
        <w:tc>
          <w:tcPr>
            <w:tcW w:w="1410" w:type="dxa"/>
            <w:tcBorders>
              <w:top w:val="nil"/>
              <w:left w:val="nil"/>
              <w:bottom w:val="nil"/>
              <w:right w:val="nil"/>
            </w:tcBorders>
            <w:tcMar>
              <w:top w:w="100" w:type="dxa"/>
              <w:left w:w="100" w:type="dxa"/>
              <w:bottom w:w="100" w:type="dxa"/>
              <w:right w:w="100" w:type="dxa"/>
            </w:tcMar>
          </w:tcPr>
          <w:p w14:paraId="1900FA5A" w14:textId="77777777" w:rsidR="00D70396" w:rsidRPr="007D3A3E" w:rsidRDefault="00CB13CA">
            <w:pPr>
              <w:ind w:left="100"/>
              <w:rPr>
                <w:rFonts w:eastAsia="Times New Roman"/>
              </w:rPr>
            </w:pPr>
            <w:r w:rsidRPr="007D3A3E">
              <w:rPr>
                <w:rFonts w:eastAsia="Times New Roman"/>
              </w:rPr>
              <w:t>-30.3</w:t>
            </w:r>
          </w:p>
        </w:tc>
        <w:tc>
          <w:tcPr>
            <w:tcW w:w="1305" w:type="dxa"/>
            <w:tcBorders>
              <w:top w:val="nil"/>
              <w:left w:val="nil"/>
              <w:bottom w:val="nil"/>
              <w:right w:val="nil"/>
            </w:tcBorders>
            <w:tcMar>
              <w:top w:w="100" w:type="dxa"/>
              <w:left w:w="100" w:type="dxa"/>
              <w:bottom w:w="100" w:type="dxa"/>
              <w:right w:w="100" w:type="dxa"/>
            </w:tcMar>
          </w:tcPr>
          <w:p w14:paraId="55910265" w14:textId="77777777" w:rsidR="00D70396" w:rsidRPr="007D3A3E" w:rsidRDefault="00CB13CA">
            <w:pPr>
              <w:ind w:left="100"/>
              <w:rPr>
                <w:rFonts w:eastAsia="Times New Roman"/>
              </w:rPr>
            </w:pPr>
            <w:r w:rsidRPr="007D3A3E">
              <w:rPr>
                <w:rFonts w:eastAsia="Times New Roman"/>
              </w:rPr>
              <w:t>-23.8</w:t>
            </w:r>
          </w:p>
        </w:tc>
        <w:tc>
          <w:tcPr>
            <w:tcW w:w="1410" w:type="dxa"/>
            <w:tcBorders>
              <w:top w:val="nil"/>
              <w:left w:val="nil"/>
              <w:bottom w:val="nil"/>
              <w:right w:val="nil"/>
            </w:tcBorders>
            <w:tcMar>
              <w:top w:w="100" w:type="dxa"/>
              <w:left w:w="100" w:type="dxa"/>
              <w:bottom w:w="100" w:type="dxa"/>
              <w:right w:w="100" w:type="dxa"/>
            </w:tcMar>
          </w:tcPr>
          <w:p w14:paraId="3715C345" w14:textId="77777777" w:rsidR="00D70396" w:rsidRPr="007D3A3E" w:rsidRDefault="00CB13CA">
            <w:pPr>
              <w:ind w:left="100"/>
              <w:rPr>
                <w:rFonts w:eastAsia="Times New Roman"/>
              </w:rPr>
            </w:pPr>
            <w:r w:rsidRPr="007D3A3E">
              <w:rPr>
                <w:rFonts w:eastAsia="Times New Roman"/>
              </w:rPr>
              <w:t>-60.3</w:t>
            </w:r>
          </w:p>
        </w:tc>
      </w:tr>
      <w:tr w:rsidR="00D70396" w:rsidRPr="007D3A3E" w14:paraId="3C2D67F1" w14:textId="77777777">
        <w:trPr>
          <w:trHeight w:val="480"/>
        </w:trPr>
        <w:tc>
          <w:tcPr>
            <w:tcW w:w="1455" w:type="dxa"/>
            <w:tcBorders>
              <w:top w:val="nil"/>
              <w:left w:val="nil"/>
              <w:bottom w:val="nil"/>
              <w:right w:val="nil"/>
            </w:tcBorders>
            <w:tcMar>
              <w:top w:w="100" w:type="dxa"/>
              <w:left w:w="100" w:type="dxa"/>
              <w:bottom w:w="100" w:type="dxa"/>
              <w:right w:w="100" w:type="dxa"/>
            </w:tcMar>
          </w:tcPr>
          <w:p w14:paraId="2FDD9712" w14:textId="77777777" w:rsidR="00D70396" w:rsidRPr="007D3A3E" w:rsidRDefault="00CB13CA">
            <w:pPr>
              <w:ind w:left="100"/>
              <w:rPr>
                <w:rFonts w:eastAsia="Times New Roman"/>
              </w:rPr>
            </w:pPr>
            <w:r w:rsidRPr="007D3A3E">
              <w:rPr>
                <w:rFonts w:eastAsia="Times New Roman"/>
              </w:rPr>
              <w:t>Qatar</w:t>
            </w:r>
          </w:p>
        </w:tc>
        <w:tc>
          <w:tcPr>
            <w:tcW w:w="1470" w:type="dxa"/>
            <w:tcBorders>
              <w:top w:val="nil"/>
              <w:left w:val="nil"/>
              <w:bottom w:val="nil"/>
              <w:right w:val="nil"/>
            </w:tcBorders>
            <w:tcMar>
              <w:top w:w="100" w:type="dxa"/>
              <w:left w:w="100" w:type="dxa"/>
              <w:bottom w:w="100" w:type="dxa"/>
              <w:right w:w="100" w:type="dxa"/>
            </w:tcMar>
          </w:tcPr>
          <w:p w14:paraId="62F94EBA" w14:textId="77777777" w:rsidR="00D70396" w:rsidRPr="007D3A3E" w:rsidRDefault="00CB13CA">
            <w:pPr>
              <w:ind w:left="100"/>
              <w:rPr>
                <w:rFonts w:eastAsia="Times New Roman"/>
              </w:rPr>
            </w:pPr>
            <w:r w:rsidRPr="007D3A3E">
              <w:rPr>
                <w:rFonts w:eastAsia="Times New Roman"/>
              </w:rPr>
              <w:t>108,066</w:t>
            </w:r>
          </w:p>
        </w:tc>
        <w:tc>
          <w:tcPr>
            <w:tcW w:w="990" w:type="dxa"/>
            <w:tcBorders>
              <w:top w:val="nil"/>
              <w:left w:val="nil"/>
              <w:bottom w:val="nil"/>
              <w:right w:val="nil"/>
            </w:tcBorders>
            <w:tcMar>
              <w:top w:w="100" w:type="dxa"/>
              <w:left w:w="100" w:type="dxa"/>
              <w:bottom w:w="100" w:type="dxa"/>
              <w:right w:w="100" w:type="dxa"/>
            </w:tcMar>
          </w:tcPr>
          <w:p w14:paraId="114E1076" w14:textId="77777777" w:rsidR="00D70396" w:rsidRPr="007D3A3E" w:rsidRDefault="00CB13CA">
            <w:pPr>
              <w:ind w:left="100"/>
              <w:rPr>
                <w:rFonts w:eastAsia="Times New Roman"/>
              </w:rPr>
            </w:pPr>
            <w:r w:rsidRPr="007D3A3E">
              <w:rPr>
                <w:rFonts w:eastAsia="Times New Roman"/>
              </w:rPr>
              <w:t>8.3</w:t>
            </w:r>
          </w:p>
        </w:tc>
        <w:tc>
          <w:tcPr>
            <w:tcW w:w="1305" w:type="dxa"/>
            <w:tcBorders>
              <w:top w:val="nil"/>
              <w:left w:val="nil"/>
              <w:bottom w:val="nil"/>
              <w:right w:val="nil"/>
            </w:tcBorders>
            <w:tcMar>
              <w:top w:w="100" w:type="dxa"/>
              <w:left w:w="100" w:type="dxa"/>
              <w:bottom w:w="100" w:type="dxa"/>
              <w:right w:w="100" w:type="dxa"/>
            </w:tcMar>
          </w:tcPr>
          <w:p w14:paraId="7ADA3F01" w14:textId="77777777" w:rsidR="00D70396" w:rsidRPr="007D3A3E" w:rsidRDefault="00CB13CA">
            <w:pPr>
              <w:ind w:left="100"/>
              <w:rPr>
                <w:rFonts w:eastAsia="Times New Roman"/>
              </w:rPr>
            </w:pPr>
            <w:r w:rsidRPr="007D3A3E">
              <w:rPr>
                <w:rFonts w:eastAsia="Times New Roman"/>
              </w:rPr>
              <w:t>-15</w:t>
            </w:r>
          </w:p>
        </w:tc>
        <w:tc>
          <w:tcPr>
            <w:tcW w:w="1410" w:type="dxa"/>
            <w:tcBorders>
              <w:top w:val="nil"/>
              <w:left w:val="nil"/>
              <w:bottom w:val="nil"/>
              <w:right w:val="nil"/>
            </w:tcBorders>
            <w:tcMar>
              <w:top w:w="100" w:type="dxa"/>
              <w:left w:w="100" w:type="dxa"/>
              <w:bottom w:w="100" w:type="dxa"/>
              <w:right w:w="100" w:type="dxa"/>
            </w:tcMar>
          </w:tcPr>
          <w:p w14:paraId="21AFF5C9" w14:textId="77777777" w:rsidR="00D70396" w:rsidRPr="007D3A3E" w:rsidRDefault="00CB13CA">
            <w:pPr>
              <w:ind w:left="100"/>
              <w:rPr>
                <w:rFonts w:eastAsia="Times New Roman"/>
              </w:rPr>
            </w:pPr>
            <w:r w:rsidRPr="007D3A3E">
              <w:rPr>
                <w:rFonts w:eastAsia="Times New Roman"/>
              </w:rPr>
              <w:t>-44.1</w:t>
            </w:r>
          </w:p>
        </w:tc>
        <w:tc>
          <w:tcPr>
            <w:tcW w:w="1305" w:type="dxa"/>
            <w:tcBorders>
              <w:top w:val="nil"/>
              <w:left w:val="nil"/>
              <w:bottom w:val="nil"/>
              <w:right w:val="nil"/>
            </w:tcBorders>
            <w:tcMar>
              <w:top w:w="100" w:type="dxa"/>
              <w:left w:w="100" w:type="dxa"/>
              <w:bottom w:w="100" w:type="dxa"/>
              <w:right w:w="100" w:type="dxa"/>
            </w:tcMar>
          </w:tcPr>
          <w:p w14:paraId="7674F390" w14:textId="77777777" w:rsidR="00D70396" w:rsidRPr="007D3A3E" w:rsidRDefault="00CB13CA">
            <w:pPr>
              <w:ind w:left="100"/>
              <w:rPr>
                <w:rFonts w:eastAsia="Times New Roman"/>
              </w:rPr>
            </w:pPr>
            <w:r w:rsidRPr="007D3A3E">
              <w:rPr>
                <w:rFonts w:eastAsia="Times New Roman"/>
              </w:rPr>
              <w:t>-27.8</w:t>
            </w:r>
          </w:p>
        </w:tc>
        <w:tc>
          <w:tcPr>
            <w:tcW w:w="1410" w:type="dxa"/>
            <w:tcBorders>
              <w:top w:val="nil"/>
              <w:left w:val="nil"/>
              <w:bottom w:val="nil"/>
              <w:right w:val="nil"/>
            </w:tcBorders>
            <w:tcMar>
              <w:top w:w="100" w:type="dxa"/>
              <w:left w:w="100" w:type="dxa"/>
              <w:bottom w:w="100" w:type="dxa"/>
              <w:right w:w="100" w:type="dxa"/>
            </w:tcMar>
          </w:tcPr>
          <w:p w14:paraId="7FB0C974" w14:textId="77777777" w:rsidR="00D70396" w:rsidRPr="007D3A3E" w:rsidRDefault="00CB13CA">
            <w:pPr>
              <w:ind w:left="100"/>
              <w:rPr>
                <w:rFonts w:eastAsia="Times New Roman"/>
              </w:rPr>
            </w:pPr>
            <w:r w:rsidRPr="007D3A3E">
              <w:rPr>
                <w:rFonts w:eastAsia="Times New Roman"/>
              </w:rPr>
              <w:t>-66.1</w:t>
            </w:r>
          </w:p>
        </w:tc>
      </w:tr>
      <w:tr w:rsidR="00D70396" w:rsidRPr="007D3A3E" w14:paraId="3959DE13" w14:textId="77777777">
        <w:trPr>
          <w:trHeight w:val="900"/>
        </w:trPr>
        <w:tc>
          <w:tcPr>
            <w:tcW w:w="1455" w:type="dxa"/>
            <w:tcBorders>
              <w:top w:val="nil"/>
              <w:left w:val="nil"/>
              <w:bottom w:val="nil"/>
              <w:right w:val="nil"/>
            </w:tcBorders>
            <w:tcMar>
              <w:top w:w="100" w:type="dxa"/>
              <w:left w:w="100" w:type="dxa"/>
              <w:bottom w:w="100" w:type="dxa"/>
              <w:right w:w="100" w:type="dxa"/>
            </w:tcMar>
          </w:tcPr>
          <w:p w14:paraId="34F96BAF" w14:textId="77777777" w:rsidR="00D70396" w:rsidRPr="007D3A3E" w:rsidRDefault="00CB13CA">
            <w:pPr>
              <w:ind w:left="100"/>
              <w:rPr>
                <w:rFonts w:eastAsia="Times New Roman"/>
              </w:rPr>
            </w:pPr>
            <w:r w:rsidRPr="007D3A3E">
              <w:rPr>
                <w:rFonts w:eastAsia="Times New Roman"/>
              </w:rPr>
              <w:t>Turks and Caicos Islands</w:t>
            </w:r>
          </w:p>
        </w:tc>
        <w:tc>
          <w:tcPr>
            <w:tcW w:w="1470" w:type="dxa"/>
            <w:tcBorders>
              <w:top w:val="nil"/>
              <w:left w:val="nil"/>
              <w:bottom w:val="nil"/>
              <w:right w:val="nil"/>
            </w:tcBorders>
            <w:tcMar>
              <w:top w:w="100" w:type="dxa"/>
              <w:left w:w="100" w:type="dxa"/>
              <w:bottom w:w="100" w:type="dxa"/>
              <w:right w:w="100" w:type="dxa"/>
            </w:tcMar>
          </w:tcPr>
          <w:p w14:paraId="5FA4D7F6" w14:textId="77777777" w:rsidR="00D70396" w:rsidRPr="007D3A3E" w:rsidRDefault="00CB13CA">
            <w:pPr>
              <w:ind w:left="100"/>
              <w:rPr>
                <w:rFonts w:eastAsia="Times New Roman"/>
              </w:rPr>
            </w:pPr>
            <w:r w:rsidRPr="007D3A3E">
              <w:rPr>
                <w:rFonts w:eastAsia="Times New Roman"/>
              </w:rPr>
              <w:t>97,587</w:t>
            </w:r>
          </w:p>
        </w:tc>
        <w:tc>
          <w:tcPr>
            <w:tcW w:w="990" w:type="dxa"/>
            <w:tcBorders>
              <w:top w:val="nil"/>
              <w:left w:val="nil"/>
              <w:bottom w:val="nil"/>
              <w:right w:val="nil"/>
            </w:tcBorders>
            <w:tcMar>
              <w:top w:w="100" w:type="dxa"/>
              <w:left w:w="100" w:type="dxa"/>
              <w:bottom w:w="100" w:type="dxa"/>
              <w:right w:w="100" w:type="dxa"/>
            </w:tcMar>
          </w:tcPr>
          <w:p w14:paraId="51FDEBD5" w14:textId="77777777" w:rsidR="00D70396" w:rsidRPr="007D3A3E" w:rsidRDefault="00CB13CA">
            <w:pPr>
              <w:ind w:left="100"/>
              <w:rPr>
                <w:rFonts w:eastAsia="Times New Roman"/>
              </w:rPr>
            </w:pPr>
            <w:r w:rsidRPr="007D3A3E">
              <w:rPr>
                <w:rFonts w:eastAsia="Times New Roman"/>
              </w:rPr>
              <w:t>69.2</w:t>
            </w:r>
          </w:p>
        </w:tc>
        <w:tc>
          <w:tcPr>
            <w:tcW w:w="1305" w:type="dxa"/>
            <w:tcBorders>
              <w:top w:val="nil"/>
              <w:left w:val="nil"/>
              <w:bottom w:val="nil"/>
              <w:right w:val="nil"/>
            </w:tcBorders>
            <w:tcMar>
              <w:top w:w="100" w:type="dxa"/>
              <w:left w:w="100" w:type="dxa"/>
              <w:bottom w:w="100" w:type="dxa"/>
              <w:right w:w="100" w:type="dxa"/>
            </w:tcMar>
          </w:tcPr>
          <w:p w14:paraId="154D20B3" w14:textId="77777777" w:rsidR="00D70396" w:rsidRPr="007D3A3E" w:rsidRDefault="00CB13CA">
            <w:pPr>
              <w:ind w:left="100"/>
              <w:rPr>
                <w:rFonts w:eastAsia="Times New Roman"/>
              </w:rPr>
            </w:pPr>
            <w:r w:rsidRPr="007D3A3E">
              <w:rPr>
                <w:rFonts w:eastAsia="Times New Roman"/>
              </w:rPr>
              <w:t>-15.9</w:t>
            </w:r>
          </w:p>
        </w:tc>
        <w:tc>
          <w:tcPr>
            <w:tcW w:w="1410" w:type="dxa"/>
            <w:tcBorders>
              <w:top w:val="nil"/>
              <w:left w:val="nil"/>
              <w:bottom w:val="nil"/>
              <w:right w:val="nil"/>
            </w:tcBorders>
            <w:tcMar>
              <w:top w:w="100" w:type="dxa"/>
              <w:left w:w="100" w:type="dxa"/>
              <w:bottom w:w="100" w:type="dxa"/>
              <w:right w:w="100" w:type="dxa"/>
            </w:tcMar>
          </w:tcPr>
          <w:p w14:paraId="4AEC3018" w14:textId="77777777" w:rsidR="00D70396" w:rsidRPr="007D3A3E" w:rsidRDefault="00CB13CA">
            <w:pPr>
              <w:ind w:left="100"/>
              <w:rPr>
                <w:rFonts w:eastAsia="Times New Roman"/>
              </w:rPr>
            </w:pPr>
            <w:r w:rsidRPr="007D3A3E">
              <w:rPr>
                <w:rFonts w:eastAsia="Times New Roman"/>
              </w:rPr>
              <w:t>-46</w:t>
            </w:r>
          </w:p>
        </w:tc>
        <w:tc>
          <w:tcPr>
            <w:tcW w:w="1305" w:type="dxa"/>
            <w:tcBorders>
              <w:top w:val="nil"/>
              <w:left w:val="nil"/>
              <w:bottom w:val="nil"/>
              <w:right w:val="nil"/>
            </w:tcBorders>
            <w:tcMar>
              <w:top w:w="100" w:type="dxa"/>
              <w:left w:w="100" w:type="dxa"/>
              <w:bottom w:w="100" w:type="dxa"/>
              <w:right w:w="100" w:type="dxa"/>
            </w:tcMar>
          </w:tcPr>
          <w:p w14:paraId="61FDE3FB" w14:textId="77777777" w:rsidR="00D70396" w:rsidRPr="007D3A3E" w:rsidRDefault="00CB13CA">
            <w:pPr>
              <w:ind w:left="100"/>
              <w:rPr>
                <w:rFonts w:eastAsia="Times New Roman"/>
              </w:rPr>
            </w:pPr>
            <w:r w:rsidRPr="007D3A3E">
              <w:rPr>
                <w:rFonts w:eastAsia="Times New Roman"/>
              </w:rPr>
              <w:t>-25.3</w:t>
            </w:r>
          </w:p>
        </w:tc>
        <w:tc>
          <w:tcPr>
            <w:tcW w:w="1410" w:type="dxa"/>
            <w:tcBorders>
              <w:top w:val="nil"/>
              <w:left w:val="nil"/>
              <w:bottom w:val="nil"/>
              <w:right w:val="nil"/>
            </w:tcBorders>
            <w:tcMar>
              <w:top w:w="100" w:type="dxa"/>
              <w:left w:w="100" w:type="dxa"/>
              <w:bottom w:w="100" w:type="dxa"/>
              <w:right w:w="100" w:type="dxa"/>
            </w:tcMar>
          </w:tcPr>
          <w:p w14:paraId="641FF729" w14:textId="77777777" w:rsidR="00D70396" w:rsidRPr="007D3A3E" w:rsidRDefault="00CB13CA">
            <w:pPr>
              <w:ind w:left="100"/>
              <w:rPr>
                <w:rFonts w:eastAsia="Times New Roman"/>
              </w:rPr>
            </w:pPr>
            <w:r w:rsidRPr="007D3A3E">
              <w:rPr>
                <w:rFonts w:eastAsia="Times New Roman"/>
              </w:rPr>
              <w:t>-62.5</w:t>
            </w:r>
          </w:p>
        </w:tc>
      </w:tr>
      <w:tr w:rsidR="00D70396" w:rsidRPr="007D3A3E" w14:paraId="32904F59" w14:textId="77777777">
        <w:trPr>
          <w:trHeight w:val="480"/>
        </w:trPr>
        <w:tc>
          <w:tcPr>
            <w:tcW w:w="1455" w:type="dxa"/>
            <w:tcBorders>
              <w:top w:val="nil"/>
              <w:left w:val="nil"/>
              <w:bottom w:val="nil"/>
              <w:right w:val="nil"/>
            </w:tcBorders>
            <w:tcMar>
              <w:top w:w="100" w:type="dxa"/>
              <w:left w:w="100" w:type="dxa"/>
              <w:bottom w:w="100" w:type="dxa"/>
              <w:right w:w="100" w:type="dxa"/>
            </w:tcMar>
          </w:tcPr>
          <w:p w14:paraId="47A9543F" w14:textId="77777777" w:rsidR="00D70396" w:rsidRPr="007D3A3E" w:rsidRDefault="00CB13CA">
            <w:pPr>
              <w:ind w:left="100"/>
              <w:rPr>
                <w:rFonts w:eastAsia="Times New Roman"/>
              </w:rPr>
            </w:pPr>
            <w:r w:rsidRPr="007D3A3E">
              <w:rPr>
                <w:rFonts w:eastAsia="Times New Roman"/>
              </w:rPr>
              <w:t>Palau</w:t>
            </w:r>
          </w:p>
        </w:tc>
        <w:tc>
          <w:tcPr>
            <w:tcW w:w="1470" w:type="dxa"/>
            <w:tcBorders>
              <w:top w:val="nil"/>
              <w:left w:val="nil"/>
              <w:bottom w:val="nil"/>
              <w:right w:val="nil"/>
            </w:tcBorders>
            <w:tcMar>
              <w:top w:w="100" w:type="dxa"/>
              <w:left w:w="100" w:type="dxa"/>
              <w:bottom w:w="100" w:type="dxa"/>
              <w:right w:w="100" w:type="dxa"/>
            </w:tcMar>
          </w:tcPr>
          <w:p w14:paraId="4611CA74" w14:textId="77777777" w:rsidR="00D70396" w:rsidRPr="007D3A3E" w:rsidRDefault="00CB13CA">
            <w:pPr>
              <w:ind w:left="100"/>
              <w:rPr>
                <w:rFonts w:eastAsia="Times New Roman"/>
              </w:rPr>
            </w:pPr>
            <w:r w:rsidRPr="007D3A3E">
              <w:rPr>
                <w:rFonts w:eastAsia="Times New Roman"/>
              </w:rPr>
              <w:t>92,503</w:t>
            </w:r>
          </w:p>
        </w:tc>
        <w:tc>
          <w:tcPr>
            <w:tcW w:w="990" w:type="dxa"/>
            <w:tcBorders>
              <w:top w:val="nil"/>
              <w:left w:val="nil"/>
              <w:bottom w:val="nil"/>
              <w:right w:val="nil"/>
            </w:tcBorders>
            <w:tcMar>
              <w:top w:w="100" w:type="dxa"/>
              <w:left w:w="100" w:type="dxa"/>
              <w:bottom w:w="100" w:type="dxa"/>
              <w:right w:w="100" w:type="dxa"/>
            </w:tcMar>
          </w:tcPr>
          <w:p w14:paraId="3390AE9D" w14:textId="77777777" w:rsidR="00D70396" w:rsidRPr="007D3A3E" w:rsidRDefault="00CB13CA">
            <w:pPr>
              <w:ind w:left="100"/>
              <w:rPr>
                <w:rFonts w:eastAsia="Times New Roman"/>
              </w:rPr>
            </w:pPr>
            <w:r w:rsidRPr="007D3A3E">
              <w:rPr>
                <w:rFonts w:eastAsia="Times New Roman"/>
              </w:rPr>
              <w:t>86.3</w:t>
            </w:r>
          </w:p>
        </w:tc>
        <w:tc>
          <w:tcPr>
            <w:tcW w:w="1305" w:type="dxa"/>
            <w:tcBorders>
              <w:top w:val="nil"/>
              <w:left w:val="nil"/>
              <w:bottom w:val="nil"/>
              <w:right w:val="nil"/>
            </w:tcBorders>
            <w:tcMar>
              <w:top w:w="100" w:type="dxa"/>
              <w:left w:w="100" w:type="dxa"/>
              <w:bottom w:w="100" w:type="dxa"/>
              <w:right w:w="100" w:type="dxa"/>
            </w:tcMar>
          </w:tcPr>
          <w:p w14:paraId="50879B25" w14:textId="77777777" w:rsidR="00D70396" w:rsidRPr="007D3A3E" w:rsidRDefault="00CB13CA">
            <w:pPr>
              <w:ind w:left="100"/>
              <w:rPr>
                <w:rFonts w:eastAsia="Times New Roman"/>
              </w:rPr>
            </w:pPr>
            <w:r w:rsidRPr="007D3A3E">
              <w:rPr>
                <w:rFonts w:eastAsia="Times New Roman"/>
              </w:rPr>
              <w:t>-15</w:t>
            </w:r>
          </w:p>
        </w:tc>
        <w:tc>
          <w:tcPr>
            <w:tcW w:w="1410" w:type="dxa"/>
            <w:tcBorders>
              <w:top w:val="nil"/>
              <w:left w:val="nil"/>
              <w:bottom w:val="nil"/>
              <w:right w:val="nil"/>
            </w:tcBorders>
            <w:tcMar>
              <w:top w:w="100" w:type="dxa"/>
              <w:left w:w="100" w:type="dxa"/>
              <w:bottom w:w="100" w:type="dxa"/>
              <w:right w:w="100" w:type="dxa"/>
            </w:tcMar>
          </w:tcPr>
          <w:p w14:paraId="7D57B9AC" w14:textId="77777777" w:rsidR="00D70396" w:rsidRPr="007D3A3E" w:rsidRDefault="00CB13CA">
            <w:pPr>
              <w:ind w:left="100"/>
              <w:rPr>
                <w:rFonts w:eastAsia="Times New Roman"/>
              </w:rPr>
            </w:pPr>
            <w:r w:rsidRPr="007D3A3E">
              <w:rPr>
                <w:rFonts w:eastAsia="Times New Roman"/>
              </w:rPr>
              <w:t>-44.2</w:t>
            </w:r>
          </w:p>
        </w:tc>
        <w:tc>
          <w:tcPr>
            <w:tcW w:w="1305" w:type="dxa"/>
            <w:tcBorders>
              <w:top w:val="nil"/>
              <w:left w:val="nil"/>
              <w:bottom w:val="nil"/>
              <w:right w:val="nil"/>
            </w:tcBorders>
            <w:tcMar>
              <w:top w:w="100" w:type="dxa"/>
              <w:left w:w="100" w:type="dxa"/>
              <w:bottom w:w="100" w:type="dxa"/>
              <w:right w:w="100" w:type="dxa"/>
            </w:tcMar>
          </w:tcPr>
          <w:p w14:paraId="297AF685" w14:textId="77777777" w:rsidR="00D70396" w:rsidRPr="007D3A3E" w:rsidRDefault="00CB13CA">
            <w:pPr>
              <w:ind w:left="100"/>
              <w:rPr>
                <w:rFonts w:eastAsia="Times New Roman"/>
              </w:rPr>
            </w:pPr>
            <w:r w:rsidRPr="007D3A3E">
              <w:rPr>
                <w:rFonts w:eastAsia="Times New Roman"/>
              </w:rPr>
              <w:t>-23.7</w:t>
            </w:r>
          </w:p>
        </w:tc>
        <w:tc>
          <w:tcPr>
            <w:tcW w:w="1410" w:type="dxa"/>
            <w:tcBorders>
              <w:top w:val="nil"/>
              <w:left w:val="nil"/>
              <w:bottom w:val="nil"/>
              <w:right w:val="nil"/>
            </w:tcBorders>
            <w:tcMar>
              <w:top w:w="100" w:type="dxa"/>
              <w:left w:w="100" w:type="dxa"/>
              <w:bottom w:w="100" w:type="dxa"/>
              <w:right w:w="100" w:type="dxa"/>
            </w:tcMar>
          </w:tcPr>
          <w:p w14:paraId="6D5009AE" w14:textId="77777777" w:rsidR="00D70396" w:rsidRPr="007D3A3E" w:rsidRDefault="00CB13CA">
            <w:pPr>
              <w:ind w:left="100"/>
              <w:rPr>
                <w:rFonts w:eastAsia="Times New Roman"/>
              </w:rPr>
            </w:pPr>
            <w:r w:rsidRPr="007D3A3E">
              <w:rPr>
                <w:rFonts w:eastAsia="Times New Roman"/>
              </w:rPr>
              <w:t>-60.2</w:t>
            </w:r>
          </w:p>
        </w:tc>
      </w:tr>
      <w:tr w:rsidR="00D70396" w:rsidRPr="007D3A3E" w14:paraId="2A7C8B66" w14:textId="77777777">
        <w:trPr>
          <w:trHeight w:val="480"/>
        </w:trPr>
        <w:tc>
          <w:tcPr>
            <w:tcW w:w="1455" w:type="dxa"/>
            <w:tcBorders>
              <w:top w:val="nil"/>
              <w:left w:val="nil"/>
              <w:bottom w:val="nil"/>
              <w:right w:val="nil"/>
            </w:tcBorders>
            <w:tcMar>
              <w:top w:w="100" w:type="dxa"/>
              <w:left w:w="100" w:type="dxa"/>
              <w:bottom w:w="100" w:type="dxa"/>
              <w:right w:w="100" w:type="dxa"/>
            </w:tcMar>
          </w:tcPr>
          <w:p w14:paraId="6540DBFA" w14:textId="77777777" w:rsidR="00D70396" w:rsidRPr="007D3A3E" w:rsidRDefault="00CB13CA">
            <w:pPr>
              <w:ind w:left="100"/>
              <w:rPr>
                <w:rFonts w:eastAsia="Times New Roman"/>
              </w:rPr>
            </w:pPr>
            <w:r w:rsidRPr="007D3A3E">
              <w:rPr>
                <w:rFonts w:eastAsia="Times New Roman"/>
              </w:rPr>
              <w:t>Guadeloupe</w:t>
            </w:r>
          </w:p>
        </w:tc>
        <w:tc>
          <w:tcPr>
            <w:tcW w:w="1470" w:type="dxa"/>
            <w:tcBorders>
              <w:top w:val="nil"/>
              <w:left w:val="nil"/>
              <w:bottom w:val="nil"/>
              <w:right w:val="nil"/>
            </w:tcBorders>
            <w:tcMar>
              <w:top w:w="100" w:type="dxa"/>
              <w:left w:w="100" w:type="dxa"/>
              <w:bottom w:w="100" w:type="dxa"/>
              <w:right w:w="100" w:type="dxa"/>
            </w:tcMar>
          </w:tcPr>
          <w:p w14:paraId="0443ED13" w14:textId="77777777" w:rsidR="00D70396" w:rsidRPr="007D3A3E" w:rsidRDefault="00CB13CA">
            <w:pPr>
              <w:ind w:left="100"/>
              <w:rPr>
                <w:rFonts w:eastAsia="Times New Roman"/>
              </w:rPr>
            </w:pPr>
            <w:r w:rsidRPr="007D3A3E">
              <w:rPr>
                <w:rFonts w:eastAsia="Times New Roman"/>
              </w:rPr>
              <w:t>90,463</w:t>
            </w:r>
          </w:p>
        </w:tc>
        <w:tc>
          <w:tcPr>
            <w:tcW w:w="990" w:type="dxa"/>
            <w:tcBorders>
              <w:top w:val="nil"/>
              <w:left w:val="nil"/>
              <w:bottom w:val="nil"/>
              <w:right w:val="nil"/>
            </w:tcBorders>
            <w:tcMar>
              <w:top w:w="100" w:type="dxa"/>
              <w:left w:w="100" w:type="dxa"/>
              <w:bottom w:w="100" w:type="dxa"/>
              <w:right w:w="100" w:type="dxa"/>
            </w:tcMar>
          </w:tcPr>
          <w:p w14:paraId="3CEAB0EB" w14:textId="77777777" w:rsidR="00D70396" w:rsidRPr="007D3A3E" w:rsidRDefault="00CB13CA">
            <w:pPr>
              <w:ind w:left="100"/>
              <w:rPr>
                <w:rFonts w:eastAsia="Times New Roman"/>
              </w:rPr>
            </w:pPr>
            <w:r w:rsidRPr="007D3A3E">
              <w:rPr>
                <w:rFonts w:eastAsia="Times New Roman"/>
              </w:rPr>
              <w:t>38.7</w:t>
            </w:r>
          </w:p>
        </w:tc>
        <w:tc>
          <w:tcPr>
            <w:tcW w:w="1305" w:type="dxa"/>
            <w:tcBorders>
              <w:top w:val="nil"/>
              <w:left w:val="nil"/>
              <w:bottom w:val="nil"/>
              <w:right w:val="nil"/>
            </w:tcBorders>
            <w:tcMar>
              <w:top w:w="100" w:type="dxa"/>
              <w:left w:w="100" w:type="dxa"/>
              <w:bottom w:w="100" w:type="dxa"/>
              <w:right w:w="100" w:type="dxa"/>
            </w:tcMar>
          </w:tcPr>
          <w:p w14:paraId="1291F7FF" w14:textId="77777777" w:rsidR="00D70396" w:rsidRPr="007D3A3E" w:rsidRDefault="00CB13CA">
            <w:pPr>
              <w:ind w:left="100"/>
              <w:rPr>
                <w:rFonts w:eastAsia="Times New Roman"/>
              </w:rPr>
            </w:pPr>
            <w:r w:rsidRPr="007D3A3E">
              <w:rPr>
                <w:rFonts w:eastAsia="Times New Roman"/>
              </w:rPr>
              <w:t>-16</w:t>
            </w:r>
          </w:p>
        </w:tc>
        <w:tc>
          <w:tcPr>
            <w:tcW w:w="1410" w:type="dxa"/>
            <w:tcBorders>
              <w:top w:val="nil"/>
              <w:left w:val="nil"/>
              <w:bottom w:val="nil"/>
              <w:right w:val="nil"/>
            </w:tcBorders>
            <w:tcMar>
              <w:top w:w="100" w:type="dxa"/>
              <w:left w:w="100" w:type="dxa"/>
              <w:bottom w:w="100" w:type="dxa"/>
              <w:right w:w="100" w:type="dxa"/>
            </w:tcMar>
          </w:tcPr>
          <w:p w14:paraId="04E3B633" w14:textId="77777777" w:rsidR="00D70396" w:rsidRPr="007D3A3E" w:rsidRDefault="00CB13CA">
            <w:pPr>
              <w:ind w:left="100"/>
              <w:rPr>
                <w:rFonts w:eastAsia="Times New Roman"/>
              </w:rPr>
            </w:pPr>
            <w:r w:rsidRPr="007D3A3E">
              <w:rPr>
                <w:rFonts w:eastAsia="Times New Roman"/>
              </w:rPr>
              <w:t>-46.2</w:t>
            </w:r>
          </w:p>
        </w:tc>
        <w:tc>
          <w:tcPr>
            <w:tcW w:w="1305" w:type="dxa"/>
            <w:tcBorders>
              <w:top w:val="nil"/>
              <w:left w:val="nil"/>
              <w:bottom w:val="nil"/>
              <w:right w:val="nil"/>
            </w:tcBorders>
            <w:tcMar>
              <w:top w:w="100" w:type="dxa"/>
              <w:left w:w="100" w:type="dxa"/>
              <w:bottom w:w="100" w:type="dxa"/>
              <w:right w:w="100" w:type="dxa"/>
            </w:tcMar>
          </w:tcPr>
          <w:p w14:paraId="2ED17DB9" w14:textId="77777777" w:rsidR="00D70396" w:rsidRPr="007D3A3E" w:rsidRDefault="00CB13CA">
            <w:pPr>
              <w:ind w:left="100"/>
              <w:rPr>
                <w:rFonts w:eastAsia="Times New Roman"/>
              </w:rPr>
            </w:pPr>
            <w:r w:rsidRPr="007D3A3E">
              <w:rPr>
                <w:rFonts w:eastAsia="Times New Roman"/>
              </w:rPr>
              <w:t>-25</w:t>
            </w:r>
          </w:p>
        </w:tc>
        <w:tc>
          <w:tcPr>
            <w:tcW w:w="1410" w:type="dxa"/>
            <w:tcBorders>
              <w:top w:val="nil"/>
              <w:left w:val="nil"/>
              <w:bottom w:val="nil"/>
              <w:right w:val="nil"/>
            </w:tcBorders>
            <w:tcMar>
              <w:top w:w="100" w:type="dxa"/>
              <w:left w:w="100" w:type="dxa"/>
              <w:bottom w:w="100" w:type="dxa"/>
              <w:right w:w="100" w:type="dxa"/>
            </w:tcMar>
          </w:tcPr>
          <w:p w14:paraId="35D0E8B7" w14:textId="77777777" w:rsidR="00D70396" w:rsidRPr="007D3A3E" w:rsidRDefault="00CB13CA">
            <w:pPr>
              <w:ind w:left="100"/>
              <w:rPr>
                <w:rFonts w:eastAsia="Times New Roman"/>
              </w:rPr>
            </w:pPr>
            <w:r w:rsidRPr="007D3A3E">
              <w:rPr>
                <w:rFonts w:eastAsia="Times New Roman"/>
              </w:rPr>
              <w:t>-62.1</w:t>
            </w:r>
          </w:p>
        </w:tc>
      </w:tr>
      <w:tr w:rsidR="00D70396" w:rsidRPr="007D3A3E" w14:paraId="70D073E0" w14:textId="77777777">
        <w:trPr>
          <w:trHeight w:val="480"/>
        </w:trPr>
        <w:tc>
          <w:tcPr>
            <w:tcW w:w="1455" w:type="dxa"/>
            <w:tcBorders>
              <w:top w:val="nil"/>
              <w:left w:val="nil"/>
              <w:bottom w:val="nil"/>
              <w:right w:val="nil"/>
            </w:tcBorders>
            <w:tcMar>
              <w:top w:w="100" w:type="dxa"/>
              <w:left w:w="100" w:type="dxa"/>
              <w:bottom w:w="100" w:type="dxa"/>
              <w:right w:w="100" w:type="dxa"/>
            </w:tcMar>
          </w:tcPr>
          <w:p w14:paraId="06FC9682" w14:textId="77777777" w:rsidR="00D70396" w:rsidRPr="007D3A3E" w:rsidRDefault="00CB13CA">
            <w:pPr>
              <w:ind w:left="100"/>
              <w:rPr>
                <w:rFonts w:eastAsia="Times New Roman"/>
              </w:rPr>
            </w:pPr>
            <w:r w:rsidRPr="007D3A3E">
              <w:rPr>
                <w:rFonts w:eastAsia="Times New Roman"/>
              </w:rPr>
              <w:t>Martinique</w:t>
            </w:r>
          </w:p>
        </w:tc>
        <w:tc>
          <w:tcPr>
            <w:tcW w:w="1470" w:type="dxa"/>
            <w:tcBorders>
              <w:top w:val="nil"/>
              <w:left w:val="nil"/>
              <w:bottom w:val="nil"/>
              <w:right w:val="nil"/>
            </w:tcBorders>
            <w:tcMar>
              <w:top w:w="100" w:type="dxa"/>
              <w:left w:w="100" w:type="dxa"/>
              <w:bottom w:w="100" w:type="dxa"/>
              <w:right w:w="100" w:type="dxa"/>
            </w:tcMar>
          </w:tcPr>
          <w:p w14:paraId="2326B386" w14:textId="77777777" w:rsidR="00D70396" w:rsidRPr="007D3A3E" w:rsidRDefault="00CB13CA">
            <w:pPr>
              <w:ind w:left="100"/>
              <w:rPr>
                <w:rFonts w:eastAsia="Times New Roman"/>
              </w:rPr>
            </w:pPr>
            <w:r w:rsidRPr="007D3A3E">
              <w:rPr>
                <w:rFonts w:eastAsia="Times New Roman"/>
              </w:rPr>
              <w:t>89,337</w:t>
            </w:r>
          </w:p>
        </w:tc>
        <w:tc>
          <w:tcPr>
            <w:tcW w:w="990" w:type="dxa"/>
            <w:tcBorders>
              <w:top w:val="nil"/>
              <w:left w:val="nil"/>
              <w:bottom w:val="nil"/>
              <w:right w:val="nil"/>
            </w:tcBorders>
            <w:tcMar>
              <w:top w:w="100" w:type="dxa"/>
              <w:left w:w="100" w:type="dxa"/>
              <w:bottom w:w="100" w:type="dxa"/>
              <w:right w:w="100" w:type="dxa"/>
            </w:tcMar>
          </w:tcPr>
          <w:p w14:paraId="1EC1DB4C" w14:textId="77777777" w:rsidR="00D70396" w:rsidRPr="007D3A3E" w:rsidRDefault="00CB13CA">
            <w:pPr>
              <w:ind w:left="100"/>
              <w:rPr>
                <w:rFonts w:eastAsia="Times New Roman"/>
              </w:rPr>
            </w:pPr>
            <w:r w:rsidRPr="007D3A3E">
              <w:rPr>
                <w:rFonts w:eastAsia="Times New Roman"/>
              </w:rPr>
              <w:t>35.1</w:t>
            </w:r>
          </w:p>
        </w:tc>
        <w:tc>
          <w:tcPr>
            <w:tcW w:w="1305" w:type="dxa"/>
            <w:tcBorders>
              <w:top w:val="nil"/>
              <w:left w:val="nil"/>
              <w:bottom w:val="nil"/>
              <w:right w:val="nil"/>
            </w:tcBorders>
            <w:tcMar>
              <w:top w:w="100" w:type="dxa"/>
              <w:left w:w="100" w:type="dxa"/>
              <w:bottom w:w="100" w:type="dxa"/>
              <w:right w:w="100" w:type="dxa"/>
            </w:tcMar>
          </w:tcPr>
          <w:p w14:paraId="0E06AE41" w14:textId="77777777" w:rsidR="00D70396" w:rsidRPr="007D3A3E" w:rsidRDefault="00CB13CA">
            <w:pPr>
              <w:ind w:left="100"/>
              <w:rPr>
                <w:rFonts w:eastAsia="Times New Roman"/>
              </w:rPr>
            </w:pPr>
            <w:r w:rsidRPr="007D3A3E">
              <w:rPr>
                <w:rFonts w:eastAsia="Times New Roman"/>
              </w:rPr>
              <w:t>-15.8</w:t>
            </w:r>
          </w:p>
        </w:tc>
        <w:tc>
          <w:tcPr>
            <w:tcW w:w="1410" w:type="dxa"/>
            <w:tcBorders>
              <w:top w:val="nil"/>
              <w:left w:val="nil"/>
              <w:bottom w:val="nil"/>
              <w:right w:val="nil"/>
            </w:tcBorders>
            <w:tcMar>
              <w:top w:w="100" w:type="dxa"/>
              <w:left w:w="100" w:type="dxa"/>
              <w:bottom w:w="100" w:type="dxa"/>
              <w:right w:w="100" w:type="dxa"/>
            </w:tcMar>
          </w:tcPr>
          <w:p w14:paraId="3157BD92" w14:textId="77777777" w:rsidR="00D70396" w:rsidRPr="007D3A3E" w:rsidRDefault="00CB13CA">
            <w:pPr>
              <w:ind w:left="100"/>
              <w:rPr>
                <w:rFonts w:eastAsia="Times New Roman"/>
              </w:rPr>
            </w:pPr>
            <w:r w:rsidRPr="007D3A3E">
              <w:rPr>
                <w:rFonts w:eastAsia="Times New Roman"/>
              </w:rPr>
              <w:t>-45.8</w:t>
            </w:r>
          </w:p>
        </w:tc>
        <w:tc>
          <w:tcPr>
            <w:tcW w:w="1305" w:type="dxa"/>
            <w:tcBorders>
              <w:top w:val="nil"/>
              <w:left w:val="nil"/>
              <w:bottom w:val="nil"/>
              <w:right w:val="nil"/>
            </w:tcBorders>
            <w:tcMar>
              <w:top w:w="100" w:type="dxa"/>
              <w:left w:w="100" w:type="dxa"/>
              <w:bottom w:w="100" w:type="dxa"/>
              <w:right w:w="100" w:type="dxa"/>
            </w:tcMar>
          </w:tcPr>
          <w:p w14:paraId="0E10483C" w14:textId="77777777" w:rsidR="00D70396" w:rsidRPr="007D3A3E" w:rsidRDefault="00CB13CA">
            <w:pPr>
              <w:ind w:left="100"/>
              <w:rPr>
                <w:rFonts w:eastAsia="Times New Roman"/>
              </w:rPr>
            </w:pPr>
            <w:r w:rsidRPr="007D3A3E">
              <w:rPr>
                <w:rFonts w:eastAsia="Times New Roman"/>
              </w:rPr>
              <w:t>-24.9</w:t>
            </w:r>
          </w:p>
        </w:tc>
        <w:tc>
          <w:tcPr>
            <w:tcW w:w="1410" w:type="dxa"/>
            <w:tcBorders>
              <w:top w:val="nil"/>
              <w:left w:val="nil"/>
              <w:bottom w:val="nil"/>
              <w:right w:val="nil"/>
            </w:tcBorders>
            <w:tcMar>
              <w:top w:w="100" w:type="dxa"/>
              <w:left w:w="100" w:type="dxa"/>
              <w:bottom w:w="100" w:type="dxa"/>
              <w:right w:w="100" w:type="dxa"/>
            </w:tcMar>
          </w:tcPr>
          <w:p w14:paraId="21AFD022" w14:textId="77777777" w:rsidR="00D70396" w:rsidRPr="007D3A3E" w:rsidRDefault="00CB13CA">
            <w:pPr>
              <w:ind w:left="100"/>
              <w:rPr>
                <w:rFonts w:eastAsia="Times New Roman"/>
              </w:rPr>
            </w:pPr>
            <w:r w:rsidRPr="007D3A3E">
              <w:rPr>
                <w:rFonts w:eastAsia="Times New Roman"/>
              </w:rPr>
              <w:t>-62</w:t>
            </w:r>
          </w:p>
        </w:tc>
      </w:tr>
      <w:tr w:rsidR="00D70396" w:rsidRPr="007D3A3E" w14:paraId="4ED44A29" w14:textId="77777777">
        <w:trPr>
          <w:trHeight w:val="480"/>
        </w:trPr>
        <w:tc>
          <w:tcPr>
            <w:tcW w:w="1455" w:type="dxa"/>
            <w:tcBorders>
              <w:top w:val="nil"/>
              <w:left w:val="nil"/>
              <w:bottom w:val="nil"/>
              <w:right w:val="nil"/>
            </w:tcBorders>
            <w:tcMar>
              <w:top w:w="100" w:type="dxa"/>
              <w:left w:w="100" w:type="dxa"/>
              <w:bottom w:w="100" w:type="dxa"/>
              <w:right w:w="100" w:type="dxa"/>
            </w:tcMar>
          </w:tcPr>
          <w:p w14:paraId="07FA5C2D" w14:textId="77777777" w:rsidR="00D70396" w:rsidRPr="007D3A3E" w:rsidRDefault="00CB13CA">
            <w:pPr>
              <w:ind w:left="100"/>
              <w:rPr>
                <w:rFonts w:eastAsia="Times New Roman"/>
              </w:rPr>
            </w:pPr>
            <w:r w:rsidRPr="007D3A3E">
              <w:rPr>
                <w:rFonts w:eastAsia="Times New Roman"/>
              </w:rPr>
              <w:t>Kenya</w:t>
            </w:r>
          </w:p>
        </w:tc>
        <w:tc>
          <w:tcPr>
            <w:tcW w:w="1470" w:type="dxa"/>
            <w:tcBorders>
              <w:top w:val="nil"/>
              <w:left w:val="nil"/>
              <w:bottom w:val="nil"/>
              <w:right w:val="nil"/>
            </w:tcBorders>
            <w:tcMar>
              <w:top w:w="100" w:type="dxa"/>
              <w:left w:w="100" w:type="dxa"/>
              <w:bottom w:w="100" w:type="dxa"/>
              <w:right w:w="100" w:type="dxa"/>
            </w:tcMar>
          </w:tcPr>
          <w:p w14:paraId="2AAEF14E" w14:textId="77777777" w:rsidR="00D70396" w:rsidRPr="007D3A3E" w:rsidRDefault="00CB13CA">
            <w:pPr>
              <w:ind w:left="100"/>
              <w:rPr>
                <w:rFonts w:eastAsia="Times New Roman"/>
              </w:rPr>
            </w:pPr>
            <w:r w:rsidRPr="007D3A3E">
              <w:rPr>
                <w:rFonts w:eastAsia="Times New Roman"/>
              </w:rPr>
              <w:t>84,152</w:t>
            </w:r>
          </w:p>
        </w:tc>
        <w:tc>
          <w:tcPr>
            <w:tcW w:w="990" w:type="dxa"/>
            <w:tcBorders>
              <w:top w:val="nil"/>
              <w:left w:val="nil"/>
              <w:bottom w:val="nil"/>
              <w:right w:val="nil"/>
            </w:tcBorders>
            <w:tcMar>
              <w:top w:w="100" w:type="dxa"/>
              <w:left w:w="100" w:type="dxa"/>
              <w:bottom w:w="100" w:type="dxa"/>
              <w:right w:w="100" w:type="dxa"/>
            </w:tcMar>
          </w:tcPr>
          <w:p w14:paraId="146C17B4" w14:textId="77777777" w:rsidR="00D70396" w:rsidRPr="007D3A3E" w:rsidRDefault="00CB13CA">
            <w:pPr>
              <w:ind w:left="100"/>
              <w:rPr>
                <w:rFonts w:eastAsia="Times New Roman"/>
              </w:rPr>
            </w:pPr>
            <w:r w:rsidRPr="007D3A3E">
              <w:rPr>
                <w:rFonts w:eastAsia="Times New Roman"/>
              </w:rPr>
              <w:t>31</w:t>
            </w:r>
          </w:p>
        </w:tc>
        <w:tc>
          <w:tcPr>
            <w:tcW w:w="1305" w:type="dxa"/>
            <w:tcBorders>
              <w:top w:val="nil"/>
              <w:left w:val="nil"/>
              <w:bottom w:val="nil"/>
              <w:right w:val="nil"/>
            </w:tcBorders>
            <w:tcMar>
              <w:top w:w="100" w:type="dxa"/>
              <w:left w:w="100" w:type="dxa"/>
              <w:bottom w:w="100" w:type="dxa"/>
              <w:right w:w="100" w:type="dxa"/>
            </w:tcMar>
          </w:tcPr>
          <w:p w14:paraId="11D60A1E" w14:textId="77777777" w:rsidR="00D70396" w:rsidRPr="007D3A3E" w:rsidRDefault="00CB13CA">
            <w:pPr>
              <w:ind w:left="100"/>
              <w:rPr>
                <w:rFonts w:eastAsia="Times New Roman"/>
              </w:rPr>
            </w:pPr>
            <w:r w:rsidRPr="007D3A3E">
              <w:rPr>
                <w:rFonts w:eastAsia="Times New Roman"/>
              </w:rPr>
              <w:t>-16.4</w:t>
            </w:r>
          </w:p>
        </w:tc>
        <w:tc>
          <w:tcPr>
            <w:tcW w:w="1410" w:type="dxa"/>
            <w:tcBorders>
              <w:top w:val="nil"/>
              <w:left w:val="nil"/>
              <w:bottom w:val="nil"/>
              <w:right w:val="nil"/>
            </w:tcBorders>
            <w:tcMar>
              <w:top w:w="100" w:type="dxa"/>
              <w:left w:w="100" w:type="dxa"/>
              <w:bottom w:w="100" w:type="dxa"/>
              <w:right w:w="100" w:type="dxa"/>
            </w:tcMar>
          </w:tcPr>
          <w:p w14:paraId="5B4EDD70" w14:textId="77777777" w:rsidR="00D70396" w:rsidRPr="007D3A3E" w:rsidRDefault="00CB13CA">
            <w:pPr>
              <w:ind w:left="100"/>
              <w:rPr>
                <w:rFonts w:eastAsia="Times New Roman"/>
              </w:rPr>
            </w:pPr>
            <w:r w:rsidRPr="007D3A3E">
              <w:rPr>
                <w:rFonts w:eastAsia="Times New Roman"/>
              </w:rPr>
              <w:t>-47.2</w:t>
            </w:r>
          </w:p>
        </w:tc>
        <w:tc>
          <w:tcPr>
            <w:tcW w:w="1305" w:type="dxa"/>
            <w:tcBorders>
              <w:top w:val="nil"/>
              <w:left w:val="nil"/>
              <w:bottom w:val="nil"/>
              <w:right w:val="nil"/>
            </w:tcBorders>
            <w:tcMar>
              <w:top w:w="100" w:type="dxa"/>
              <w:left w:w="100" w:type="dxa"/>
              <w:bottom w:w="100" w:type="dxa"/>
              <w:right w:w="100" w:type="dxa"/>
            </w:tcMar>
          </w:tcPr>
          <w:p w14:paraId="7B9208E5" w14:textId="77777777" w:rsidR="00D70396" w:rsidRPr="007D3A3E" w:rsidRDefault="00CB13CA">
            <w:pPr>
              <w:ind w:left="100"/>
              <w:rPr>
                <w:rFonts w:eastAsia="Times New Roman"/>
              </w:rPr>
            </w:pPr>
            <w:r w:rsidRPr="007D3A3E">
              <w:rPr>
                <w:rFonts w:eastAsia="Times New Roman"/>
              </w:rPr>
              <w:t>-25.7</w:t>
            </w:r>
          </w:p>
        </w:tc>
        <w:tc>
          <w:tcPr>
            <w:tcW w:w="1410" w:type="dxa"/>
            <w:tcBorders>
              <w:top w:val="nil"/>
              <w:left w:val="nil"/>
              <w:bottom w:val="nil"/>
              <w:right w:val="nil"/>
            </w:tcBorders>
            <w:tcMar>
              <w:top w:w="100" w:type="dxa"/>
              <w:left w:w="100" w:type="dxa"/>
              <w:bottom w:w="100" w:type="dxa"/>
              <w:right w:w="100" w:type="dxa"/>
            </w:tcMar>
          </w:tcPr>
          <w:p w14:paraId="2C6C3905" w14:textId="77777777" w:rsidR="00D70396" w:rsidRPr="007D3A3E" w:rsidRDefault="00CB13CA">
            <w:pPr>
              <w:ind w:left="100"/>
              <w:rPr>
                <w:rFonts w:eastAsia="Times New Roman"/>
              </w:rPr>
            </w:pPr>
            <w:r w:rsidRPr="007D3A3E">
              <w:rPr>
                <w:rFonts w:eastAsia="Times New Roman"/>
              </w:rPr>
              <w:t>-63.2</w:t>
            </w:r>
          </w:p>
        </w:tc>
      </w:tr>
      <w:tr w:rsidR="00D70396" w:rsidRPr="007D3A3E" w14:paraId="1E902037" w14:textId="77777777">
        <w:trPr>
          <w:trHeight w:val="480"/>
        </w:trPr>
        <w:tc>
          <w:tcPr>
            <w:tcW w:w="1455" w:type="dxa"/>
            <w:tcBorders>
              <w:top w:val="nil"/>
              <w:left w:val="nil"/>
              <w:bottom w:val="nil"/>
              <w:right w:val="nil"/>
            </w:tcBorders>
            <w:tcMar>
              <w:top w:w="100" w:type="dxa"/>
              <w:left w:w="100" w:type="dxa"/>
              <w:bottom w:w="100" w:type="dxa"/>
              <w:right w:w="100" w:type="dxa"/>
            </w:tcMar>
          </w:tcPr>
          <w:p w14:paraId="412DDC77" w14:textId="77777777" w:rsidR="00D70396" w:rsidRPr="007D3A3E" w:rsidRDefault="00CB13CA">
            <w:pPr>
              <w:ind w:left="100"/>
              <w:rPr>
                <w:rFonts w:eastAsia="Times New Roman"/>
              </w:rPr>
            </w:pPr>
            <w:r w:rsidRPr="007D3A3E">
              <w:rPr>
                <w:rFonts w:eastAsia="Times New Roman"/>
              </w:rPr>
              <w:t>Sri Lanka</w:t>
            </w:r>
          </w:p>
        </w:tc>
        <w:tc>
          <w:tcPr>
            <w:tcW w:w="1470" w:type="dxa"/>
            <w:tcBorders>
              <w:top w:val="nil"/>
              <w:left w:val="nil"/>
              <w:bottom w:val="nil"/>
              <w:right w:val="nil"/>
            </w:tcBorders>
            <w:tcMar>
              <w:top w:w="100" w:type="dxa"/>
              <w:left w:w="100" w:type="dxa"/>
              <w:bottom w:w="100" w:type="dxa"/>
              <w:right w:w="100" w:type="dxa"/>
            </w:tcMar>
          </w:tcPr>
          <w:p w14:paraId="176F8558" w14:textId="77777777" w:rsidR="00D70396" w:rsidRPr="007D3A3E" w:rsidRDefault="00CB13CA">
            <w:pPr>
              <w:ind w:left="100"/>
              <w:rPr>
                <w:rFonts w:eastAsia="Times New Roman"/>
              </w:rPr>
            </w:pPr>
            <w:r w:rsidRPr="007D3A3E">
              <w:rPr>
                <w:rFonts w:eastAsia="Times New Roman"/>
              </w:rPr>
              <w:t>82,371</w:t>
            </w:r>
          </w:p>
        </w:tc>
        <w:tc>
          <w:tcPr>
            <w:tcW w:w="990" w:type="dxa"/>
            <w:tcBorders>
              <w:top w:val="nil"/>
              <w:left w:val="nil"/>
              <w:bottom w:val="nil"/>
              <w:right w:val="nil"/>
            </w:tcBorders>
            <w:tcMar>
              <w:top w:w="100" w:type="dxa"/>
              <w:left w:w="100" w:type="dxa"/>
              <w:bottom w:w="100" w:type="dxa"/>
              <w:right w:w="100" w:type="dxa"/>
            </w:tcMar>
          </w:tcPr>
          <w:p w14:paraId="2C5B38B8" w14:textId="77777777" w:rsidR="00D70396" w:rsidRPr="007D3A3E" w:rsidRDefault="00CB13CA">
            <w:pPr>
              <w:ind w:left="100"/>
              <w:rPr>
                <w:rFonts w:eastAsia="Times New Roman"/>
              </w:rPr>
            </w:pPr>
            <w:r w:rsidRPr="007D3A3E">
              <w:rPr>
                <w:rFonts w:eastAsia="Times New Roman"/>
              </w:rPr>
              <w:t>8.3</w:t>
            </w:r>
          </w:p>
        </w:tc>
        <w:tc>
          <w:tcPr>
            <w:tcW w:w="1305" w:type="dxa"/>
            <w:tcBorders>
              <w:top w:val="nil"/>
              <w:left w:val="nil"/>
              <w:bottom w:val="nil"/>
              <w:right w:val="nil"/>
            </w:tcBorders>
            <w:tcMar>
              <w:top w:w="100" w:type="dxa"/>
              <w:left w:w="100" w:type="dxa"/>
              <w:bottom w:w="100" w:type="dxa"/>
              <w:right w:w="100" w:type="dxa"/>
            </w:tcMar>
          </w:tcPr>
          <w:p w14:paraId="429BA3B7" w14:textId="77777777" w:rsidR="00D70396" w:rsidRPr="007D3A3E" w:rsidRDefault="00CB13CA">
            <w:pPr>
              <w:ind w:left="100"/>
              <w:rPr>
                <w:rFonts w:eastAsia="Times New Roman"/>
              </w:rPr>
            </w:pPr>
            <w:r w:rsidRPr="007D3A3E">
              <w:rPr>
                <w:rFonts w:eastAsia="Times New Roman"/>
              </w:rPr>
              <w:t>-15.9</w:t>
            </w:r>
          </w:p>
        </w:tc>
        <w:tc>
          <w:tcPr>
            <w:tcW w:w="1410" w:type="dxa"/>
            <w:tcBorders>
              <w:top w:val="nil"/>
              <w:left w:val="nil"/>
              <w:bottom w:val="nil"/>
              <w:right w:val="nil"/>
            </w:tcBorders>
            <w:tcMar>
              <w:top w:w="100" w:type="dxa"/>
              <w:left w:w="100" w:type="dxa"/>
              <w:bottom w:w="100" w:type="dxa"/>
              <w:right w:w="100" w:type="dxa"/>
            </w:tcMar>
          </w:tcPr>
          <w:p w14:paraId="67E47826" w14:textId="77777777" w:rsidR="00D70396" w:rsidRPr="007D3A3E" w:rsidRDefault="00CB13CA">
            <w:pPr>
              <w:ind w:left="100"/>
              <w:rPr>
                <w:rFonts w:eastAsia="Times New Roman"/>
              </w:rPr>
            </w:pPr>
            <w:r w:rsidRPr="007D3A3E">
              <w:rPr>
                <w:rFonts w:eastAsia="Times New Roman"/>
              </w:rPr>
              <w:t>-46</w:t>
            </w:r>
          </w:p>
        </w:tc>
        <w:tc>
          <w:tcPr>
            <w:tcW w:w="1305" w:type="dxa"/>
            <w:tcBorders>
              <w:top w:val="nil"/>
              <w:left w:val="nil"/>
              <w:bottom w:val="nil"/>
              <w:right w:val="nil"/>
            </w:tcBorders>
            <w:tcMar>
              <w:top w:w="100" w:type="dxa"/>
              <w:left w:w="100" w:type="dxa"/>
              <w:bottom w:w="100" w:type="dxa"/>
              <w:right w:w="100" w:type="dxa"/>
            </w:tcMar>
          </w:tcPr>
          <w:p w14:paraId="42E22D62" w14:textId="77777777" w:rsidR="00D70396" w:rsidRPr="007D3A3E" w:rsidRDefault="00CB13CA">
            <w:pPr>
              <w:ind w:left="100"/>
              <w:rPr>
                <w:rFonts w:eastAsia="Times New Roman"/>
              </w:rPr>
            </w:pPr>
            <w:r w:rsidRPr="007D3A3E">
              <w:rPr>
                <w:rFonts w:eastAsia="Times New Roman"/>
              </w:rPr>
              <w:t>-24.8</w:t>
            </w:r>
          </w:p>
        </w:tc>
        <w:tc>
          <w:tcPr>
            <w:tcW w:w="1410" w:type="dxa"/>
            <w:tcBorders>
              <w:top w:val="nil"/>
              <w:left w:val="nil"/>
              <w:bottom w:val="nil"/>
              <w:right w:val="nil"/>
            </w:tcBorders>
            <w:tcMar>
              <w:top w:w="100" w:type="dxa"/>
              <w:left w:w="100" w:type="dxa"/>
              <w:bottom w:w="100" w:type="dxa"/>
              <w:right w:w="100" w:type="dxa"/>
            </w:tcMar>
          </w:tcPr>
          <w:p w14:paraId="79F3F1CC" w14:textId="77777777" w:rsidR="00D70396" w:rsidRPr="007D3A3E" w:rsidRDefault="00CB13CA">
            <w:pPr>
              <w:ind w:left="100"/>
              <w:rPr>
                <w:rFonts w:eastAsia="Times New Roman"/>
              </w:rPr>
            </w:pPr>
            <w:r w:rsidRPr="007D3A3E">
              <w:rPr>
                <w:rFonts w:eastAsia="Times New Roman"/>
              </w:rPr>
              <w:t>-61.8</w:t>
            </w:r>
          </w:p>
        </w:tc>
      </w:tr>
      <w:tr w:rsidR="00D70396" w:rsidRPr="007D3A3E" w14:paraId="319AD220" w14:textId="77777777">
        <w:trPr>
          <w:trHeight w:val="480"/>
        </w:trPr>
        <w:tc>
          <w:tcPr>
            <w:tcW w:w="1455" w:type="dxa"/>
            <w:tcBorders>
              <w:top w:val="nil"/>
              <w:left w:val="nil"/>
              <w:bottom w:val="nil"/>
              <w:right w:val="nil"/>
            </w:tcBorders>
            <w:tcMar>
              <w:top w:w="100" w:type="dxa"/>
              <w:left w:w="100" w:type="dxa"/>
              <w:bottom w:w="100" w:type="dxa"/>
              <w:right w:w="100" w:type="dxa"/>
            </w:tcMar>
          </w:tcPr>
          <w:p w14:paraId="1A309043" w14:textId="77777777" w:rsidR="00D70396" w:rsidRPr="007D3A3E" w:rsidRDefault="00CB13CA">
            <w:pPr>
              <w:ind w:left="100"/>
              <w:rPr>
                <w:rFonts w:eastAsia="Times New Roman"/>
              </w:rPr>
            </w:pPr>
            <w:r w:rsidRPr="007D3A3E">
              <w:rPr>
                <w:rFonts w:eastAsia="Times New Roman"/>
              </w:rPr>
              <w:t>Belize</w:t>
            </w:r>
          </w:p>
        </w:tc>
        <w:tc>
          <w:tcPr>
            <w:tcW w:w="1470" w:type="dxa"/>
            <w:tcBorders>
              <w:top w:val="nil"/>
              <w:left w:val="nil"/>
              <w:bottom w:val="nil"/>
              <w:right w:val="nil"/>
            </w:tcBorders>
            <w:tcMar>
              <w:top w:w="100" w:type="dxa"/>
              <w:left w:w="100" w:type="dxa"/>
              <w:bottom w:w="100" w:type="dxa"/>
              <w:right w:w="100" w:type="dxa"/>
            </w:tcMar>
          </w:tcPr>
          <w:p w14:paraId="541B093E" w14:textId="77777777" w:rsidR="00D70396" w:rsidRPr="007D3A3E" w:rsidRDefault="00CB13CA">
            <w:pPr>
              <w:ind w:left="100"/>
              <w:rPr>
                <w:rFonts w:eastAsia="Times New Roman"/>
              </w:rPr>
            </w:pPr>
            <w:r w:rsidRPr="007D3A3E">
              <w:rPr>
                <w:rFonts w:eastAsia="Times New Roman"/>
              </w:rPr>
              <w:t>80,611</w:t>
            </w:r>
          </w:p>
        </w:tc>
        <w:tc>
          <w:tcPr>
            <w:tcW w:w="990" w:type="dxa"/>
            <w:tcBorders>
              <w:top w:val="nil"/>
              <w:left w:val="nil"/>
              <w:bottom w:val="nil"/>
              <w:right w:val="nil"/>
            </w:tcBorders>
            <w:tcMar>
              <w:top w:w="100" w:type="dxa"/>
              <w:left w:w="100" w:type="dxa"/>
              <w:bottom w:w="100" w:type="dxa"/>
              <w:right w:w="100" w:type="dxa"/>
            </w:tcMar>
          </w:tcPr>
          <w:p w14:paraId="2C3E847D" w14:textId="77777777" w:rsidR="00D70396" w:rsidRPr="007D3A3E" w:rsidRDefault="00CB13CA">
            <w:pPr>
              <w:ind w:left="100"/>
              <w:rPr>
                <w:rFonts w:eastAsia="Times New Roman"/>
              </w:rPr>
            </w:pPr>
            <w:r w:rsidRPr="007D3A3E">
              <w:rPr>
                <w:rFonts w:eastAsia="Times New Roman"/>
              </w:rPr>
              <w:t>70.8</w:t>
            </w:r>
          </w:p>
        </w:tc>
        <w:tc>
          <w:tcPr>
            <w:tcW w:w="1305" w:type="dxa"/>
            <w:tcBorders>
              <w:top w:val="nil"/>
              <w:left w:val="nil"/>
              <w:bottom w:val="nil"/>
              <w:right w:val="nil"/>
            </w:tcBorders>
            <w:tcMar>
              <w:top w:w="100" w:type="dxa"/>
              <w:left w:w="100" w:type="dxa"/>
              <w:bottom w:w="100" w:type="dxa"/>
              <w:right w:w="100" w:type="dxa"/>
            </w:tcMar>
          </w:tcPr>
          <w:p w14:paraId="756D77A3" w14:textId="77777777" w:rsidR="00D70396" w:rsidRPr="007D3A3E" w:rsidRDefault="00CB13CA">
            <w:pPr>
              <w:ind w:left="100"/>
              <w:rPr>
                <w:rFonts w:eastAsia="Times New Roman"/>
              </w:rPr>
            </w:pPr>
            <w:r w:rsidRPr="007D3A3E">
              <w:rPr>
                <w:rFonts w:eastAsia="Times New Roman"/>
              </w:rPr>
              <w:t>-15.7</w:t>
            </w:r>
          </w:p>
        </w:tc>
        <w:tc>
          <w:tcPr>
            <w:tcW w:w="1410" w:type="dxa"/>
            <w:tcBorders>
              <w:top w:val="nil"/>
              <w:left w:val="nil"/>
              <w:bottom w:val="nil"/>
              <w:right w:val="nil"/>
            </w:tcBorders>
            <w:tcMar>
              <w:top w:w="100" w:type="dxa"/>
              <w:left w:w="100" w:type="dxa"/>
              <w:bottom w:w="100" w:type="dxa"/>
              <w:right w:w="100" w:type="dxa"/>
            </w:tcMar>
          </w:tcPr>
          <w:p w14:paraId="0393AC51" w14:textId="77777777" w:rsidR="00D70396" w:rsidRPr="007D3A3E" w:rsidRDefault="00CB13CA">
            <w:pPr>
              <w:ind w:left="100"/>
              <w:rPr>
                <w:rFonts w:eastAsia="Times New Roman"/>
              </w:rPr>
            </w:pPr>
            <w:r w:rsidRPr="007D3A3E">
              <w:rPr>
                <w:rFonts w:eastAsia="Times New Roman"/>
              </w:rPr>
              <w:t>-45.7</w:t>
            </w:r>
          </w:p>
        </w:tc>
        <w:tc>
          <w:tcPr>
            <w:tcW w:w="1305" w:type="dxa"/>
            <w:tcBorders>
              <w:top w:val="nil"/>
              <w:left w:val="nil"/>
              <w:bottom w:val="nil"/>
              <w:right w:val="nil"/>
            </w:tcBorders>
            <w:tcMar>
              <w:top w:w="100" w:type="dxa"/>
              <w:left w:w="100" w:type="dxa"/>
              <w:bottom w:w="100" w:type="dxa"/>
              <w:right w:w="100" w:type="dxa"/>
            </w:tcMar>
          </w:tcPr>
          <w:p w14:paraId="53465BE4" w14:textId="77777777" w:rsidR="00D70396" w:rsidRPr="007D3A3E" w:rsidRDefault="00CB13CA">
            <w:pPr>
              <w:ind w:left="100"/>
              <w:rPr>
                <w:rFonts w:eastAsia="Times New Roman"/>
              </w:rPr>
            </w:pPr>
            <w:r w:rsidRPr="007D3A3E">
              <w:rPr>
                <w:rFonts w:eastAsia="Times New Roman"/>
              </w:rPr>
              <w:t>-24.9</w:t>
            </w:r>
          </w:p>
        </w:tc>
        <w:tc>
          <w:tcPr>
            <w:tcW w:w="1410" w:type="dxa"/>
            <w:tcBorders>
              <w:top w:val="nil"/>
              <w:left w:val="nil"/>
              <w:bottom w:val="nil"/>
              <w:right w:val="nil"/>
            </w:tcBorders>
            <w:tcMar>
              <w:top w:w="100" w:type="dxa"/>
              <w:left w:w="100" w:type="dxa"/>
              <w:bottom w:w="100" w:type="dxa"/>
              <w:right w:w="100" w:type="dxa"/>
            </w:tcMar>
          </w:tcPr>
          <w:p w14:paraId="4D402A12" w14:textId="77777777" w:rsidR="00D70396" w:rsidRPr="007D3A3E" w:rsidRDefault="00CB13CA">
            <w:pPr>
              <w:ind w:left="100"/>
              <w:rPr>
                <w:rFonts w:eastAsia="Times New Roman"/>
              </w:rPr>
            </w:pPr>
            <w:r w:rsidRPr="007D3A3E">
              <w:rPr>
                <w:rFonts w:eastAsia="Times New Roman"/>
              </w:rPr>
              <w:t>-61.9</w:t>
            </w:r>
          </w:p>
        </w:tc>
      </w:tr>
      <w:tr w:rsidR="00D70396" w:rsidRPr="007D3A3E" w14:paraId="0CA7F810" w14:textId="77777777">
        <w:trPr>
          <w:trHeight w:val="480"/>
        </w:trPr>
        <w:tc>
          <w:tcPr>
            <w:tcW w:w="1455" w:type="dxa"/>
            <w:tcBorders>
              <w:top w:val="nil"/>
              <w:left w:val="nil"/>
              <w:bottom w:val="nil"/>
              <w:right w:val="nil"/>
            </w:tcBorders>
            <w:tcMar>
              <w:top w:w="100" w:type="dxa"/>
              <w:left w:w="100" w:type="dxa"/>
              <w:bottom w:w="100" w:type="dxa"/>
              <w:right w:w="100" w:type="dxa"/>
            </w:tcMar>
          </w:tcPr>
          <w:p w14:paraId="1B7BEA72" w14:textId="77777777" w:rsidR="00D70396" w:rsidRPr="007D3A3E" w:rsidRDefault="00CB13CA">
            <w:pPr>
              <w:ind w:left="100"/>
              <w:rPr>
                <w:rFonts w:eastAsia="Times New Roman"/>
              </w:rPr>
            </w:pPr>
            <w:r w:rsidRPr="007D3A3E">
              <w:rPr>
                <w:rFonts w:eastAsia="Times New Roman"/>
              </w:rPr>
              <w:t>Seychelles</w:t>
            </w:r>
          </w:p>
        </w:tc>
        <w:tc>
          <w:tcPr>
            <w:tcW w:w="1470" w:type="dxa"/>
            <w:tcBorders>
              <w:top w:val="nil"/>
              <w:left w:val="nil"/>
              <w:bottom w:val="nil"/>
              <w:right w:val="nil"/>
            </w:tcBorders>
            <w:tcMar>
              <w:top w:w="100" w:type="dxa"/>
              <w:left w:w="100" w:type="dxa"/>
              <w:bottom w:w="100" w:type="dxa"/>
              <w:right w:w="100" w:type="dxa"/>
            </w:tcMar>
          </w:tcPr>
          <w:p w14:paraId="7BDDE290" w14:textId="77777777" w:rsidR="00D70396" w:rsidRPr="007D3A3E" w:rsidRDefault="00CB13CA">
            <w:pPr>
              <w:ind w:left="100"/>
              <w:rPr>
                <w:rFonts w:eastAsia="Times New Roman"/>
              </w:rPr>
            </w:pPr>
            <w:r w:rsidRPr="007D3A3E">
              <w:rPr>
                <w:rFonts w:eastAsia="Times New Roman"/>
              </w:rPr>
              <w:t>73,141</w:t>
            </w:r>
          </w:p>
        </w:tc>
        <w:tc>
          <w:tcPr>
            <w:tcW w:w="990" w:type="dxa"/>
            <w:tcBorders>
              <w:top w:val="nil"/>
              <w:left w:val="nil"/>
              <w:bottom w:val="nil"/>
              <w:right w:val="nil"/>
            </w:tcBorders>
            <w:tcMar>
              <w:top w:w="100" w:type="dxa"/>
              <w:left w:w="100" w:type="dxa"/>
              <w:bottom w:w="100" w:type="dxa"/>
              <w:right w:w="100" w:type="dxa"/>
            </w:tcMar>
          </w:tcPr>
          <w:p w14:paraId="0A49B5A3" w14:textId="77777777" w:rsidR="00D70396" w:rsidRPr="007D3A3E" w:rsidRDefault="00CB13CA">
            <w:pPr>
              <w:ind w:left="100"/>
              <w:rPr>
                <w:rFonts w:eastAsia="Times New Roman"/>
              </w:rPr>
            </w:pPr>
            <w:r w:rsidRPr="007D3A3E">
              <w:rPr>
                <w:rFonts w:eastAsia="Times New Roman"/>
              </w:rPr>
              <w:t>47.4</w:t>
            </w:r>
          </w:p>
        </w:tc>
        <w:tc>
          <w:tcPr>
            <w:tcW w:w="1305" w:type="dxa"/>
            <w:tcBorders>
              <w:top w:val="nil"/>
              <w:left w:val="nil"/>
              <w:bottom w:val="nil"/>
              <w:right w:val="nil"/>
            </w:tcBorders>
            <w:tcMar>
              <w:top w:w="100" w:type="dxa"/>
              <w:left w:w="100" w:type="dxa"/>
              <w:bottom w:w="100" w:type="dxa"/>
              <w:right w:w="100" w:type="dxa"/>
            </w:tcMar>
          </w:tcPr>
          <w:p w14:paraId="48C9E37D" w14:textId="77777777" w:rsidR="00D70396" w:rsidRPr="007D3A3E" w:rsidRDefault="00CB13CA">
            <w:pPr>
              <w:ind w:left="100"/>
              <w:rPr>
                <w:rFonts w:eastAsia="Times New Roman"/>
              </w:rPr>
            </w:pPr>
            <w:r w:rsidRPr="007D3A3E">
              <w:rPr>
                <w:rFonts w:eastAsia="Times New Roman"/>
              </w:rPr>
              <w:t>-16.2</w:t>
            </w:r>
          </w:p>
        </w:tc>
        <w:tc>
          <w:tcPr>
            <w:tcW w:w="1410" w:type="dxa"/>
            <w:tcBorders>
              <w:top w:val="nil"/>
              <w:left w:val="nil"/>
              <w:bottom w:val="nil"/>
              <w:right w:val="nil"/>
            </w:tcBorders>
            <w:tcMar>
              <w:top w:w="100" w:type="dxa"/>
              <w:left w:w="100" w:type="dxa"/>
              <w:bottom w:w="100" w:type="dxa"/>
              <w:right w:w="100" w:type="dxa"/>
            </w:tcMar>
          </w:tcPr>
          <w:p w14:paraId="042911DF" w14:textId="77777777" w:rsidR="00D70396" w:rsidRPr="007D3A3E" w:rsidRDefault="00CB13CA">
            <w:pPr>
              <w:ind w:left="100"/>
              <w:rPr>
                <w:rFonts w:eastAsia="Times New Roman"/>
              </w:rPr>
            </w:pPr>
            <w:r w:rsidRPr="007D3A3E">
              <w:rPr>
                <w:rFonts w:eastAsia="Times New Roman"/>
              </w:rPr>
              <w:t>-46.7</w:t>
            </w:r>
          </w:p>
        </w:tc>
        <w:tc>
          <w:tcPr>
            <w:tcW w:w="1305" w:type="dxa"/>
            <w:tcBorders>
              <w:top w:val="nil"/>
              <w:left w:val="nil"/>
              <w:bottom w:val="nil"/>
              <w:right w:val="nil"/>
            </w:tcBorders>
            <w:tcMar>
              <w:top w:w="100" w:type="dxa"/>
              <w:left w:w="100" w:type="dxa"/>
              <w:bottom w:w="100" w:type="dxa"/>
              <w:right w:w="100" w:type="dxa"/>
            </w:tcMar>
          </w:tcPr>
          <w:p w14:paraId="369F5B39" w14:textId="77777777" w:rsidR="00D70396" w:rsidRPr="007D3A3E" w:rsidRDefault="00CB13CA">
            <w:pPr>
              <w:ind w:left="100"/>
              <w:rPr>
                <w:rFonts w:eastAsia="Times New Roman"/>
              </w:rPr>
            </w:pPr>
            <w:r w:rsidRPr="007D3A3E">
              <w:rPr>
                <w:rFonts w:eastAsia="Times New Roman"/>
              </w:rPr>
              <w:t>-25.3</w:t>
            </w:r>
          </w:p>
        </w:tc>
        <w:tc>
          <w:tcPr>
            <w:tcW w:w="1410" w:type="dxa"/>
            <w:tcBorders>
              <w:top w:val="nil"/>
              <w:left w:val="nil"/>
              <w:bottom w:val="nil"/>
              <w:right w:val="nil"/>
            </w:tcBorders>
            <w:tcMar>
              <w:top w:w="100" w:type="dxa"/>
              <w:left w:w="100" w:type="dxa"/>
              <w:bottom w:w="100" w:type="dxa"/>
              <w:right w:w="100" w:type="dxa"/>
            </w:tcMar>
          </w:tcPr>
          <w:p w14:paraId="1A7B70ED" w14:textId="77777777" w:rsidR="00D70396" w:rsidRPr="007D3A3E" w:rsidRDefault="00CB13CA">
            <w:pPr>
              <w:ind w:left="100"/>
              <w:rPr>
                <w:rFonts w:eastAsia="Times New Roman"/>
              </w:rPr>
            </w:pPr>
            <w:r w:rsidRPr="007D3A3E">
              <w:rPr>
                <w:rFonts w:eastAsia="Times New Roman"/>
              </w:rPr>
              <w:t>-62.6</w:t>
            </w:r>
          </w:p>
        </w:tc>
      </w:tr>
      <w:tr w:rsidR="00D70396" w:rsidRPr="007D3A3E" w14:paraId="4DF7EB65" w14:textId="77777777">
        <w:trPr>
          <w:trHeight w:val="480"/>
        </w:trPr>
        <w:tc>
          <w:tcPr>
            <w:tcW w:w="1455" w:type="dxa"/>
            <w:tcBorders>
              <w:top w:val="nil"/>
              <w:left w:val="nil"/>
              <w:bottom w:val="nil"/>
              <w:right w:val="nil"/>
            </w:tcBorders>
            <w:tcMar>
              <w:top w:w="100" w:type="dxa"/>
              <w:left w:w="100" w:type="dxa"/>
              <w:bottom w:w="100" w:type="dxa"/>
              <w:right w:w="100" w:type="dxa"/>
            </w:tcMar>
          </w:tcPr>
          <w:p w14:paraId="22E427A0" w14:textId="77777777" w:rsidR="00D70396" w:rsidRPr="007D3A3E" w:rsidRDefault="00CB13CA">
            <w:pPr>
              <w:ind w:left="100"/>
              <w:rPr>
                <w:rFonts w:eastAsia="Times New Roman"/>
              </w:rPr>
            </w:pPr>
            <w:r w:rsidRPr="007D3A3E">
              <w:rPr>
                <w:rFonts w:eastAsia="Times New Roman"/>
              </w:rPr>
              <w:t>Mozambique</w:t>
            </w:r>
          </w:p>
        </w:tc>
        <w:tc>
          <w:tcPr>
            <w:tcW w:w="1470" w:type="dxa"/>
            <w:tcBorders>
              <w:top w:val="nil"/>
              <w:left w:val="nil"/>
              <w:bottom w:val="nil"/>
              <w:right w:val="nil"/>
            </w:tcBorders>
            <w:tcMar>
              <w:top w:w="100" w:type="dxa"/>
              <w:left w:w="100" w:type="dxa"/>
              <w:bottom w:w="100" w:type="dxa"/>
              <w:right w:w="100" w:type="dxa"/>
            </w:tcMar>
          </w:tcPr>
          <w:p w14:paraId="25D0E63D" w14:textId="77777777" w:rsidR="00D70396" w:rsidRPr="007D3A3E" w:rsidRDefault="00CB13CA">
            <w:pPr>
              <w:ind w:left="100"/>
              <w:rPr>
                <w:rFonts w:eastAsia="Times New Roman"/>
              </w:rPr>
            </w:pPr>
            <w:r w:rsidRPr="007D3A3E">
              <w:rPr>
                <w:rFonts w:eastAsia="Times New Roman"/>
              </w:rPr>
              <w:t>68,356</w:t>
            </w:r>
          </w:p>
        </w:tc>
        <w:tc>
          <w:tcPr>
            <w:tcW w:w="990" w:type="dxa"/>
            <w:tcBorders>
              <w:top w:val="nil"/>
              <w:left w:val="nil"/>
              <w:bottom w:val="nil"/>
              <w:right w:val="nil"/>
            </w:tcBorders>
            <w:tcMar>
              <w:top w:w="100" w:type="dxa"/>
              <w:left w:w="100" w:type="dxa"/>
              <w:bottom w:w="100" w:type="dxa"/>
              <w:right w:w="100" w:type="dxa"/>
            </w:tcMar>
          </w:tcPr>
          <w:p w14:paraId="5A1D8614" w14:textId="77777777" w:rsidR="00D70396" w:rsidRPr="007D3A3E" w:rsidRDefault="00CB13CA">
            <w:pPr>
              <w:ind w:left="100"/>
              <w:rPr>
                <w:rFonts w:eastAsia="Times New Roman"/>
              </w:rPr>
            </w:pPr>
            <w:r w:rsidRPr="007D3A3E">
              <w:rPr>
                <w:rFonts w:eastAsia="Times New Roman"/>
              </w:rPr>
              <w:t>80.9</w:t>
            </w:r>
          </w:p>
        </w:tc>
        <w:tc>
          <w:tcPr>
            <w:tcW w:w="1305" w:type="dxa"/>
            <w:tcBorders>
              <w:top w:val="nil"/>
              <w:left w:val="nil"/>
              <w:bottom w:val="nil"/>
              <w:right w:val="nil"/>
            </w:tcBorders>
            <w:tcMar>
              <w:top w:w="100" w:type="dxa"/>
              <w:left w:w="100" w:type="dxa"/>
              <w:bottom w:w="100" w:type="dxa"/>
              <w:right w:w="100" w:type="dxa"/>
            </w:tcMar>
          </w:tcPr>
          <w:p w14:paraId="39AD97E4" w14:textId="77777777" w:rsidR="00D70396" w:rsidRPr="007D3A3E" w:rsidRDefault="00CB13CA">
            <w:pPr>
              <w:ind w:left="100"/>
              <w:rPr>
                <w:rFonts w:eastAsia="Times New Roman"/>
              </w:rPr>
            </w:pPr>
            <w:r w:rsidRPr="007D3A3E">
              <w:rPr>
                <w:rFonts w:eastAsia="Times New Roman"/>
              </w:rPr>
              <w:t>-16.3</w:t>
            </w:r>
          </w:p>
        </w:tc>
        <w:tc>
          <w:tcPr>
            <w:tcW w:w="1410" w:type="dxa"/>
            <w:tcBorders>
              <w:top w:val="nil"/>
              <w:left w:val="nil"/>
              <w:bottom w:val="nil"/>
              <w:right w:val="nil"/>
            </w:tcBorders>
            <w:tcMar>
              <w:top w:w="100" w:type="dxa"/>
              <w:left w:w="100" w:type="dxa"/>
              <w:bottom w:w="100" w:type="dxa"/>
              <w:right w:w="100" w:type="dxa"/>
            </w:tcMar>
          </w:tcPr>
          <w:p w14:paraId="53A8CB83" w14:textId="77777777" w:rsidR="00D70396" w:rsidRPr="007D3A3E" w:rsidRDefault="00CB13CA">
            <w:pPr>
              <w:ind w:left="100"/>
              <w:rPr>
                <w:rFonts w:eastAsia="Times New Roman"/>
              </w:rPr>
            </w:pPr>
            <w:r w:rsidRPr="007D3A3E">
              <w:rPr>
                <w:rFonts w:eastAsia="Times New Roman"/>
              </w:rPr>
              <w:t>-47</w:t>
            </w:r>
          </w:p>
        </w:tc>
        <w:tc>
          <w:tcPr>
            <w:tcW w:w="1305" w:type="dxa"/>
            <w:tcBorders>
              <w:top w:val="nil"/>
              <w:left w:val="nil"/>
              <w:bottom w:val="nil"/>
              <w:right w:val="nil"/>
            </w:tcBorders>
            <w:tcMar>
              <w:top w:w="100" w:type="dxa"/>
              <w:left w:w="100" w:type="dxa"/>
              <w:bottom w:w="100" w:type="dxa"/>
              <w:right w:w="100" w:type="dxa"/>
            </w:tcMar>
          </w:tcPr>
          <w:p w14:paraId="0D943796" w14:textId="77777777" w:rsidR="00D70396" w:rsidRPr="007D3A3E" w:rsidRDefault="00CB13CA">
            <w:pPr>
              <w:ind w:left="100"/>
              <w:rPr>
                <w:rFonts w:eastAsia="Times New Roman"/>
              </w:rPr>
            </w:pPr>
            <w:r w:rsidRPr="007D3A3E">
              <w:rPr>
                <w:rFonts w:eastAsia="Times New Roman"/>
              </w:rPr>
              <w:t>-25.2</w:t>
            </w:r>
          </w:p>
        </w:tc>
        <w:tc>
          <w:tcPr>
            <w:tcW w:w="1410" w:type="dxa"/>
            <w:tcBorders>
              <w:top w:val="nil"/>
              <w:left w:val="nil"/>
              <w:bottom w:val="nil"/>
              <w:right w:val="nil"/>
            </w:tcBorders>
            <w:tcMar>
              <w:top w:w="100" w:type="dxa"/>
              <w:left w:w="100" w:type="dxa"/>
              <w:bottom w:w="100" w:type="dxa"/>
              <w:right w:w="100" w:type="dxa"/>
            </w:tcMar>
          </w:tcPr>
          <w:p w14:paraId="0A25248D" w14:textId="77777777" w:rsidR="00D70396" w:rsidRPr="007D3A3E" w:rsidRDefault="00CB13CA">
            <w:pPr>
              <w:ind w:left="100"/>
              <w:rPr>
                <w:rFonts w:eastAsia="Times New Roman"/>
              </w:rPr>
            </w:pPr>
            <w:r w:rsidRPr="007D3A3E">
              <w:rPr>
                <w:rFonts w:eastAsia="Times New Roman"/>
              </w:rPr>
              <w:t>-62.4</w:t>
            </w:r>
          </w:p>
        </w:tc>
      </w:tr>
      <w:tr w:rsidR="00D70396" w:rsidRPr="007D3A3E" w14:paraId="239675B9" w14:textId="77777777">
        <w:trPr>
          <w:trHeight w:val="900"/>
        </w:trPr>
        <w:tc>
          <w:tcPr>
            <w:tcW w:w="1455" w:type="dxa"/>
            <w:tcBorders>
              <w:top w:val="nil"/>
              <w:left w:val="nil"/>
              <w:bottom w:val="nil"/>
              <w:right w:val="nil"/>
            </w:tcBorders>
            <w:tcMar>
              <w:top w:w="100" w:type="dxa"/>
              <w:left w:w="100" w:type="dxa"/>
              <w:bottom w:w="100" w:type="dxa"/>
              <w:right w:w="100" w:type="dxa"/>
            </w:tcMar>
          </w:tcPr>
          <w:p w14:paraId="3B0E680B" w14:textId="77777777" w:rsidR="00D70396" w:rsidRPr="007D3A3E" w:rsidRDefault="00CB13CA">
            <w:pPr>
              <w:ind w:left="100"/>
              <w:rPr>
                <w:rFonts w:eastAsia="Times New Roman"/>
              </w:rPr>
            </w:pPr>
            <w:r w:rsidRPr="007D3A3E">
              <w:rPr>
                <w:rFonts w:eastAsia="Times New Roman"/>
              </w:rPr>
              <w:t>Northern Mariana Islands</w:t>
            </w:r>
          </w:p>
        </w:tc>
        <w:tc>
          <w:tcPr>
            <w:tcW w:w="1470" w:type="dxa"/>
            <w:tcBorders>
              <w:top w:val="nil"/>
              <w:left w:val="nil"/>
              <w:bottom w:val="nil"/>
              <w:right w:val="nil"/>
            </w:tcBorders>
            <w:tcMar>
              <w:top w:w="100" w:type="dxa"/>
              <w:left w:w="100" w:type="dxa"/>
              <w:bottom w:w="100" w:type="dxa"/>
              <w:right w:w="100" w:type="dxa"/>
            </w:tcMar>
          </w:tcPr>
          <w:p w14:paraId="32BA4C7B" w14:textId="77777777" w:rsidR="00D70396" w:rsidRPr="007D3A3E" w:rsidRDefault="00CB13CA">
            <w:pPr>
              <w:ind w:left="100"/>
              <w:rPr>
                <w:rFonts w:eastAsia="Times New Roman"/>
              </w:rPr>
            </w:pPr>
            <w:r w:rsidRPr="007D3A3E">
              <w:rPr>
                <w:rFonts w:eastAsia="Times New Roman"/>
              </w:rPr>
              <w:t>61,302</w:t>
            </w:r>
          </w:p>
        </w:tc>
        <w:tc>
          <w:tcPr>
            <w:tcW w:w="990" w:type="dxa"/>
            <w:tcBorders>
              <w:top w:val="nil"/>
              <w:left w:val="nil"/>
              <w:bottom w:val="nil"/>
              <w:right w:val="nil"/>
            </w:tcBorders>
            <w:tcMar>
              <w:top w:w="100" w:type="dxa"/>
              <w:left w:w="100" w:type="dxa"/>
              <w:bottom w:w="100" w:type="dxa"/>
              <w:right w:w="100" w:type="dxa"/>
            </w:tcMar>
          </w:tcPr>
          <w:p w14:paraId="3014E666" w14:textId="77777777" w:rsidR="00D70396" w:rsidRPr="007D3A3E" w:rsidRDefault="00CB13CA">
            <w:pPr>
              <w:ind w:left="100"/>
              <w:rPr>
                <w:rFonts w:eastAsia="Times New Roman"/>
              </w:rPr>
            </w:pPr>
            <w:r w:rsidRPr="007D3A3E">
              <w:rPr>
                <w:rFonts w:eastAsia="Times New Roman"/>
              </w:rPr>
              <w:t>73</w:t>
            </w:r>
          </w:p>
        </w:tc>
        <w:tc>
          <w:tcPr>
            <w:tcW w:w="1305" w:type="dxa"/>
            <w:tcBorders>
              <w:top w:val="nil"/>
              <w:left w:val="nil"/>
              <w:bottom w:val="nil"/>
              <w:right w:val="nil"/>
            </w:tcBorders>
            <w:tcMar>
              <w:top w:w="100" w:type="dxa"/>
              <w:left w:w="100" w:type="dxa"/>
              <w:bottom w:w="100" w:type="dxa"/>
              <w:right w:w="100" w:type="dxa"/>
            </w:tcMar>
          </w:tcPr>
          <w:p w14:paraId="2CD7971F" w14:textId="77777777" w:rsidR="00D70396" w:rsidRPr="007D3A3E" w:rsidRDefault="00CB13CA">
            <w:pPr>
              <w:ind w:left="100"/>
              <w:rPr>
                <w:rFonts w:eastAsia="Times New Roman"/>
              </w:rPr>
            </w:pPr>
            <w:r w:rsidRPr="007D3A3E">
              <w:rPr>
                <w:rFonts w:eastAsia="Times New Roman"/>
              </w:rPr>
              <w:t>-15.7</w:t>
            </w:r>
          </w:p>
        </w:tc>
        <w:tc>
          <w:tcPr>
            <w:tcW w:w="1410" w:type="dxa"/>
            <w:tcBorders>
              <w:top w:val="nil"/>
              <w:left w:val="nil"/>
              <w:bottom w:val="nil"/>
              <w:right w:val="nil"/>
            </w:tcBorders>
            <w:tcMar>
              <w:top w:w="100" w:type="dxa"/>
              <w:left w:w="100" w:type="dxa"/>
              <w:bottom w:w="100" w:type="dxa"/>
              <w:right w:w="100" w:type="dxa"/>
            </w:tcMar>
          </w:tcPr>
          <w:p w14:paraId="65CD3F59" w14:textId="77777777" w:rsidR="00D70396" w:rsidRPr="007D3A3E" w:rsidRDefault="00CB13CA">
            <w:pPr>
              <w:ind w:left="100"/>
              <w:rPr>
                <w:rFonts w:eastAsia="Times New Roman"/>
              </w:rPr>
            </w:pPr>
            <w:r w:rsidRPr="007D3A3E">
              <w:rPr>
                <w:rFonts w:eastAsia="Times New Roman"/>
              </w:rPr>
              <w:t>-45.8</w:t>
            </w:r>
          </w:p>
        </w:tc>
        <w:tc>
          <w:tcPr>
            <w:tcW w:w="1305" w:type="dxa"/>
            <w:tcBorders>
              <w:top w:val="nil"/>
              <w:left w:val="nil"/>
              <w:bottom w:val="nil"/>
              <w:right w:val="nil"/>
            </w:tcBorders>
            <w:tcMar>
              <w:top w:w="100" w:type="dxa"/>
              <w:left w:w="100" w:type="dxa"/>
              <w:bottom w:w="100" w:type="dxa"/>
              <w:right w:w="100" w:type="dxa"/>
            </w:tcMar>
          </w:tcPr>
          <w:p w14:paraId="0E04374A" w14:textId="77777777" w:rsidR="00D70396" w:rsidRPr="007D3A3E" w:rsidRDefault="00CB13CA">
            <w:pPr>
              <w:ind w:left="100"/>
              <w:rPr>
                <w:rFonts w:eastAsia="Times New Roman"/>
              </w:rPr>
            </w:pPr>
            <w:r w:rsidRPr="007D3A3E">
              <w:rPr>
                <w:rFonts w:eastAsia="Times New Roman"/>
              </w:rPr>
              <w:t>-24.6</w:t>
            </w:r>
          </w:p>
        </w:tc>
        <w:tc>
          <w:tcPr>
            <w:tcW w:w="1410" w:type="dxa"/>
            <w:tcBorders>
              <w:top w:val="nil"/>
              <w:left w:val="nil"/>
              <w:bottom w:val="nil"/>
              <w:right w:val="nil"/>
            </w:tcBorders>
            <w:tcMar>
              <w:top w:w="100" w:type="dxa"/>
              <w:left w:w="100" w:type="dxa"/>
              <w:bottom w:w="100" w:type="dxa"/>
              <w:right w:w="100" w:type="dxa"/>
            </w:tcMar>
          </w:tcPr>
          <w:p w14:paraId="52C9D252" w14:textId="77777777" w:rsidR="00D70396" w:rsidRPr="007D3A3E" w:rsidRDefault="00CB13CA">
            <w:pPr>
              <w:ind w:left="100"/>
              <w:rPr>
                <w:rFonts w:eastAsia="Times New Roman"/>
              </w:rPr>
            </w:pPr>
            <w:r w:rsidRPr="007D3A3E">
              <w:rPr>
                <w:rFonts w:eastAsia="Times New Roman"/>
              </w:rPr>
              <w:t>-61.5</w:t>
            </w:r>
          </w:p>
        </w:tc>
      </w:tr>
      <w:tr w:rsidR="00D70396" w:rsidRPr="007D3A3E" w14:paraId="1F4F80D9" w14:textId="77777777">
        <w:trPr>
          <w:trHeight w:val="480"/>
        </w:trPr>
        <w:tc>
          <w:tcPr>
            <w:tcW w:w="1455" w:type="dxa"/>
            <w:tcBorders>
              <w:top w:val="nil"/>
              <w:left w:val="nil"/>
              <w:bottom w:val="nil"/>
              <w:right w:val="nil"/>
            </w:tcBorders>
            <w:tcMar>
              <w:top w:w="100" w:type="dxa"/>
              <w:left w:w="100" w:type="dxa"/>
              <w:bottom w:w="100" w:type="dxa"/>
              <w:right w:w="100" w:type="dxa"/>
            </w:tcMar>
          </w:tcPr>
          <w:p w14:paraId="5E2EFD31" w14:textId="77777777" w:rsidR="00D70396" w:rsidRPr="007D3A3E" w:rsidRDefault="00CB13CA">
            <w:pPr>
              <w:ind w:left="100"/>
              <w:rPr>
                <w:rFonts w:eastAsia="Times New Roman"/>
              </w:rPr>
            </w:pPr>
            <w:r w:rsidRPr="007D3A3E">
              <w:rPr>
                <w:rFonts w:eastAsia="Times New Roman"/>
              </w:rPr>
              <w:t>Ecuador</w:t>
            </w:r>
          </w:p>
        </w:tc>
        <w:tc>
          <w:tcPr>
            <w:tcW w:w="1470" w:type="dxa"/>
            <w:tcBorders>
              <w:top w:val="nil"/>
              <w:left w:val="nil"/>
              <w:bottom w:val="nil"/>
              <w:right w:val="nil"/>
            </w:tcBorders>
            <w:tcMar>
              <w:top w:w="100" w:type="dxa"/>
              <w:left w:w="100" w:type="dxa"/>
              <w:bottom w:w="100" w:type="dxa"/>
              <w:right w:w="100" w:type="dxa"/>
            </w:tcMar>
          </w:tcPr>
          <w:p w14:paraId="4BB4297A" w14:textId="77777777" w:rsidR="00D70396" w:rsidRPr="007D3A3E" w:rsidRDefault="00CB13CA">
            <w:pPr>
              <w:ind w:left="100"/>
              <w:rPr>
                <w:rFonts w:eastAsia="Times New Roman"/>
              </w:rPr>
            </w:pPr>
            <w:r w:rsidRPr="007D3A3E">
              <w:rPr>
                <w:rFonts w:eastAsia="Times New Roman"/>
              </w:rPr>
              <w:t>58,883</w:t>
            </w:r>
          </w:p>
        </w:tc>
        <w:tc>
          <w:tcPr>
            <w:tcW w:w="990" w:type="dxa"/>
            <w:tcBorders>
              <w:top w:val="nil"/>
              <w:left w:val="nil"/>
              <w:bottom w:val="nil"/>
              <w:right w:val="nil"/>
            </w:tcBorders>
            <w:tcMar>
              <w:top w:w="100" w:type="dxa"/>
              <w:left w:w="100" w:type="dxa"/>
              <w:bottom w:w="100" w:type="dxa"/>
              <w:right w:w="100" w:type="dxa"/>
            </w:tcMar>
          </w:tcPr>
          <w:p w14:paraId="59A7FDA4" w14:textId="77777777" w:rsidR="00D70396" w:rsidRPr="007D3A3E" w:rsidRDefault="00CB13CA">
            <w:pPr>
              <w:ind w:left="100"/>
              <w:rPr>
                <w:rFonts w:eastAsia="Times New Roman"/>
              </w:rPr>
            </w:pPr>
            <w:r w:rsidRPr="007D3A3E">
              <w:rPr>
                <w:rFonts w:eastAsia="Times New Roman"/>
              </w:rPr>
              <w:t>60.5</w:t>
            </w:r>
          </w:p>
        </w:tc>
        <w:tc>
          <w:tcPr>
            <w:tcW w:w="1305" w:type="dxa"/>
            <w:tcBorders>
              <w:top w:val="nil"/>
              <w:left w:val="nil"/>
              <w:bottom w:val="nil"/>
              <w:right w:val="nil"/>
            </w:tcBorders>
            <w:tcMar>
              <w:top w:w="100" w:type="dxa"/>
              <w:left w:w="100" w:type="dxa"/>
              <w:bottom w:w="100" w:type="dxa"/>
              <w:right w:w="100" w:type="dxa"/>
            </w:tcMar>
          </w:tcPr>
          <w:p w14:paraId="1CBA71FE" w14:textId="77777777" w:rsidR="00D70396" w:rsidRPr="007D3A3E" w:rsidRDefault="00CB13CA">
            <w:pPr>
              <w:ind w:left="100"/>
              <w:rPr>
                <w:rFonts w:eastAsia="Times New Roman"/>
              </w:rPr>
            </w:pPr>
            <w:r w:rsidRPr="007D3A3E">
              <w:rPr>
                <w:rFonts w:eastAsia="Times New Roman"/>
              </w:rPr>
              <w:t>-16.6</w:t>
            </w:r>
          </w:p>
        </w:tc>
        <w:tc>
          <w:tcPr>
            <w:tcW w:w="1410" w:type="dxa"/>
            <w:tcBorders>
              <w:top w:val="nil"/>
              <w:left w:val="nil"/>
              <w:bottom w:val="nil"/>
              <w:right w:val="nil"/>
            </w:tcBorders>
            <w:tcMar>
              <w:top w:w="100" w:type="dxa"/>
              <w:left w:w="100" w:type="dxa"/>
              <w:bottom w:w="100" w:type="dxa"/>
              <w:right w:w="100" w:type="dxa"/>
            </w:tcMar>
          </w:tcPr>
          <w:p w14:paraId="37B3E8F4" w14:textId="77777777" w:rsidR="00D70396" w:rsidRPr="007D3A3E" w:rsidRDefault="00CB13CA">
            <w:pPr>
              <w:ind w:left="100"/>
              <w:rPr>
                <w:rFonts w:eastAsia="Times New Roman"/>
              </w:rPr>
            </w:pPr>
            <w:r w:rsidRPr="007D3A3E">
              <w:rPr>
                <w:rFonts w:eastAsia="Times New Roman"/>
              </w:rPr>
              <w:t>-47.5</w:t>
            </w:r>
          </w:p>
        </w:tc>
        <w:tc>
          <w:tcPr>
            <w:tcW w:w="1305" w:type="dxa"/>
            <w:tcBorders>
              <w:top w:val="nil"/>
              <w:left w:val="nil"/>
              <w:bottom w:val="nil"/>
              <w:right w:val="nil"/>
            </w:tcBorders>
            <w:tcMar>
              <w:top w:w="100" w:type="dxa"/>
              <w:left w:w="100" w:type="dxa"/>
              <w:bottom w:w="100" w:type="dxa"/>
              <w:right w:w="100" w:type="dxa"/>
            </w:tcMar>
          </w:tcPr>
          <w:p w14:paraId="0BFC9DA7" w14:textId="77777777" w:rsidR="00D70396" w:rsidRPr="007D3A3E" w:rsidRDefault="00CB13CA">
            <w:pPr>
              <w:ind w:left="100"/>
              <w:rPr>
                <w:rFonts w:eastAsia="Times New Roman"/>
              </w:rPr>
            </w:pPr>
            <w:r w:rsidRPr="007D3A3E">
              <w:rPr>
                <w:rFonts w:eastAsia="Times New Roman"/>
              </w:rPr>
              <w:t>-27.5</w:t>
            </w:r>
          </w:p>
        </w:tc>
        <w:tc>
          <w:tcPr>
            <w:tcW w:w="1410" w:type="dxa"/>
            <w:tcBorders>
              <w:top w:val="nil"/>
              <w:left w:val="nil"/>
              <w:bottom w:val="nil"/>
              <w:right w:val="nil"/>
            </w:tcBorders>
            <w:tcMar>
              <w:top w:w="100" w:type="dxa"/>
              <w:left w:w="100" w:type="dxa"/>
              <w:bottom w:w="100" w:type="dxa"/>
              <w:right w:w="100" w:type="dxa"/>
            </w:tcMar>
          </w:tcPr>
          <w:p w14:paraId="7538CE4E" w14:textId="77777777" w:rsidR="00D70396" w:rsidRPr="007D3A3E" w:rsidRDefault="00CB13CA">
            <w:pPr>
              <w:ind w:left="100"/>
              <w:rPr>
                <w:rFonts w:eastAsia="Times New Roman"/>
              </w:rPr>
            </w:pPr>
            <w:r w:rsidRPr="007D3A3E">
              <w:rPr>
                <w:rFonts w:eastAsia="Times New Roman"/>
              </w:rPr>
              <w:t>-65.7</w:t>
            </w:r>
          </w:p>
        </w:tc>
      </w:tr>
      <w:tr w:rsidR="00D70396" w:rsidRPr="007D3A3E" w14:paraId="4AA91CDF" w14:textId="77777777">
        <w:trPr>
          <w:trHeight w:val="480"/>
        </w:trPr>
        <w:tc>
          <w:tcPr>
            <w:tcW w:w="1455" w:type="dxa"/>
            <w:tcBorders>
              <w:top w:val="nil"/>
              <w:left w:val="nil"/>
              <w:bottom w:val="nil"/>
              <w:right w:val="nil"/>
            </w:tcBorders>
            <w:tcMar>
              <w:top w:w="100" w:type="dxa"/>
              <w:left w:w="100" w:type="dxa"/>
              <w:bottom w:w="100" w:type="dxa"/>
              <w:right w:w="100" w:type="dxa"/>
            </w:tcMar>
          </w:tcPr>
          <w:p w14:paraId="480EB7B5" w14:textId="77777777" w:rsidR="00D70396" w:rsidRPr="007D3A3E" w:rsidRDefault="00CB13CA">
            <w:pPr>
              <w:ind w:left="100"/>
              <w:rPr>
                <w:rFonts w:eastAsia="Times New Roman"/>
              </w:rPr>
            </w:pPr>
            <w:r w:rsidRPr="007D3A3E">
              <w:rPr>
                <w:rFonts w:eastAsia="Times New Roman"/>
              </w:rPr>
              <w:t>Saint Lucia</w:t>
            </w:r>
          </w:p>
        </w:tc>
        <w:tc>
          <w:tcPr>
            <w:tcW w:w="1470" w:type="dxa"/>
            <w:tcBorders>
              <w:top w:val="nil"/>
              <w:left w:val="nil"/>
              <w:bottom w:val="nil"/>
              <w:right w:val="nil"/>
            </w:tcBorders>
            <w:tcMar>
              <w:top w:w="100" w:type="dxa"/>
              <w:left w:w="100" w:type="dxa"/>
              <w:bottom w:w="100" w:type="dxa"/>
              <w:right w:w="100" w:type="dxa"/>
            </w:tcMar>
          </w:tcPr>
          <w:p w14:paraId="77AA8167" w14:textId="77777777" w:rsidR="00D70396" w:rsidRPr="007D3A3E" w:rsidRDefault="00CB13CA">
            <w:pPr>
              <w:ind w:left="100"/>
              <w:rPr>
                <w:rFonts w:eastAsia="Times New Roman"/>
              </w:rPr>
            </w:pPr>
            <w:r w:rsidRPr="007D3A3E">
              <w:rPr>
                <w:rFonts w:eastAsia="Times New Roman"/>
              </w:rPr>
              <w:t>56,574</w:t>
            </w:r>
          </w:p>
        </w:tc>
        <w:tc>
          <w:tcPr>
            <w:tcW w:w="990" w:type="dxa"/>
            <w:tcBorders>
              <w:top w:val="nil"/>
              <w:left w:val="nil"/>
              <w:bottom w:val="nil"/>
              <w:right w:val="nil"/>
            </w:tcBorders>
            <w:tcMar>
              <w:top w:w="100" w:type="dxa"/>
              <w:left w:w="100" w:type="dxa"/>
              <w:bottom w:w="100" w:type="dxa"/>
              <w:right w:w="100" w:type="dxa"/>
            </w:tcMar>
          </w:tcPr>
          <w:p w14:paraId="633346C6" w14:textId="77777777" w:rsidR="00D70396" w:rsidRPr="007D3A3E" w:rsidRDefault="00CB13CA">
            <w:pPr>
              <w:ind w:left="100"/>
              <w:rPr>
                <w:rFonts w:eastAsia="Times New Roman"/>
              </w:rPr>
            </w:pPr>
            <w:r w:rsidRPr="007D3A3E">
              <w:rPr>
                <w:rFonts w:eastAsia="Times New Roman"/>
              </w:rPr>
              <w:t>41.9</w:t>
            </w:r>
          </w:p>
        </w:tc>
        <w:tc>
          <w:tcPr>
            <w:tcW w:w="1305" w:type="dxa"/>
            <w:tcBorders>
              <w:top w:val="nil"/>
              <w:left w:val="nil"/>
              <w:bottom w:val="nil"/>
              <w:right w:val="nil"/>
            </w:tcBorders>
            <w:tcMar>
              <w:top w:w="100" w:type="dxa"/>
              <w:left w:w="100" w:type="dxa"/>
              <w:bottom w:w="100" w:type="dxa"/>
              <w:right w:w="100" w:type="dxa"/>
            </w:tcMar>
          </w:tcPr>
          <w:p w14:paraId="412F0B99" w14:textId="77777777" w:rsidR="00D70396" w:rsidRPr="007D3A3E" w:rsidRDefault="00CB13CA">
            <w:pPr>
              <w:ind w:left="100"/>
              <w:rPr>
                <w:rFonts w:eastAsia="Times New Roman"/>
              </w:rPr>
            </w:pPr>
            <w:r w:rsidRPr="007D3A3E">
              <w:rPr>
                <w:rFonts w:eastAsia="Times New Roman"/>
              </w:rPr>
              <w:t>-15.8</w:t>
            </w:r>
          </w:p>
        </w:tc>
        <w:tc>
          <w:tcPr>
            <w:tcW w:w="1410" w:type="dxa"/>
            <w:tcBorders>
              <w:top w:val="nil"/>
              <w:left w:val="nil"/>
              <w:bottom w:val="nil"/>
              <w:right w:val="nil"/>
            </w:tcBorders>
            <w:tcMar>
              <w:top w:w="100" w:type="dxa"/>
              <w:left w:w="100" w:type="dxa"/>
              <w:bottom w:w="100" w:type="dxa"/>
              <w:right w:w="100" w:type="dxa"/>
            </w:tcMar>
          </w:tcPr>
          <w:p w14:paraId="44DCB51D" w14:textId="77777777" w:rsidR="00D70396" w:rsidRPr="007D3A3E" w:rsidRDefault="00CB13CA">
            <w:pPr>
              <w:ind w:left="100"/>
              <w:rPr>
                <w:rFonts w:eastAsia="Times New Roman"/>
              </w:rPr>
            </w:pPr>
            <w:r w:rsidRPr="007D3A3E">
              <w:rPr>
                <w:rFonts w:eastAsia="Times New Roman"/>
              </w:rPr>
              <w:t>-45.8</w:t>
            </w:r>
          </w:p>
        </w:tc>
        <w:tc>
          <w:tcPr>
            <w:tcW w:w="1305" w:type="dxa"/>
            <w:tcBorders>
              <w:top w:val="nil"/>
              <w:left w:val="nil"/>
              <w:bottom w:val="nil"/>
              <w:right w:val="nil"/>
            </w:tcBorders>
            <w:tcMar>
              <w:top w:w="100" w:type="dxa"/>
              <w:left w:w="100" w:type="dxa"/>
              <w:bottom w:w="100" w:type="dxa"/>
              <w:right w:w="100" w:type="dxa"/>
            </w:tcMar>
          </w:tcPr>
          <w:p w14:paraId="621CECC7" w14:textId="77777777" w:rsidR="00D70396" w:rsidRPr="007D3A3E" w:rsidRDefault="00CB13CA">
            <w:pPr>
              <w:ind w:left="100"/>
              <w:rPr>
                <w:rFonts w:eastAsia="Times New Roman"/>
              </w:rPr>
            </w:pPr>
            <w:r w:rsidRPr="007D3A3E">
              <w:rPr>
                <w:rFonts w:eastAsia="Times New Roman"/>
              </w:rPr>
              <w:t>-24.8</w:t>
            </w:r>
          </w:p>
        </w:tc>
        <w:tc>
          <w:tcPr>
            <w:tcW w:w="1410" w:type="dxa"/>
            <w:tcBorders>
              <w:top w:val="nil"/>
              <w:left w:val="nil"/>
              <w:bottom w:val="nil"/>
              <w:right w:val="nil"/>
            </w:tcBorders>
            <w:tcMar>
              <w:top w:w="100" w:type="dxa"/>
              <w:left w:w="100" w:type="dxa"/>
              <w:bottom w:w="100" w:type="dxa"/>
              <w:right w:w="100" w:type="dxa"/>
            </w:tcMar>
          </w:tcPr>
          <w:p w14:paraId="0AB486EE" w14:textId="77777777" w:rsidR="00D70396" w:rsidRPr="007D3A3E" w:rsidRDefault="00CB13CA">
            <w:pPr>
              <w:ind w:left="100"/>
              <w:rPr>
                <w:rFonts w:eastAsia="Times New Roman"/>
              </w:rPr>
            </w:pPr>
            <w:r w:rsidRPr="007D3A3E">
              <w:rPr>
                <w:rFonts w:eastAsia="Times New Roman"/>
              </w:rPr>
              <w:t>-61.8</w:t>
            </w:r>
          </w:p>
        </w:tc>
      </w:tr>
      <w:tr w:rsidR="00D70396" w:rsidRPr="007D3A3E" w14:paraId="3CE0A4D2" w14:textId="77777777">
        <w:trPr>
          <w:trHeight w:val="480"/>
        </w:trPr>
        <w:tc>
          <w:tcPr>
            <w:tcW w:w="1455" w:type="dxa"/>
            <w:tcBorders>
              <w:top w:val="nil"/>
              <w:left w:val="nil"/>
              <w:bottom w:val="nil"/>
              <w:right w:val="nil"/>
            </w:tcBorders>
            <w:tcMar>
              <w:top w:w="100" w:type="dxa"/>
              <w:left w:w="100" w:type="dxa"/>
              <w:bottom w:w="100" w:type="dxa"/>
              <w:right w:w="100" w:type="dxa"/>
            </w:tcMar>
          </w:tcPr>
          <w:p w14:paraId="54C56AA1" w14:textId="77777777" w:rsidR="00D70396" w:rsidRPr="007D3A3E" w:rsidRDefault="00CB13CA">
            <w:pPr>
              <w:ind w:left="100"/>
              <w:rPr>
                <w:rFonts w:eastAsia="Times New Roman"/>
              </w:rPr>
            </w:pPr>
            <w:r w:rsidRPr="007D3A3E">
              <w:rPr>
                <w:rFonts w:eastAsia="Times New Roman"/>
              </w:rPr>
              <w:t>Madagascar</w:t>
            </w:r>
          </w:p>
        </w:tc>
        <w:tc>
          <w:tcPr>
            <w:tcW w:w="1470" w:type="dxa"/>
            <w:tcBorders>
              <w:top w:val="nil"/>
              <w:left w:val="nil"/>
              <w:bottom w:val="nil"/>
              <w:right w:val="nil"/>
            </w:tcBorders>
            <w:tcMar>
              <w:top w:w="100" w:type="dxa"/>
              <w:left w:w="100" w:type="dxa"/>
              <w:bottom w:w="100" w:type="dxa"/>
              <w:right w:w="100" w:type="dxa"/>
            </w:tcMar>
          </w:tcPr>
          <w:p w14:paraId="3498979A" w14:textId="77777777" w:rsidR="00D70396" w:rsidRPr="007D3A3E" w:rsidRDefault="00CB13CA">
            <w:pPr>
              <w:ind w:left="100"/>
              <w:rPr>
                <w:rFonts w:eastAsia="Times New Roman"/>
              </w:rPr>
            </w:pPr>
            <w:r w:rsidRPr="007D3A3E">
              <w:rPr>
                <w:rFonts w:eastAsia="Times New Roman"/>
              </w:rPr>
              <w:t>50,496</w:t>
            </w:r>
          </w:p>
        </w:tc>
        <w:tc>
          <w:tcPr>
            <w:tcW w:w="990" w:type="dxa"/>
            <w:tcBorders>
              <w:top w:val="nil"/>
              <w:left w:val="nil"/>
              <w:bottom w:val="nil"/>
              <w:right w:val="nil"/>
            </w:tcBorders>
            <w:tcMar>
              <w:top w:w="100" w:type="dxa"/>
              <w:left w:w="100" w:type="dxa"/>
              <w:bottom w:w="100" w:type="dxa"/>
              <w:right w:w="100" w:type="dxa"/>
            </w:tcMar>
          </w:tcPr>
          <w:p w14:paraId="5CFCC51D" w14:textId="77777777" w:rsidR="00D70396" w:rsidRPr="007D3A3E" w:rsidRDefault="00CB13CA">
            <w:pPr>
              <w:ind w:left="100"/>
              <w:rPr>
                <w:rFonts w:eastAsia="Times New Roman"/>
              </w:rPr>
            </w:pPr>
            <w:r w:rsidRPr="007D3A3E">
              <w:rPr>
                <w:rFonts w:eastAsia="Times New Roman"/>
              </w:rPr>
              <w:t>47.4</w:t>
            </w:r>
          </w:p>
        </w:tc>
        <w:tc>
          <w:tcPr>
            <w:tcW w:w="1305" w:type="dxa"/>
            <w:tcBorders>
              <w:top w:val="nil"/>
              <w:left w:val="nil"/>
              <w:bottom w:val="nil"/>
              <w:right w:val="nil"/>
            </w:tcBorders>
            <w:tcMar>
              <w:top w:w="100" w:type="dxa"/>
              <w:left w:w="100" w:type="dxa"/>
              <w:bottom w:w="100" w:type="dxa"/>
              <w:right w:w="100" w:type="dxa"/>
            </w:tcMar>
          </w:tcPr>
          <w:p w14:paraId="6822BF07" w14:textId="77777777" w:rsidR="00D70396" w:rsidRPr="007D3A3E" w:rsidRDefault="00CB13CA">
            <w:pPr>
              <w:ind w:left="100"/>
              <w:rPr>
                <w:rFonts w:eastAsia="Times New Roman"/>
              </w:rPr>
            </w:pPr>
            <w:r w:rsidRPr="007D3A3E">
              <w:rPr>
                <w:rFonts w:eastAsia="Times New Roman"/>
              </w:rPr>
              <w:t>-8.4</w:t>
            </w:r>
          </w:p>
        </w:tc>
        <w:tc>
          <w:tcPr>
            <w:tcW w:w="1410" w:type="dxa"/>
            <w:tcBorders>
              <w:top w:val="nil"/>
              <w:left w:val="nil"/>
              <w:bottom w:val="nil"/>
              <w:right w:val="nil"/>
            </w:tcBorders>
            <w:tcMar>
              <w:top w:w="100" w:type="dxa"/>
              <w:left w:w="100" w:type="dxa"/>
              <w:bottom w:w="100" w:type="dxa"/>
              <w:right w:w="100" w:type="dxa"/>
            </w:tcMar>
          </w:tcPr>
          <w:p w14:paraId="1807530D" w14:textId="77777777" w:rsidR="00D70396" w:rsidRPr="007D3A3E" w:rsidRDefault="00CB13CA">
            <w:pPr>
              <w:ind w:left="100"/>
              <w:rPr>
                <w:rFonts w:eastAsia="Times New Roman"/>
              </w:rPr>
            </w:pPr>
            <w:r w:rsidRPr="007D3A3E">
              <w:rPr>
                <w:rFonts w:eastAsia="Times New Roman"/>
              </w:rPr>
              <w:t>-27.7</w:t>
            </w:r>
          </w:p>
        </w:tc>
        <w:tc>
          <w:tcPr>
            <w:tcW w:w="1305" w:type="dxa"/>
            <w:tcBorders>
              <w:top w:val="nil"/>
              <w:left w:val="nil"/>
              <w:bottom w:val="nil"/>
              <w:right w:val="nil"/>
            </w:tcBorders>
            <w:tcMar>
              <w:top w:w="100" w:type="dxa"/>
              <w:left w:w="100" w:type="dxa"/>
              <w:bottom w:w="100" w:type="dxa"/>
              <w:right w:w="100" w:type="dxa"/>
            </w:tcMar>
          </w:tcPr>
          <w:p w14:paraId="6C09D597" w14:textId="77777777" w:rsidR="00D70396" w:rsidRPr="007D3A3E" w:rsidRDefault="00CB13CA">
            <w:pPr>
              <w:ind w:left="100"/>
              <w:rPr>
                <w:rFonts w:eastAsia="Times New Roman"/>
              </w:rPr>
            </w:pPr>
            <w:r w:rsidRPr="007D3A3E">
              <w:rPr>
                <w:rFonts w:eastAsia="Times New Roman"/>
              </w:rPr>
              <w:t>-24.9</w:t>
            </w:r>
          </w:p>
        </w:tc>
        <w:tc>
          <w:tcPr>
            <w:tcW w:w="1410" w:type="dxa"/>
            <w:tcBorders>
              <w:top w:val="nil"/>
              <w:left w:val="nil"/>
              <w:bottom w:val="nil"/>
              <w:right w:val="nil"/>
            </w:tcBorders>
            <w:tcMar>
              <w:top w:w="100" w:type="dxa"/>
              <w:left w:w="100" w:type="dxa"/>
              <w:bottom w:w="100" w:type="dxa"/>
              <w:right w:w="100" w:type="dxa"/>
            </w:tcMar>
          </w:tcPr>
          <w:p w14:paraId="5053E0B7" w14:textId="77777777" w:rsidR="00D70396" w:rsidRPr="007D3A3E" w:rsidRDefault="00CB13CA">
            <w:pPr>
              <w:ind w:left="100"/>
              <w:rPr>
                <w:rFonts w:eastAsia="Times New Roman"/>
              </w:rPr>
            </w:pPr>
            <w:r w:rsidRPr="007D3A3E">
              <w:rPr>
                <w:rFonts w:eastAsia="Times New Roman"/>
              </w:rPr>
              <w:t>-62</w:t>
            </w:r>
          </w:p>
        </w:tc>
      </w:tr>
      <w:tr w:rsidR="00D70396" w:rsidRPr="007D3A3E" w14:paraId="1CE89A0A" w14:textId="77777777">
        <w:trPr>
          <w:trHeight w:val="480"/>
        </w:trPr>
        <w:tc>
          <w:tcPr>
            <w:tcW w:w="1455" w:type="dxa"/>
            <w:tcBorders>
              <w:top w:val="nil"/>
              <w:left w:val="nil"/>
              <w:bottom w:val="nil"/>
              <w:right w:val="nil"/>
            </w:tcBorders>
            <w:tcMar>
              <w:top w:w="100" w:type="dxa"/>
              <w:left w:w="100" w:type="dxa"/>
              <w:bottom w:w="100" w:type="dxa"/>
              <w:right w:w="100" w:type="dxa"/>
            </w:tcMar>
          </w:tcPr>
          <w:p w14:paraId="111FEC0D" w14:textId="77777777" w:rsidR="00D70396" w:rsidRPr="007D3A3E" w:rsidRDefault="00CB13CA">
            <w:pPr>
              <w:ind w:left="100"/>
              <w:rPr>
                <w:rFonts w:eastAsia="Times New Roman"/>
              </w:rPr>
            </w:pPr>
            <w:r w:rsidRPr="007D3A3E">
              <w:rPr>
                <w:rFonts w:eastAsia="Times New Roman"/>
              </w:rPr>
              <w:t>Vanuatu</w:t>
            </w:r>
          </w:p>
        </w:tc>
        <w:tc>
          <w:tcPr>
            <w:tcW w:w="1470" w:type="dxa"/>
            <w:tcBorders>
              <w:top w:val="nil"/>
              <w:left w:val="nil"/>
              <w:bottom w:val="nil"/>
              <w:right w:val="nil"/>
            </w:tcBorders>
            <w:tcMar>
              <w:top w:w="100" w:type="dxa"/>
              <w:left w:w="100" w:type="dxa"/>
              <w:bottom w:w="100" w:type="dxa"/>
              <w:right w:w="100" w:type="dxa"/>
            </w:tcMar>
          </w:tcPr>
          <w:p w14:paraId="10AF6772" w14:textId="77777777" w:rsidR="00D70396" w:rsidRPr="007D3A3E" w:rsidRDefault="00CB13CA">
            <w:pPr>
              <w:ind w:left="100"/>
              <w:rPr>
                <w:rFonts w:eastAsia="Times New Roman"/>
              </w:rPr>
            </w:pPr>
            <w:r w:rsidRPr="007D3A3E">
              <w:rPr>
                <w:rFonts w:eastAsia="Times New Roman"/>
              </w:rPr>
              <w:t>49,991</w:t>
            </w:r>
          </w:p>
        </w:tc>
        <w:tc>
          <w:tcPr>
            <w:tcW w:w="990" w:type="dxa"/>
            <w:tcBorders>
              <w:top w:val="nil"/>
              <w:left w:val="nil"/>
              <w:bottom w:val="nil"/>
              <w:right w:val="nil"/>
            </w:tcBorders>
            <w:tcMar>
              <w:top w:w="100" w:type="dxa"/>
              <w:left w:w="100" w:type="dxa"/>
              <w:bottom w:w="100" w:type="dxa"/>
              <w:right w:w="100" w:type="dxa"/>
            </w:tcMar>
          </w:tcPr>
          <w:p w14:paraId="34204726" w14:textId="77777777" w:rsidR="00D70396" w:rsidRPr="007D3A3E" w:rsidRDefault="00CB13CA">
            <w:pPr>
              <w:ind w:left="100"/>
              <w:rPr>
                <w:rFonts w:eastAsia="Times New Roman"/>
              </w:rPr>
            </w:pPr>
            <w:r w:rsidRPr="007D3A3E">
              <w:rPr>
                <w:rFonts w:eastAsia="Times New Roman"/>
              </w:rPr>
              <w:t>59</w:t>
            </w:r>
          </w:p>
        </w:tc>
        <w:tc>
          <w:tcPr>
            <w:tcW w:w="1305" w:type="dxa"/>
            <w:tcBorders>
              <w:top w:val="nil"/>
              <w:left w:val="nil"/>
              <w:bottom w:val="nil"/>
              <w:right w:val="nil"/>
            </w:tcBorders>
            <w:tcMar>
              <w:top w:w="100" w:type="dxa"/>
              <w:left w:w="100" w:type="dxa"/>
              <w:bottom w:w="100" w:type="dxa"/>
              <w:right w:w="100" w:type="dxa"/>
            </w:tcMar>
          </w:tcPr>
          <w:p w14:paraId="55564243" w14:textId="77777777" w:rsidR="00D70396" w:rsidRPr="007D3A3E" w:rsidRDefault="00CB13CA">
            <w:pPr>
              <w:ind w:left="100"/>
              <w:rPr>
                <w:rFonts w:eastAsia="Times New Roman"/>
              </w:rPr>
            </w:pPr>
            <w:r w:rsidRPr="007D3A3E">
              <w:rPr>
                <w:rFonts w:eastAsia="Times New Roman"/>
              </w:rPr>
              <w:t>-14.8</w:t>
            </w:r>
          </w:p>
        </w:tc>
        <w:tc>
          <w:tcPr>
            <w:tcW w:w="1410" w:type="dxa"/>
            <w:tcBorders>
              <w:top w:val="nil"/>
              <w:left w:val="nil"/>
              <w:bottom w:val="nil"/>
              <w:right w:val="nil"/>
            </w:tcBorders>
            <w:tcMar>
              <w:top w:w="100" w:type="dxa"/>
              <w:left w:w="100" w:type="dxa"/>
              <w:bottom w:w="100" w:type="dxa"/>
              <w:right w:w="100" w:type="dxa"/>
            </w:tcMar>
          </w:tcPr>
          <w:p w14:paraId="6938ECCA" w14:textId="77777777" w:rsidR="00D70396" w:rsidRPr="007D3A3E" w:rsidRDefault="00CB13CA">
            <w:pPr>
              <w:ind w:left="100"/>
              <w:rPr>
                <w:rFonts w:eastAsia="Times New Roman"/>
              </w:rPr>
            </w:pPr>
            <w:r w:rsidRPr="007D3A3E">
              <w:rPr>
                <w:rFonts w:eastAsia="Times New Roman"/>
              </w:rPr>
              <w:t>-43.7</w:t>
            </w:r>
          </w:p>
        </w:tc>
        <w:tc>
          <w:tcPr>
            <w:tcW w:w="1305" w:type="dxa"/>
            <w:tcBorders>
              <w:top w:val="nil"/>
              <w:left w:val="nil"/>
              <w:bottom w:val="nil"/>
              <w:right w:val="nil"/>
            </w:tcBorders>
            <w:tcMar>
              <w:top w:w="100" w:type="dxa"/>
              <w:left w:w="100" w:type="dxa"/>
              <w:bottom w:w="100" w:type="dxa"/>
              <w:right w:w="100" w:type="dxa"/>
            </w:tcMar>
          </w:tcPr>
          <w:p w14:paraId="47E0E32A" w14:textId="77777777" w:rsidR="00D70396" w:rsidRPr="007D3A3E" w:rsidRDefault="00CB13CA">
            <w:pPr>
              <w:ind w:left="100"/>
              <w:rPr>
                <w:rFonts w:eastAsia="Times New Roman"/>
              </w:rPr>
            </w:pPr>
            <w:r w:rsidRPr="007D3A3E">
              <w:rPr>
                <w:rFonts w:eastAsia="Times New Roman"/>
              </w:rPr>
              <w:t>-23.9</w:t>
            </w:r>
          </w:p>
        </w:tc>
        <w:tc>
          <w:tcPr>
            <w:tcW w:w="1410" w:type="dxa"/>
            <w:tcBorders>
              <w:top w:val="nil"/>
              <w:left w:val="nil"/>
              <w:bottom w:val="nil"/>
              <w:right w:val="nil"/>
            </w:tcBorders>
            <w:tcMar>
              <w:top w:w="100" w:type="dxa"/>
              <w:left w:w="100" w:type="dxa"/>
              <w:bottom w:w="100" w:type="dxa"/>
              <w:right w:w="100" w:type="dxa"/>
            </w:tcMar>
          </w:tcPr>
          <w:p w14:paraId="19779DAC" w14:textId="77777777" w:rsidR="00D70396" w:rsidRPr="007D3A3E" w:rsidRDefault="00CB13CA">
            <w:pPr>
              <w:ind w:left="100"/>
              <w:rPr>
                <w:rFonts w:eastAsia="Times New Roman"/>
              </w:rPr>
            </w:pPr>
            <w:r w:rsidRPr="007D3A3E">
              <w:rPr>
                <w:rFonts w:eastAsia="Times New Roman"/>
              </w:rPr>
              <w:t>-60.5</w:t>
            </w:r>
          </w:p>
        </w:tc>
      </w:tr>
      <w:tr w:rsidR="00D70396" w:rsidRPr="007D3A3E" w14:paraId="6F613ACF" w14:textId="77777777">
        <w:trPr>
          <w:trHeight w:val="660"/>
        </w:trPr>
        <w:tc>
          <w:tcPr>
            <w:tcW w:w="1455" w:type="dxa"/>
            <w:tcBorders>
              <w:top w:val="nil"/>
              <w:left w:val="nil"/>
              <w:bottom w:val="nil"/>
              <w:right w:val="nil"/>
            </w:tcBorders>
            <w:tcMar>
              <w:top w:w="100" w:type="dxa"/>
              <w:left w:w="100" w:type="dxa"/>
              <w:bottom w:w="100" w:type="dxa"/>
              <w:right w:w="100" w:type="dxa"/>
            </w:tcMar>
          </w:tcPr>
          <w:p w14:paraId="226A4135" w14:textId="77777777" w:rsidR="00D70396" w:rsidRPr="007D3A3E" w:rsidRDefault="00CB13CA">
            <w:pPr>
              <w:ind w:left="100"/>
              <w:rPr>
                <w:rFonts w:eastAsia="Times New Roman"/>
              </w:rPr>
            </w:pPr>
            <w:r w:rsidRPr="007D3A3E">
              <w:rPr>
                <w:rFonts w:eastAsia="Times New Roman"/>
              </w:rPr>
              <w:t>Papua New Guinea</w:t>
            </w:r>
          </w:p>
        </w:tc>
        <w:tc>
          <w:tcPr>
            <w:tcW w:w="1470" w:type="dxa"/>
            <w:tcBorders>
              <w:top w:val="nil"/>
              <w:left w:val="nil"/>
              <w:bottom w:val="nil"/>
              <w:right w:val="nil"/>
            </w:tcBorders>
            <w:tcMar>
              <w:top w:w="100" w:type="dxa"/>
              <w:left w:w="100" w:type="dxa"/>
              <w:bottom w:w="100" w:type="dxa"/>
              <w:right w:w="100" w:type="dxa"/>
            </w:tcMar>
          </w:tcPr>
          <w:p w14:paraId="61546458" w14:textId="77777777" w:rsidR="00D70396" w:rsidRPr="007D3A3E" w:rsidRDefault="00CB13CA">
            <w:pPr>
              <w:ind w:left="100"/>
              <w:rPr>
                <w:rFonts w:eastAsia="Times New Roman"/>
              </w:rPr>
            </w:pPr>
            <w:r w:rsidRPr="007D3A3E">
              <w:rPr>
                <w:rFonts w:eastAsia="Times New Roman"/>
              </w:rPr>
              <w:t>32,024</w:t>
            </w:r>
          </w:p>
        </w:tc>
        <w:tc>
          <w:tcPr>
            <w:tcW w:w="990" w:type="dxa"/>
            <w:tcBorders>
              <w:top w:val="nil"/>
              <w:left w:val="nil"/>
              <w:bottom w:val="nil"/>
              <w:right w:val="nil"/>
            </w:tcBorders>
            <w:tcMar>
              <w:top w:w="100" w:type="dxa"/>
              <w:left w:w="100" w:type="dxa"/>
              <w:bottom w:w="100" w:type="dxa"/>
              <w:right w:w="100" w:type="dxa"/>
            </w:tcMar>
          </w:tcPr>
          <w:p w14:paraId="7D9A78DA" w14:textId="77777777" w:rsidR="00D70396" w:rsidRPr="007D3A3E" w:rsidRDefault="00CB13CA">
            <w:pPr>
              <w:ind w:left="100"/>
              <w:rPr>
                <w:rFonts w:eastAsia="Times New Roman"/>
              </w:rPr>
            </w:pPr>
            <w:r w:rsidRPr="007D3A3E">
              <w:rPr>
                <w:rFonts w:eastAsia="Times New Roman"/>
              </w:rPr>
              <w:t>73</w:t>
            </w:r>
          </w:p>
        </w:tc>
        <w:tc>
          <w:tcPr>
            <w:tcW w:w="1305" w:type="dxa"/>
            <w:tcBorders>
              <w:top w:val="nil"/>
              <w:left w:val="nil"/>
              <w:bottom w:val="nil"/>
              <w:right w:val="nil"/>
            </w:tcBorders>
            <w:tcMar>
              <w:top w:w="100" w:type="dxa"/>
              <w:left w:w="100" w:type="dxa"/>
              <w:bottom w:w="100" w:type="dxa"/>
              <w:right w:w="100" w:type="dxa"/>
            </w:tcMar>
          </w:tcPr>
          <w:p w14:paraId="2A1B5130" w14:textId="77777777" w:rsidR="00D70396" w:rsidRPr="007D3A3E" w:rsidRDefault="00CB13CA">
            <w:pPr>
              <w:ind w:left="100"/>
              <w:rPr>
                <w:rFonts w:eastAsia="Times New Roman"/>
              </w:rPr>
            </w:pPr>
            <w:r w:rsidRPr="007D3A3E">
              <w:rPr>
                <w:rFonts w:eastAsia="Times New Roman"/>
              </w:rPr>
              <w:t>-15.1</w:t>
            </w:r>
          </w:p>
        </w:tc>
        <w:tc>
          <w:tcPr>
            <w:tcW w:w="1410" w:type="dxa"/>
            <w:tcBorders>
              <w:top w:val="nil"/>
              <w:left w:val="nil"/>
              <w:bottom w:val="nil"/>
              <w:right w:val="nil"/>
            </w:tcBorders>
            <w:tcMar>
              <w:top w:w="100" w:type="dxa"/>
              <w:left w:w="100" w:type="dxa"/>
              <w:bottom w:w="100" w:type="dxa"/>
              <w:right w:w="100" w:type="dxa"/>
            </w:tcMar>
          </w:tcPr>
          <w:p w14:paraId="75065A01" w14:textId="77777777" w:rsidR="00D70396" w:rsidRPr="007D3A3E" w:rsidRDefault="00CB13CA">
            <w:pPr>
              <w:ind w:left="100"/>
              <w:rPr>
                <w:rFonts w:eastAsia="Times New Roman"/>
              </w:rPr>
            </w:pPr>
            <w:r w:rsidRPr="007D3A3E">
              <w:rPr>
                <w:rFonts w:eastAsia="Times New Roman"/>
              </w:rPr>
              <w:t>-44.3</w:t>
            </w:r>
          </w:p>
        </w:tc>
        <w:tc>
          <w:tcPr>
            <w:tcW w:w="1305" w:type="dxa"/>
            <w:tcBorders>
              <w:top w:val="nil"/>
              <w:left w:val="nil"/>
              <w:bottom w:val="nil"/>
              <w:right w:val="nil"/>
            </w:tcBorders>
            <w:tcMar>
              <w:top w:w="100" w:type="dxa"/>
              <w:left w:w="100" w:type="dxa"/>
              <w:bottom w:w="100" w:type="dxa"/>
              <w:right w:w="100" w:type="dxa"/>
            </w:tcMar>
          </w:tcPr>
          <w:p w14:paraId="0FB7C1B7" w14:textId="77777777" w:rsidR="00D70396" w:rsidRPr="007D3A3E" w:rsidRDefault="00CB13CA">
            <w:pPr>
              <w:ind w:left="100"/>
              <w:rPr>
                <w:rFonts w:eastAsia="Times New Roman"/>
              </w:rPr>
            </w:pPr>
            <w:r w:rsidRPr="007D3A3E">
              <w:rPr>
                <w:rFonts w:eastAsia="Times New Roman"/>
              </w:rPr>
              <w:t>-24.1</w:t>
            </w:r>
          </w:p>
        </w:tc>
        <w:tc>
          <w:tcPr>
            <w:tcW w:w="1410" w:type="dxa"/>
            <w:tcBorders>
              <w:top w:val="nil"/>
              <w:left w:val="nil"/>
              <w:bottom w:val="nil"/>
              <w:right w:val="nil"/>
            </w:tcBorders>
            <w:tcMar>
              <w:top w:w="100" w:type="dxa"/>
              <w:left w:w="100" w:type="dxa"/>
              <w:bottom w:w="100" w:type="dxa"/>
              <w:right w:w="100" w:type="dxa"/>
            </w:tcMar>
          </w:tcPr>
          <w:p w14:paraId="178F4BF2" w14:textId="77777777" w:rsidR="00D70396" w:rsidRPr="007D3A3E" w:rsidRDefault="00CB13CA">
            <w:pPr>
              <w:ind w:left="100"/>
              <w:rPr>
                <w:rFonts w:eastAsia="Times New Roman"/>
              </w:rPr>
            </w:pPr>
            <w:r w:rsidRPr="007D3A3E">
              <w:rPr>
                <w:rFonts w:eastAsia="Times New Roman"/>
              </w:rPr>
              <w:t>-60.8</w:t>
            </w:r>
          </w:p>
        </w:tc>
      </w:tr>
      <w:tr w:rsidR="00D70396" w:rsidRPr="007D3A3E" w14:paraId="335473C6" w14:textId="77777777">
        <w:trPr>
          <w:trHeight w:val="480"/>
        </w:trPr>
        <w:tc>
          <w:tcPr>
            <w:tcW w:w="1455" w:type="dxa"/>
            <w:tcBorders>
              <w:top w:val="nil"/>
              <w:left w:val="nil"/>
              <w:bottom w:val="nil"/>
              <w:right w:val="nil"/>
            </w:tcBorders>
            <w:tcMar>
              <w:top w:w="100" w:type="dxa"/>
              <w:left w:w="100" w:type="dxa"/>
              <w:bottom w:w="100" w:type="dxa"/>
              <w:right w:w="100" w:type="dxa"/>
            </w:tcMar>
          </w:tcPr>
          <w:p w14:paraId="001A0460" w14:textId="77777777" w:rsidR="00D70396" w:rsidRPr="007D3A3E" w:rsidRDefault="00CB13CA">
            <w:pPr>
              <w:ind w:left="100"/>
              <w:rPr>
                <w:rFonts w:eastAsia="Times New Roman"/>
              </w:rPr>
            </w:pPr>
            <w:r w:rsidRPr="007D3A3E">
              <w:rPr>
                <w:rFonts w:eastAsia="Times New Roman"/>
              </w:rPr>
              <w:t>Sudan</w:t>
            </w:r>
          </w:p>
        </w:tc>
        <w:tc>
          <w:tcPr>
            <w:tcW w:w="1470" w:type="dxa"/>
            <w:tcBorders>
              <w:top w:val="nil"/>
              <w:left w:val="nil"/>
              <w:bottom w:val="nil"/>
              <w:right w:val="nil"/>
            </w:tcBorders>
            <w:tcMar>
              <w:top w:w="100" w:type="dxa"/>
              <w:left w:w="100" w:type="dxa"/>
              <w:bottom w:w="100" w:type="dxa"/>
              <w:right w:w="100" w:type="dxa"/>
            </w:tcMar>
          </w:tcPr>
          <w:p w14:paraId="01267D05" w14:textId="77777777" w:rsidR="00D70396" w:rsidRPr="007D3A3E" w:rsidRDefault="00CB13CA">
            <w:pPr>
              <w:ind w:left="100"/>
              <w:rPr>
                <w:rFonts w:eastAsia="Times New Roman"/>
              </w:rPr>
            </w:pPr>
            <w:r w:rsidRPr="007D3A3E">
              <w:rPr>
                <w:rFonts w:eastAsia="Times New Roman"/>
              </w:rPr>
              <w:t>28,480</w:t>
            </w:r>
          </w:p>
        </w:tc>
        <w:tc>
          <w:tcPr>
            <w:tcW w:w="990" w:type="dxa"/>
            <w:tcBorders>
              <w:top w:val="nil"/>
              <w:left w:val="nil"/>
              <w:bottom w:val="nil"/>
              <w:right w:val="nil"/>
            </w:tcBorders>
            <w:tcMar>
              <w:top w:w="100" w:type="dxa"/>
              <w:left w:w="100" w:type="dxa"/>
              <w:bottom w:w="100" w:type="dxa"/>
              <w:right w:w="100" w:type="dxa"/>
            </w:tcMar>
          </w:tcPr>
          <w:p w14:paraId="3C96C764" w14:textId="77777777" w:rsidR="00D70396" w:rsidRPr="007D3A3E" w:rsidRDefault="00CB13CA">
            <w:pPr>
              <w:ind w:left="100"/>
              <w:rPr>
                <w:rFonts w:eastAsia="Times New Roman"/>
              </w:rPr>
            </w:pPr>
            <w:r w:rsidRPr="007D3A3E">
              <w:rPr>
                <w:rFonts w:eastAsia="Times New Roman"/>
              </w:rPr>
              <w:t>85.8</w:t>
            </w:r>
          </w:p>
        </w:tc>
        <w:tc>
          <w:tcPr>
            <w:tcW w:w="1305" w:type="dxa"/>
            <w:tcBorders>
              <w:top w:val="nil"/>
              <w:left w:val="nil"/>
              <w:bottom w:val="nil"/>
              <w:right w:val="nil"/>
            </w:tcBorders>
            <w:tcMar>
              <w:top w:w="100" w:type="dxa"/>
              <w:left w:w="100" w:type="dxa"/>
              <w:bottom w:w="100" w:type="dxa"/>
              <w:right w:w="100" w:type="dxa"/>
            </w:tcMar>
          </w:tcPr>
          <w:p w14:paraId="7F6C0D5F" w14:textId="77777777" w:rsidR="00D70396" w:rsidRPr="007D3A3E" w:rsidRDefault="00CB13CA">
            <w:pPr>
              <w:ind w:left="100"/>
              <w:rPr>
                <w:rFonts w:eastAsia="Times New Roman"/>
              </w:rPr>
            </w:pPr>
            <w:r w:rsidRPr="007D3A3E">
              <w:rPr>
                <w:rFonts w:eastAsia="Times New Roman"/>
              </w:rPr>
              <w:t>-16.1</w:t>
            </w:r>
          </w:p>
        </w:tc>
        <w:tc>
          <w:tcPr>
            <w:tcW w:w="1410" w:type="dxa"/>
            <w:tcBorders>
              <w:top w:val="nil"/>
              <w:left w:val="nil"/>
              <w:bottom w:val="nil"/>
              <w:right w:val="nil"/>
            </w:tcBorders>
            <w:tcMar>
              <w:top w:w="100" w:type="dxa"/>
              <w:left w:w="100" w:type="dxa"/>
              <w:bottom w:w="100" w:type="dxa"/>
              <w:right w:w="100" w:type="dxa"/>
            </w:tcMar>
          </w:tcPr>
          <w:p w14:paraId="6F49E3F4" w14:textId="77777777" w:rsidR="00D70396" w:rsidRPr="007D3A3E" w:rsidRDefault="00CB13CA">
            <w:pPr>
              <w:ind w:left="100"/>
              <w:rPr>
                <w:rFonts w:eastAsia="Times New Roman"/>
              </w:rPr>
            </w:pPr>
            <w:r w:rsidRPr="007D3A3E">
              <w:rPr>
                <w:rFonts w:eastAsia="Times New Roman"/>
              </w:rPr>
              <w:t>-46.5</w:t>
            </w:r>
          </w:p>
        </w:tc>
        <w:tc>
          <w:tcPr>
            <w:tcW w:w="1305" w:type="dxa"/>
            <w:tcBorders>
              <w:top w:val="nil"/>
              <w:left w:val="nil"/>
              <w:bottom w:val="nil"/>
              <w:right w:val="nil"/>
            </w:tcBorders>
            <w:tcMar>
              <w:top w:w="100" w:type="dxa"/>
              <w:left w:w="100" w:type="dxa"/>
              <w:bottom w:w="100" w:type="dxa"/>
              <w:right w:w="100" w:type="dxa"/>
            </w:tcMar>
          </w:tcPr>
          <w:p w14:paraId="00BAFDF5" w14:textId="77777777" w:rsidR="00D70396" w:rsidRPr="007D3A3E" w:rsidRDefault="00CB13CA">
            <w:pPr>
              <w:ind w:left="100"/>
              <w:rPr>
                <w:rFonts w:eastAsia="Times New Roman"/>
              </w:rPr>
            </w:pPr>
            <w:r w:rsidRPr="007D3A3E">
              <w:rPr>
                <w:rFonts w:eastAsia="Times New Roman"/>
              </w:rPr>
              <w:t>-27.1</w:t>
            </w:r>
          </w:p>
        </w:tc>
        <w:tc>
          <w:tcPr>
            <w:tcW w:w="1410" w:type="dxa"/>
            <w:tcBorders>
              <w:top w:val="nil"/>
              <w:left w:val="nil"/>
              <w:bottom w:val="nil"/>
              <w:right w:val="nil"/>
            </w:tcBorders>
            <w:tcMar>
              <w:top w:w="100" w:type="dxa"/>
              <w:left w:w="100" w:type="dxa"/>
              <w:bottom w:w="100" w:type="dxa"/>
              <w:right w:w="100" w:type="dxa"/>
            </w:tcMar>
          </w:tcPr>
          <w:p w14:paraId="20AD4C4A" w14:textId="77777777" w:rsidR="00D70396" w:rsidRPr="007D3A3E" w:rsidRDefault="00CB13CA">
            <w:pPr>
              <w:ind w:left="100"/>
              <w:rPr>
                <w:rFonts w:eastAsia="Times New Roman"/>
              </w:rPr>
            </w:pPr>
            <w:r w:rsidRPr="007D3A3E">
              <w:rPr>
                <w:rFonts w:eastAsia="Times New Roman"/>
              </w:rPr>
              <w:t>-65.1</w:t>
            </w:r>
          </w:p>
        </w:tc>
      </w:tr>
      <w:tr w:rsidR="00D70396" w:rsidRPr="007D3A3E" w14:paraId="29AD5445" w14:textId="77777777">
        <w:trPr>
          <w:trHeight w:val="660"/>
        </w:trPr>
        <w:tc>
          <w:tcPr>
            <w:tcW w:w="1455" w:type="dxa"/>
            <w:tcBorders>
              <w:top w:val="nil"/>
              <w:left w:val="nil"/>
              <w:bottom w:val="nil"/>
              <w:right w:val="nil"/>
            </w:tcBorders>
            <w:tcMar>
              <w:top w:w="100" w:type="dxa"/>
              <w:left w:w="100" w:type="dxa"/>
              <w:bottom w:w="100" w:type="dxa"/>
              <w:right w:w="100" w:type="dxa"/>
            </w:tcMar>
          </w:tcPr>
          <w:p w14:paraId="49EA3D72" w14:textId="77777777" w:rsidR="00D70396" w:rsidRPr="007D3A3E" w:rsidRDefault="00CB13CA">
            <w:pPr>
              <w:ind w:left="100"/>
              <w:rPr>
                <w:rFonts w:eastAsia="Times New Roman"/>
              </w:rPr>
            </w:pPr>
            <w:r w:rsidRPr="007D3A3E">
              <w:rPr>
                <w:rFonts w:eastAsia="Times New Roman"/>
              </w:rPr>
              <w:t>New Caledonia</w:t>
            </w:r>
          </w:p>
        </w:tc>
        <w:tc>
          <w:tcPr>
            <w:tcW w:w="1470" w:type="dxa"/>
            <w:tcBorders>
              <w:top w:val="nil"/>
              <w:left w:val="nil"/>
              <w:bottom w:val="nil"/>
              <w:right w:val="nil"/>
            </w:tcBorders>
            <w:tcMar>
              <w:top w:w="100" w:type="dxa"/>
              <w:left w:w="100" w:type="dxa"/>
              <w:bottom w:w="100" w:type="dxa"/>
              <w:right w:w="100" w:type="dxa"/>
            </w:tcMar>
          </w:tcPr>
          <w:p w14:paraId="3A441DB0" w14:textId="77777777" w:rsidR="00D70396" w:rsidRPr="007D3A3E" w:rsidRDefault="00CB13CA">
            <w:pPr>
              <w:ind w:left="100"/>
              <w:rPr>
                <w:rFonts w:eastAsia="Times New Roman"/>
              </w:rPr>
            </w:pPr>
            <w:r w:rsidRPr="007D3A3E">
              <w:rPr>
                <w:rFonts w:eastAsia="Times New Roman"/>
              </w:rPr>
              <w:t>28,465</w:t>
            </w:r>
          </w:p>
        </w:tc>
        <w:tc>
          <w:tcPr>
            <w:tcW w:w="990" w:type="dxa"/>
            <w:tcBorders>
              <w:top w:val="nil"/>
              <w:left w:val="nil"/>
              <w:bottom w:val="nil"/>
              <w:right w:val="nil"/>
            </w:tcBorders>
            <w:tcMar>
              <w:top w:w="100" w:type="dxa"/>
              <w:left w:w="100" w:type="dxa"/>
              <w:bottom w:w="100" w:type="dxa"/>
              <w:right w:w="100" w:type="dxa"/>
            </w:tcMar>
          </w:tcPr>
          <w:p w14:paraId="6233ADDF" w14:textId="77777777" w:rsidR="00D70396" w:rsidRPr="007D3A3E" w:rsidRDefault="00CB13CA">
            <w:pPr>
              <w:ind w:left="100"/>
              <w:rPr>
                <w:rFonts w:eastAsia="Times New Roman"/>
              </w:rPr>
            </w:pPr>
            <w:r w:rsidRPr="007D3A3E">
              <w:rPr>
                <w:rFonts w:eastAsia="Times New Roman"/>
              </w:rPr>
              <w:t>57.4</w:t>
            </w:r>
          </w:p>
        </w:tc>
        <w:tc>
          <w:tcPr>
            <w:tcW w:w="1305" w:type="dxa"/>
            <w:tcBorders>
              <w:top w:val="nil"/>
              <w:left w:val="nil"/>
              <w:bottom w:val="nil"/>
              <w:right w:val="nil"/>
            </w:tcBorders>
            <w:tcMar>
              <w:top w:w="100" w:type="dxa"/>
              <w:left w:w="100" w:type="dxa"/>
              <w:bottom w:w="100" w:type="dxa"/>
              <w:right w:w="100" w:type="dxa"/>
            </w:tcMar>
          </w:tcPr>
          <w:p w14:paraId="73A2220B" w14:textId="77777777" w:rsidR="00D70396" w:rsidRPr="007D3A3E" w:rsidRDefault="00CB13CA">
            <w:pPr>
              <w:ind w:left="100"/>
              <w:rPr>
                <w:rFonts w:eastAsia="Times New Roman"/>
              </w:rPr>
            </w:pPr>
            <w:r w:rsidRPr="007D3A3E">
              <w:rPr>
                <w:rFonts w:eastAsia="Times New Roman"/>
              </w:rPr>
              <w:t>-8.8</w:t>
            </w:r>
          </w:p>
        </w:tc>
        <w:tc>
          <w:tcPr>
            <w:tcW w:w="1410" w:type="dxa"/>
            <w:tcBorders>
              <w:top w:val="nil"/>
              <w:left w:val="nil"/>
              <w:bottom w:val="nil"/>
              <w:right w:val="nil"/>
            </w:tcBorders>
            <w:tcMar>
              <w:top w:w="100" w:type="dxa"/>
              <w:left w:w="100" w:type="dxa"/>
              <w:bottom w:w="100" w:type="dxa"/>
              <w:right w:w="100" w:type="dxa"/>
            </w:tcMar>
          </w:tcPr>
          <w:p w14:paraId="2E00FEA0" w14:textId="77777777" w:rsidR="00D70396" w:rsidRPr="007D3A3E" w:rsidRDefault="00CB13CA">
            <w:pPr>
              <w:ind w:left="100"/>
              <w:rPr>
                <w:rFonts w:eastAsia="Times New Roman"/>
              </w:rPr>
            </w:pPr>
            <w:r w:rsidRPr="007D3A3E">
              <w:rPr>
                <w:rFonts w:eastAsia="Times New Roman"/>
              </w:rPr>
              <w:t>-28.9</w:t>
            </w:r>
          </w:p>
        </w:tc>
        <w:tc>
          <w:tcPr>
            <w:tcW w:w="1305" w:type="dxa"/>
            <w:tcBorders>
              <w:top w:val="nil"/>
              <w:left w:val="nil"/>
              <w:bottom w:val="nil"/>
              <w:right w:val="nil"/>
            </w:tcBorders>
            <w:tcMar>
              <w:top w:w="100" w:type="dxa"/>
              <w:left w:w="100" w:type="dxa"/>
              <w:bottom w:w="100" w:type="dxa"/>
              <w:right w:w="100" w:type="dxa"/>
            </w:tcMar>
          </w:tcPr>
          <w:p w14:paraId="77351910" w14:textId="77777777" w:rsidR="00D70396" w:rsidRPr="007D3A3E" w:rsidRDefault="00CB13CA">
            <w:pPr>
              <w:ind w:left="100"/>
              <w:rPr>
                <w:rFonts w:eastAsia="Times New Roman"/>
              </w:rPr>
            </w:pPr>
            <w:r w:rsidRPr="007D3A3E">
              <w:rPr>
                <w:rFonts w:eastAsia="Times New Roman"/>
              </w:rPr>
              <w:t>-14.8</w:t>
            </w:r>
          </w:p>
        </w:tc>
        <w:tc>
          <w:tcPr>
            <w:tcW w:w="1410" w:type="dxa"/>
            <w:tcBorders>
              <w:top w:val="nil"/>
              <w:left w:val="nil"/>
              <w:bottom w:val="nil"/>
              <w:right w:val="nil"/>
            </w:tcBorders>
            <w:tcMar>
              <w:top w:w="100" w:type="dxa"/>
              <w:left w:w="100" w:type="dxa"/>
              <w:bottom w:w="100" w:type="dxa"/>
              <w:right w:w="100" w:type="dxa"/>
            </w:tcMar>
          </w:tcPr>
          <w:p w14:paraId="4B0F6BF4" w14:textId="77777777" w:rsidR="00D70396" w:rsidRPr="007D3A3E" w:rsidRDefault="00CB13CA">
            <w:pPr>
              <w:ind w:left="100"/>
              <w:rPr>
                <w:rFonts w:eastAsia="Times New Roman"/>
              </w:rPr>
            </w:pPr>
            <w:r w:rsidRPr="007D3A3E">
              <w:rPr>
                <w:rFonts w:eastAsia="Times New Roman"/>
              </w:rPr>
              <w:t>-43.7</w:t>
            </w:r>
          </w:p>
        </w:tc>
      </w:tr>
      <w:tr w:rsidR="00D70396" w:rsidRPr="007D3A3E" w14:paraId="477048A6" w14:textId="77777777">
        <w:trPr>
          <w:trHeight w:val="480"/>
        </w:trPr>
        <w:tc>
          <w:tcPr>
            <w:tcW w:w="1455" w:type="dxa"/>
            <w:tcBorders>
              <w:top w:val="nil"/>
              <w:left w:val="nil"/>
              <w:bottom w:val="nil"/>
              <w:right w:val="nil"/>
            </w:tcBorders>
            <w:tcMar>
              <w:top w:w="100" w:type="dxa"/>
              <w:left w:w="100" w:type="dxa"/>
              <w:bottom w:w="100" w:type="dxa"/>
              <w:right w:w="100" w:type="dxa"/>
            </w:tcMar>
          </w:tcPr>
          <w:p w14:paraId="7986B2BB" w14:textId="77777777" w:rsidR="00D70396" w:rsidRPr="007D3A3E" w:rsidRDefault="00CB13CA">
            <w:pPr>
              <w:ind w:left="100"/>
              <w:rPr>
                <w:rFonts w:eastAsia="Times New Roman"/>
              </w:rPr>
            </w:pPr>
            <w:r w:rsidRPr="007D3A3E">
              <w:rPr>
                <w:rFonts w:eastAsia="Times New Roman"/>
              </w:rPr>
              <w:t>Brunei</w:t>
            </w:r>
          </w:p>
        </w:tc>
        <w:tc>
          <w:tcPr>
            <w:tcW w:w="1470" w:type="dxa"/>
            <w:tcBorders>
              <w:top w:val="nil"/>
              <w:left w:val="nil"/>
              <w:bottom w:val="nil"/>
              <w:right w:val="nil"/>
            </w:tcBorders>
            <w:tcMar>
              <w:top w:w="100" w:type="dxa"/>
              <w:left w:w="100" w:type="dxa"/>
              <w:bottom w:w="100" w:type="dxa"/>
              <w:right w:w="100" w:type="dxa"/>
            </w:tcMar>
          </w:tcPr>
          <w:p w14:paraId="3F839DB4" w14:textId="77777777" w:rsidR="00D70396" w:rsidRPr="007D3A3E" w:rsidRDefault="00CB13CA">
            <w:pPr>
              <w:ind w:left="100"/>
              <w:rPr>
                <w:rFonts w:eastAsia="Times New Roman"/>
              </w:rPr>
            </w:pPr>
            <w:r w:rsidRPr="007D3A3E">
              <w:rPr>
                <w:rFonts w:eastAsia="Times New Roman"/>
              </w:rPr>
              <w:t>28,259</w:t>
            </w:r>
          </w:p>
        </w:tc>
        <w:tc>
          <w:tcPr>
            <w:tcW w:w="990" w:type="dxa"/>
            <w:tcBorders>
              <w:top w:val="nil"/>
              <w:left w:val="nil"/>
              <w:bottom w:val="nil"/>
              <w:right w:val="nil"/>
            </w:tcBorders>
            <w:tcMar>
              <w:top w:w="100" w:type="dxa"/>
              <w:left w:w="100" w:type="dxa"/>
              <w:bottom w:w="100" w:type="dxa"/>
              <w:right w:w="100" w:type="dxa"/>
            </w:tcMar>
          </w:tcPr>
          <w:p w14:paraId="3745E047" w14:textId="77777777" w:rsidR="00D70396" w:rsidRPr="007D3A3E" w:rsidRDefault="00CB13CA">
            <w:pPr>
              <w:ind w:left="100"/>
              <w:rPr>
                <w:rFonts w:eastAsia="Times New Roman"/>
              </w:rPr>
            </w:pPr>
            <w:r w:rsidRPr="007D3A3E">
              <w:rPr>
                <w:rFonts w:eastAsia="Times New Roman"/>
              </w:rPr>
              <w:t>26.5</w:t>
            </w:r>
          </w:p>
        </w:tc>
        <w:tc>
          <w:tcPr>
            <w:tcW w:w="1305" w:type="dxa"/>
            <w:tcBorders>
              <w:top w:val="nil"/>
              <w:left w:val="nil"/>
              <w:bottom w:val="nil"/>
              <w:right w:val="nil"/>
            </w:tcBorders>
            <w:tcMar>
              <w:top w:w="100" w:type="dxa"/>
              <w:left w:w="100" w:type="dxa"/>
              <w:bottom w:w="100" w:type="dxa"/>
              <w:right w:w="100" w:type="dxa"/>
            </w:tcMar>
          </w:tcPr>
          <w:p w14:paraId="0EB9CE20" w14:textId="77777777" w:rsidR="00D70396" w:rsidRPr="007D3A3E" w:rsidRDefault="00CB13CA">
            <w:pPr>
              <w:ind w:left="100"/>
              <w:rPr>
                <w:rFonts w:eastAsia="Times New Roman"/>
              </w:rPr>
            </w:pPr>
            <w:r w:rsidRPr="007D3A3E">
              <w:rPr>
                <w:rFonts w:eastAsia="Times New Roman"/>
              </w:rPr>
              <w:t>-15.1</w:t>
            </w:r>
          </w:p>
        </w:tc>
        <w:tc>
          <w:tcPr>
            <w:tcW w:w="1410" w:type="dxa"/>
            <w:tcBorders>
              <w:top w:val="nil"/>
              <w:left w:val="nil"/>
              <w:bottom w:val="nil"/>
              <w:right w:val="nil"/>
            </w:tcBorders>
            <w:tcMar>
              <w:top w:w="100" w:type="dxa"/>
              <w:left w:w="100" w:type="dxa"/>
              <w:bottom w:w="100" w:type="dxa"/>
              <w:right w:w="100" w:type="dxa"/>
            </w:tcMar>
          </w:tcPr>
          <w:p w14:paraId="09255C4C" w14:textId="77777777" w:rsidR="00D70396" w:rsidRPr="007D3A3E" w:rsidRDefault="00CB13CA">
            <w:pPr>
              <w:ind w:left="100"/>
              <w:rPr>
                <w:rFonts w:eastAsia="Times New Roman"/>
              </w:rPr>
            </w:pPr>
            <w:r w:rsidRPr="007D3A3E">
              <w:rPr>
                <w:rFonts w:eastAsia="Times New Roman"/>
              </w:rPr>
              <w:t>-44.4</w:t>
            </w:r>
          </w:p>
        </w:tc>
        <w:tc>
          <w:tcPr>
            <w:tcW w:w="1305" w:type="dxa"/>
            <w:tcBorders>
              <w:top w:val="nil"/>
              <w:left w:val="nil"/>
              <w:bottom w:val="nil"/>
              <w:right w:val="nil"/>
            </w:tcBorders>
            <w:tcMar>
              <w:top w:w="100" w:type="dxa"/>
              <w:left w:w="100" w:type="dxa"/>
              <w:bottom w:w="100" w:type="dxa"/>
              <w:right w:w="100" w:type="dxa"/>
            </w:tcMar>
          </w:tcPr>
          <w:p w14:paraId="79528BB3" w14:textId="77777777" w:rsidR="00D70396" w:rsidRPr="007D3A3E" w:rsidRDefault="00CB13CA">
            <w:pPr>
              <w:ind w:left="100"/>
              <w:rPr>
                <w:rFonts w:eastAsia="Times New Roman"/>
              </w:rPr>
            </w:pPr>
            <w:r w:rsidRPr="007D3A3E">
              <w:rPr>
                <w:rFonts w:eastAsia="Times New Roman"/>
              </w:rPr>
              <w:t>-23.8</w:t>
            </w:r>
          </w:p>
        </w:tc>
        <w:tc>
          <w:tcPr>
            <w:tcW w:w="1410" w:type="dxa"/>
            <w:tcBorders>
              <w:top w:val="nil"/>
              <w:left w:val="nil"/>
              <w:bottom w:val="nil"/>
              <w:right w:val="nil"/>
            </w:tcBorders>
            <w:tcMar>
              <w:top w:w="100" w:type="dxa"/>
              <w:left w:w="100" w:type="dxa"/>
              <w:bottom w:w="100" w:type="dxa"/>
              <w:right w:w="100" w:type="dxa"/>
            </w:tcMar>
          </w:tcPr>
          <w:p w14:paraId="6EC645CA" w14:textId="77777777" w:rsidR="00D70396" w:rsidRPr="007D3A3E" w:rsidRDefault="00CB13CA">
            <w:pPr>
              <w:ind w:left="100"/>
              <w:rPr>
                <w:rFonts w:eastAsia="Times New Roman"/>
              </w:rPr>
            </w:pPr>
            <w:r w:rsidRPr="007D3A3E">
              <w:rPr>
                <w:rFonts w:eastAsia="Times New Roman"/>
              </w:rPr>
              <w:t>-60.4</w:t>
            </w:r>
          </w:p>
        </w:tc>
      </w:tr>
      <w:tr w:rsidR="00D70396" w:rsidRPr="007D3A3E" w14:paraId="070F1FB2" w14:textId="77777777">
        <w:trPr>
          <w:trHeight w:val="480"/>
        </w:trPr>
        <w:tc>
          <w:tcPr>
            <w:tcW w:w="1455" w:type="dxa"/>
            <w:tcBorders>
              <w:top w:val="nil"/>
              <w:left w:val="nil"/>
              <w:bottom w:val="nil"/>
              <w:right w:val="nil"/>
            </w:tcBorders>
            <w:tcMar>
              <w:top w:w="100" w:type="dxa"/>
              <w:left w:w="100" w:type="dxa"/>
              <w:bottom w:w="100" w:type="dxa"/>
              <w:right w:w="100" w:type="dxa"/>
            </w:tcMar>
          </w:tcPr>
          <w:p w14:paraId="399FE24B" w14:textId="77777777" w:rsidR="00D70396" w:rsidRPr="007D3A3E" w:rsidRDefault="00CB13CA">
            <w:pPr>
              <w:ind w:left="100"/>
              <w:rPr>
                <w:rFonts w:eastAsia="Times New Roman"/>
              </w:rPr>
            </w:pPr>
            <w:r w:rsidRPr="007D3A3E">
              <w:rPr>
                <w:rFonts w:eastAsia="Times New Roman"/>
              </w:rPr>
              <w:t>Grenada</w:t>
            </w:r>
          </w:p>
        </w:tc>
        <w:tc>
          <w:tcPr>
            <w:tcW w:w="1470" w:type="dxa"/>
            <w:tcBorders>
              <w:top w:val="nil"/>
              <w:left w:val="nil"/>
              <w:bottom w:val="nil"/>
              <w:right w:val="nil"/>
            </w:tcBorders>
            <w:tcMar>
              <w:top w:w="100" w:type="dxa"/>
              <w:left w:w="100" w:type="dxa"/>
              <w:bottom w:w="100" w:type="dxa"/>
              <w:right w:w="100" w:type="dxa"/>
            </w:tcMar>
          </w:tcPr>
          <w:p w14:paraId="45B936DB" w14:textId="77777777" w:rsidR="00D70396" w:rsidRPr="007D3A3E" w:rsidRDefault="00CB13CA">
            <w:pPr>
              <w:ind w:left="100"/>
              <w:rPr>
                <w:rFonts w:eastAsia="Times New Roman"/>
              </w:rPr>
            </w:pPr>
            <w:r w:rsidRPr="007D3A3E">
              <w:rPr>
                <w:rFonts w:eastAsia="Times New Roman"/>
              </w:rPr>
              <w:t>23,150</w:t>
            </w:r>
          </w:p>
        </w:tc>
        <w:tc>
          <w:tcPr>
            <w:tcW w:w="990" w:type="dxa"/>
            <w:tcBorders>
              <w:top w:val="nil"/>
              <w:left w:val="nil"/>
              <w:bottom w:val="nil"/>
              <w:right w:val="nil"/>
            </w:tcBorders>
            <w:tcMar>
              <w:top w:w="100" w:type="dxa"/>
              <w:left w:w="100" w:type="dxa"/>
              <w:bottom w:w="100" w:type="dxa"/>
              <w:right w:w="100" w:type="dxa"/>
            </w:tcMar>
          </w:tcPr>
          <w:p w14:paraId="6D7A40B4" w14:textId="77777777" w:rsidR="00D70396" w:rsidRPr="007D3A3E" w:rsidRDefault="00CB13CA">
            <w:pPr>
              <w:ind w:left="100"/>
              <w:rPr>
                <w:rFonts w:eastAsia="Times New Roman"/>
              </w:rPr>
            </w:pPr>
            <w:r w:rsidRPr="007D3A3E">
              <w:rPr>
                <w:rFonts w:eastAsia="Times New Roman"/>
              </w:rPr>
              <w:t>53.9</w:t>
            </w:r>
          </w:p>
        </w:tc>
        <w:tc>
          <w:tcPr>
            <w:tcW w:w="1305" w:type="dxa"/>
            <w:tcBorders>
              <w:top w:val="nil"/>
              <w:left w:val="nil"/>
              <w:bottom w:val="nil"/>
              <w:right w:val="nil"/>
            </w:tcBorders>
            <w:tcMar>
              <w:top w:w="100" w:type="dxa"/>
              <w:left w:w="100" w:type="dxa"/>
              <w:bottom w:w="100" w:type="dxa"/>
              <w:right w:w="100" w:type="dxa"/>
            </w:tcMar>
          </w:tcPr>
          <w:p w14:paraId="06112EBB" w14:textId="77777777" w:rsidR="00D70396" w:rsidRPr="007D3A3E" w:rsidRDefault="00CB13CA">
            <w:pPr>
              <w:ind w:left="100"/>
              <w:rPr>
                <w:rFonts w:eastAsia="Times New Roman"/>
              </w:rPr>
            </w:pPr>
            <w:r w:rsidRPr="007D3A3E">
              <w:rPr>
                <w:rFonts w:eastAsia="Times New Roman"/>
              </w:rPr>
              <w:t>-15.9</w:t>
            </w:r>
          </w:p>
        </w:tc>
        <w:tc>
          <w:tcPr>
            <w:tcW w:w="1410" w:type="dxa"/>
            <w:tcBorders>
              <w:top w:val="nil"/>
              <w:left w:val="nil"/>
              <w:bottom w:val="nil"/>
              <w:right w:val="nil"/>
            </w:tcBorders>
            <w:tcMar>
              <w:top w:w="100" w:type="dxa"/>
              <w:left w:w="100" w:type="dxa"/>
              <w:bottom w:w="100" w:type="dxa"/>
              <w:right w:w="100" w:type="dxa"/>
            </w:tcMar>
          </w:tcPr>
          <w:p w14:paraId="5C3A80CB" w14:textId="77777777" w:rsidR="00D70396" w:rsidRPr="007D3A3E" w:rsidRDefault="00CB13CA">
            <w:pPr>
              <w:ind w:left="100"/>
              <w:rPr>
                <w:rFonts w:eastAsia="Times New Roman"/>
              </w:rPr>
            </w:pPr>
            <w:r w:rsidRPr="007D3A3E">
              <w:rPr>
                <w:rFonts w:eastAsia="Times New Roman"/>
              </w:rPr>
              <w:t>-46.1</w:t>
            </w:r>
          </w:p>
        </w:tc>
        <w:tc>
          <w:tcPr>
            <w:tcW w:w="1305" w:type="dxa"/>
            <w:tcBorders>
              <w:top w:val="nil"/>
              <w:left w:val="nil"/>
              <w:bottom w:val="nil"/>
              <w:right w:val="nil"/>
            </w:tcBorders>
            <w:tcMar>
              <w:top w:w="100" w:type="dxa"/>
              <w:left w:w="100" w:type="dxa"/>
              <w:bottom w:w="100" w:type="dxa"/>
              <w:right w:w="100" w:type="dxa"/>
            </w:tcMar>
          </w:tcPr>
          <w:p w14:paraId="4B6BC2D0" w14:textId="77777777" w:rsidR="00D70396" w:rsidRPr="007D3A3E" w:rsidRDefault="00CB13CA">
            <w:pPr>
              <w:ind w:left="100"/>
              <w:rPr>
                <w:rFonts w:eastAsia="Times New Roman"/>
              </w:rPr>
            </w:pPr>
            <w:r w:rsidRPr="007D3A3E">
              <w:rPr>
                <w:rFonts w:eastAsia="Times New Roman"/>
              </w:rPr>
              <w:t>-24.6</w:t>
            </w:r>
          </w:p>
        </w:tc>
        <w:tc>
          <w:tcPr>
            <w:tcW w:w="1410" w:type="dxa"/>
            <w:tcBorders>
              <w:top w:val="nil"/>
              <w:left w:val="nil"/>
              <w:bottom w:val="nil"/>
              <w:right w:val="nil"/>
            </w:tcBorders>
            <w:tcMar>
              <w:top w:w="100" w:type="dxa"/>
              <w:left w:w="100" w:type="dxa"/>
              <w:bottom w:w="100" w:type="dxa"/>
              <w:right w:w="100" w:type="dxa"/>
            </w:tcMar>
          </w:tcPr>
          <w:p w14:paraId="001D81F4" w14:textId="77777777" w:rsidR="00D70396" w:rsidRPr="007D3A3E" w:rsidRDefault="00CB13CA">
            <w:pPr>
              <w:ind w:left="100"/>
              <w:rPr>
                <w:rFonts w:eastAsia="Times New Roman"/>
              </w:rPr>
            </w:pPr>
            <w:r w:rsidRPr="007D3A3E">
              <w:rPr>
                <w:rFonts w:eastAsia="Times New Roman"/>
              </w:rPr>
              <w:t>-61.6</w:t>
            </w:r>
          </w:p>
        </w:tc>
      </w:tr>
      <w:tr w:rsidR="00D70396" w:rsidRPr="007D3A3E" w14:paraId="7E1006AD" w14:textId="77777777">
        <w:trPr>
          <w:trHeight w:val="660"/>
        </w:trPr>
        <w:tc>
          <w:tcPr>
            <w:tcW w:w="1455" w:type="dxa"/>
            <w:tcBorders>
              <w:top w:val="nil"/>
              <w:left w:val="nil"/>
              <w:bottom w:val="nil"/>
              <w:right w:val="nil"/>
            </w:tcBorders>
            <w:tcMar>
              <w:top w:w="100" w:type="dxa"/>
              <w:left w:w="100" w:type="dxa"/>
              <w:bottom w:w="100" w:type="dxa"/>
              <w:right w:w="100" w:type="dxa"/>
            </w:tcMar>
          </w:tcPr>
          <w:p w14:paraId="6A3FB007" w14:textId="77777777" w:rsidR="00D70396" w:rsidRPr="007D3A3E" w:rsidRDefault="00CB13CA">
            <w:pPr>
              <w:ind w:left="100"/>
              <w:rPr>
                <w:rFonts w:eastAsia="Times New Roman"/>
              </w:rPr>
            </w:pPr>
            <w:r w:rsidRPr="007D3A3E">
              <w:rPr>
                <w:rFonts w:eastAsia="Times New Roman"/>
              </w:rPr>
              <w:t>Solomon Islands</w:t>
            </w:r>
          </w:p>
        </w:tc>
        <w:tc>
          <w:tcPr>
            <w:tcW w:w="1470" w:type="dxa"/>
            <w:tcBorders>
              <w:top w:val="nil"/>
              <w:left w:val="nil"/>
              <w:bottom w:val="nil"/>
              <w:right w:val="nil"/>
            </w:tcBorders>
            <w:tcMar>
              <w:top w:w="100" w:type="dxa"/>
              <w:left w:w="100" w:type="dxa"/>
              <w:bottom w:w="100" w:type="dxa"/>
              <w:right w:w="100" w:type="dxa"/>
            </w:tcMar>
          </w:tcPr>
          <w:p w14:paraId="2850E5E2" w14:textId="77777777" w:rsidR="00D70396" w:rsidRPr="007D3A3E" w:rsidRDefault="00CB13CA">
            <w:pPr>
              <w:ind w:left="100"/>
              <w:rPr>
                <w:rFonts w:eastAsia="Times New Roman"/>
              </w:rPr>
            </w:pPr>
            <w:r w:rsidRPr="007D3A3E">
              <w:rPr>
                <w:rFonts w:eastAsia="Times New Roman"/>
              </w:rPr>
              <w:t>21,984</w:t>
            </w:r>
          </w:p>
        </w:tc>
        <w:tc>
          <w:tcPr>
            <w:tcW w:w="990" w:type="dxa"/>
            <w:tcBorders>
              <w:top w:val="nil"/>
              <w:left w:val="nil"/>
              <w:bottom w:val="nil"/>
              <w:right w:val="nil"/>
            </w:tcBorders>
            <w:tcMar>
              <w:top w:w="100" w:type="dxa"/>
              <w:left w:w="100" w:type="dxa"/>
              <w:bottom w:w="100" w:type="dxa"/>
              <w:right w:w="100" w:type="dxa"/>
            </w:tcMar>
          </w:tcPr>
          <w:p w14:paraId="428FE87E" w14:textId="77777777" w:rsidR="00D70396" w:rsidRPr="007D3A3E" w:rsidRDefault="00CB13CA">
            <w:pPr>
              <w:ind w:left="100"/>
              <w:rPr>
                <w:rFonts w:eastAsia="Times New Roman"/>
              </w:rPr>
            </w:pPr>
            <w:r w:rsidRPr="007D3A3E">
              <w:rPr>
                <w:rFonts w:eastAsia="Times New Roman"/>
              </w:rPr>
              <w:t>79.5</w:t>
            </w:r>
          </w:p>
        </w:tc>
        <w:tc>
          <w:tcPr>
            <w:tcW w:w="1305" w:type="dxa"/>
            <w:tcBorders>
              <w:top w:val="nil"/>
              <w:left w:val="nil"/>
              <w:bottom w:val="nil"/>
              <w:right w:val="nil"/>
            </w:tcBorders>
            <w:tcMar>
              <w:top w:w="100" w:type="dxa"/>
              <w:left w:w="100" w:type="dxa"/>
              <w:bottom w:w="100" w:type="dxa"/>
              <w:right w:w="100" w:type="dxa"/>
            </w:tcMar>
          </w:tcPr>
          <w:p w14:paraId="25D6F800" w14:textId="77777777" w:rsidR="00D70396" w:rsidRPr="007D3A3E" w:rsidRDefault="00CB13CA">
            <w:pPr>
              <w:ind w:left="100"/>
              <w:rPr>
                <w:rFonts w:eastAsia="Times New Roman"/>
              </w:rPr>
            </w:pPr>
            <w:r w:rsidRPr="007D3A3E">
              <w:rPr>
                <w:rFonts w:eastAsia="Times New Roman"/>
              </w:rPr>
              <w:t>-14.9</w:t>
            </w:r>
          </w:p>
        </w:tc>
        <w:tc>
          <w:tcPr>
            <w:tcW w:w="1410" w:type="dxa"/>
            <w:tcBorders>
              <w:top w:val="nil"/>
              <w:left w:val="nil"/>
              <w:bottom w:val="nil"/>
              <w:right w:val="nil"/>
            </w:tcBorders>
            <w:tcMar>
              <w:top w:w="100" w:type="dxa"/>
              <w:left w:w="100" w:type="dxa"/>
              <w:bottom w:w="100" w:type="dxa"/>
              <w:right w:w="100" w:type="dxa"/>
            </w:tcMar>
          </w:tcPr>
          <w:p w14:paraId="42F4E3C1" w14:textId="77777777" w:rsidR="00D70396" w:rsidRPr="007D3A3E" w:rsidRDefault="00CB13CA">
            <w:pPr>
              <w:ind w:left="100"/>
              <w:rPr>
                <w:rFonts w:eastAsia="Times New Roman"/>
              </w:rPr>
            </w:pPr>
            <w:r w:rsidRPr="007D3A3E">
              <w:rPr>
                <w:rFonts w:eastAsia="Times New Roman"/>
              </w:rPr>
              <w:t>-43.9</w:t>
            </w:r>
          </w:p>
        </w:tc>
        <w:tc>
          <w:tcPr>
            <w:tcW w:w="1305" w:type="dxa"/>
            <w:tcBorders>
              <w:top w:val="nil"/>
              <w:left w:val="nil"/>
              <w:bottom w:val="nil"/>
              <w:right w:val="nil"/>
            </w:tcBorders>
            <w:tcMar>
              <w:top w:w="100" w:type="dxa"/>
              <w:left w:w="100" w:type="dxa"/>
              <w:bottom w:w="100" w:type="dxa"/>
              <w:right w:w="100" w:type="dxa"/>
            </w:tcMar>
          </w:tcPr>
          <w:p w14:paraId="47D22F17" w14:textId="77777777" w:rsidR="00D70396" w:rsidRPr="007D3A3E" w:rsidRDefault="00CB13CA">
            <w:pPr>
              <w:ind w:left="100"/>
              <w:rPr>
                <w:rFonts w:eastAsia="Times New Roman"/>
              </w:rPr>
            </w:pPr>
            <w:r w:rsidRPr="007D3A3E">
              <w:rPr>
                <w:rFonts w:eastAsia="Times New Roman"/>
              </w:rPr>
              <w:t>-23.8</w:t>
            </w:r>
          </w:p>
        </w:tc>
        <w:tc>
          <w:tcPr>
            <w:tcW w:w="1410" w:type="dxa"/>
            <w:tcBorders>
              <w:top w:val="nil"/>
              <w:left w:val="nil"/>
              <w:bottom w:val="nil"/>
              <w:right w:val="nil"/>
            </w:tcBorders>
            <w:tcMar>
              <w:top w:w="100" w:type="dxa"/>
              <w:left w:w="100" w:type="dxa"/>
              <w:bottom w:w="100" w:type="dxa"/>
              <w:right w:w="100" w:type="dxa"/>
            </w:tcMar>
          </w:tcPr>
          <w:p w14:paraId="6565663C" w14:textId="77777777" w:rsidR="00D70396" w:rsidRPr="007D3A3E" w:rsidRDefault="00CB13CA">
            <w:pPr>
              <w:ind w:left="100"/>
              <w:rPr>
                <w:rFonts w:eastAsia="Times New Roman"/>
              </w:rPr>
            </w:pPr>
            <w:r w:rsidRPr="007D3A3E">
              <w:rPr>
                <w:rFonts w:eastAsia="Times New Roman"/>
              </w:rPr>
              <w:t>-60.4</w:t>
            </w:r>
          </w:p>
        </w:tc>
      </w:tr>
      <w:tr w:rsidR="00D70396" w:rsidRPr="007D3A3E" w14:paraId="259634CE" w14:textId="77777777">
        <w:trPr>
          <w:trHeight w:val="480"/>
        </w:trPr>
        <w:tc>
          <w:tcPr>
            <w:tcW w:w="1455" w:type="dxa"/>
            <w:tcBorders>
              <w:top w:val="nil"/>
              <w:left w:val="nil"/>
              <w:bottom w:val="nil"/>
              <w:right w:val="nil"/>
            </w:tcBorders>
            <w:tcMar>
              <w:top w:w="100" w:type="dxa"/>
              <w:left w:w="100" w:type="dxa"/>
              <w:bottom w:w="100" w:type="dxa"/>
              <w:right w:w="100" w:type="dxa"/>
            </w:tcMar>
          </w:tcPr>
          <w:p w14:paraId="47DD16DB" w14:textId="77777777" w:rsidR="00D70396" w:rsidRPr="007D3A3E" w:rsidRDefault="00CB13CA">
            <w:pPr>
              <w:ind w:left="100"/>
              <w:rPr>
                <w:rFonts w:eastAsia="Times New Roman"/>
              </w:rPr>
            </w:pPr>
            <w:r w:rsidRPr="007D3A3E">
              <w:rPr>
                <w:rFonts w:eastAsia="Times New Roman"/>
              </w:rPr>
              <w:t>Anguilla</w:t>
            </w:r>
          </w:p>
        </w:tc>
        <w:tc>
          <w:tcPr>
            <w:tcW w:w="1470" w:type="dxa"/>
            <w:tcBorders>
              <w:top w:val="nil"/>
              <w:left w:val="nil"/>
              <w:bottom w:val="nil"/>
              <w:right w:val="nil"/>
            </w:tcBorders>
            <w:tcMar>
              <w:top w:w="100" w:type="dxa"/>
              <w:left w:w="100" w:type="dxa"/>
              <w:bottom w:w="100" w:type="dxa"/>
              <w:right w:w="100" w:type="dxa"/>
            </w:tcMar>
          </w:tcPr>
          <w:p w14:paraId="07C29AB7" w14:textId="77777777" w:rsidR="00D70396" w:rsidRPr="007D3A3E" w:rsidRDefault="00CB13CA">
            <w:pPr>
              <w:ind w:left="100"/>
              <w:rPr>
                <w:rFonts w:eastAsia="Times New Roman"/>
              </w:rPr>
            </w:pPr>
            <w:r w:rsidRPr="007D3A3E">
              <w:rPr>
                <w:rFonts w:eastAsia="Times New Roman"/>
              </w:rPr>
              <w:t>19,685</w:t>
            </w:r>
          </w:p>
        </w:tc>
        <w:tc>
          <w:tcPr>
            <w:tcW w:w="990" w:type="dxa"/>
            <w:tcBorders>
              <w:top w:val="nil"/>
              <w:left w:val="nil"/>
              <w:bottom w:val="nil"/>
              <w:right w:val="nil"/>
            </w:tcBorders>
            <w:tcMar>
              <w:top w:w="100" w:type="dxa"/>
              <w:left w:w="100" w:type="dxa"/>
              <w:bottom w:w="100" w:type="dxa"/>
              <w:right w:w="100" w:type="dxa"/>
            </w:tcMar>
          </w:tcPr>
          <w:p w14:paraId="4FB61913" w14:textId="77777777" w:rsidR="00D70396" w:rsidRPr="007D3A3E" w:rsidRDefault="00CB13CA">
            <w:pPr>
              <w:ind w:left="100"/>
              <w:rPr>
                <w:rFonts w:eastAsia="Times New Roman"/>
              </w:rPr>
            </w:pPr>
            <w:r w:rsidRPr="007D3A3E">
              <w:rPr>
                <w:rFonts w:eastAsia="Times New Roman"/>
              </w:rPr>
              <w:t>41.9</w:t>
            </w:r>
          </w:p>
        </w:tc>
        <w:tc>
          <w:tcPr>
            <w:tcW w:w="1305" w:type="dxa"/>
            <w:tcBorders>
              <w:top w:val="nil"/>
              <w:left w:val="nil"/>
              <w:bottom w:val="nil"/>
              <w:right w:val="nil"/>
            </w:tcBorders>
            <w:tcMar>
              <w:top w:w="100" w:type="dxa"/>
              <w:left w:w="100" w:type="dxa"/>
              <w:bottom w:w="100" w:type="dxa"/>
              <w:right w:w="100" w:type="dxa"/>
            </w:tcMar>
          </w:tcPr>
          <w:p w14:paraId="17ECC964" w14:textId="77777777" w:rsidR="00D70396" w:rsidRPr="007D3A3E" w:rsidRDefault="00CB13CA">
            <w:pPr>
              <w:ind w:left="100"/>
              <w:rPr>
                <w:rFonts w:eastAsia="Times New Roman"/>
              </w:rPr>
            </w:pPr>
            <w:r w:rsidRPr="007D3A3E">
              <w:rPr>
                <w:rFonts w:eastAsia="Times New Roman"/>
              </w:rPr>
              <w:t>-16.1</w:t>
            </w:r>
          </w:p>
        </w:tc>
        <w:tc>
          <w:tcPr>
            <w:tcW w:w="1410" w:type="dxa"/>
            <w:tcBorders>
              <w:top w:val="nil"/>
              <w:left w:val="nil"/>
              <w:bottom w:val="nil"/>
              <w:right w:val="nil"/>
            </w:tcBorders>
            <w:tcMar>
              <w:top w:w="100" w:type="dxa"/>
              <w:left w:w="100" w:type="dxa"/>
              <w:bottom w:w="100" w:type="dxa"/>
              <w:right w:w="100" w:type="dxa"/>
            </w:tcMar>
          </w:tcPr>
          <w:p w14:paraId="71F6D2D9" w14:textId="77777777" w:rsidR="00D70396" w:rsidRPr="007D3A3E" w:rsidRDefault="00CB13CA">
            <w:pPr>
              <w:ind w:left="100"/>
              <w:rPr>
                <w:rFonts w:eastAsia="Times New Roman"/>
              </w:rPr>
            </w:pPr>
            <w:r w:rsidRPr="007D3A3E">
              <w:rPr>
                <w:rFonts w:eastAsia="Times New Roman"/>
              </w:rPr>
              <w:t>-46.5</w:t>
            </w:r>
          </w:p>
        </w:tc>
        <w:tc>
          <w:tcPr>
            <w:tcW w:w="1305" w:type="dxa"/>
            <w:tcBorders>
              <w:top w:val="nil"/>
              <w:left w:val="nil"/>
              <w:bottom w:val="nil"/>
              <w:right w:val="nil"/>
            </w:tcBorders>
            <w:tcMar>
              <w:top w:w="100" w:type="dxa"/>
              <w:left w:w="100" w:type="dxa"/>
              <w:bottom w:w="100" w:type="dxa"/>
              <w:right w:w="100" w:type="dxa"/>
            </w:tcMar>
          </w:tcPr>
          <w:p w14:paraId="2503C0A6" w14:textId="77777777" w:rsidR="00D70396" w:rsidRPr="007D3A3E" w:rsidRDefault="00CB13CA">
            <w:pPr>
              <w:ind w:left="100"/>
              <w:rPr>
                <w:rFonts w:eastAsia="Times New Roman"/>
              </w:rPr>
            </w:pPr>
            <w:r w:rsidRPr="007D3A3E">
              <w:rPr>
                <w:rFonts w:eastAsia="Times New Roman"/>
              </w:rPr>
              <w:t>-25.2</w:t>
            </w:r>
          </w:p>
        </w:tc>
        <w:tc>
          <w:tcPr>
            <w:tcW w:w="1410" w:type="dxa"/>
            <w:tcBorders>
              <w:top w:val="nil"/>
              <w:left w:val="nil"/>
              <w:bottom w:val="nil"/>
              <w:right w:val="nil"/>
            </w:tcBorders>
            <w:tcMar>
              <w:top w:w="100" w:type="dxa"/>
              <w:left w:w="100" w:type="dxa"/>
              <w:bottom w:w="100" w:type="dxa"/>
              <w:right w:w="100" w:type="dxa"/>
            </w:tcMar>
          </w:tcPr>
          <w:p w14:paraId="1C0276D9" w14:textId="77777777" w:rsidR="00D70396" w:rsidRPr="007D3A3E" w:rsidRDefault="00CB13CA">
            <w:pPr>
              <w:ind w:left="100"/>
              <w:rPr>
                <w:rFonts w:eastAsia="Times New Roman"/>
              </w:rPr>
            </w:pPr>
            <w:r w:rsidRPr="007D3A3E">
              <w:rPr>
                <w:rFonts w:eastAsia="Times New Roman"/>
              </w:rPr>
              <w:t>-62.4</w:t>
            </w:r>
          </w:p>
        </w:tc>
      </w:tr>
      <w:tr w:rsidR="00D70396" w:rsidRPr="007D3A3E" w14:paraId="4269CBD4" w14:textId="77777777">
        <w:trPr>
          <w:trHeight w:val="480"/>
        </w:trPr>
        <w:tc>
          <w:tcPr>
            <w:tcW w:w="1455" w:type="dxa"/>
            <w:tcBorders>
              <w:top w:val="nil"/>
              <w:left w:val="nil"/>
              <w:bottom w:val="nil"/>
              <w:right w:val="nil"/>
            </w:tcBorders>
            <w:tcMar>
              <w:top w:w="100" w:type="dxa"/>
              <w:left w:w="100" w:type="dxa"/>
              <w:bottom w:w="100" w:type="dxa"/>
              <w:right w:w="100" w:type="dxa"/>
            </w:tcMar>
          </w:tcPr>
          <w:p w14:paraId="0E7491BD" w14:textId="77777777" w:rsidR="00D70396" w:rsidRPr="007D3A3E" w:rsidRDefault="00CB13CA">
            <w:pPr>
              <w:ind w:left="100"/>
              <w:rPr>
                <w:rFonts w:eastAsia="Times New Roman"/>
              </w:rPr>
            </w:pPr>
            <w:r w:rsidRPr="007D3A3E">
              <w:rPr>
                <w:rFonts w:eastAsia="Times New Roman"/>
              </w:rPr>
              <w:t>Cook Islands</w:t>
            </w:r>
          </w:p>
        </w:tc>
        <w:tc>
          <w:tcPr>
            <w:tcW w:w="1470" w:type="dxa"/>
            <w:tcBorders>
              <w:top w:val="nil"/>
              <w:left w:val="nil"/>
              <w:bottom w:val="nil"/>
              <w:right w:val="nil"/>
            </w:tcBorders>
            <w:tcMar>
              <w:top w:w="100" w:type="dxa"/>
              <w:left w:w="100" w:type="dxa"/>
              <w:bottom w:w="100" w:type="dxa"/>
              <w:right w:w="100" w:type="dxa"/>
            </w:tcMar>
          </w:tcPr>
          <w:p w14:paraId="2907BD67" w14:textId="77777777" w:rsidR="00D70396" w:rsidRPr="007D3A3E" w:rsidRDefault="00CB13CA">
            <w:pPr>
              <w:ind w:left="100"/>
              <w:rPr>
                <w:rFonts w:eastAsia="Times New Roman"/>
              </w:rPr>
            </w:pPr>
            <w:r w:rsidRPr="007D3A3E">
              <w:rPr>
                <w:rFonts w:eastAsia="Times New Roman"/>
              </w:rPr>
              <w:t>19,106</w:t>
            </w:r>
          </w:p>
        </w:tc>
        <w:tc>
          <w:tcPr>
            <w:tcW w:w="990" w:type="dxa"/>
            <w:tcBorders>
              <w:top w:val="nil"/>
              <w:left w:val="nil"/>
              <w:bottom w:val="nil"/>
              <w:right w:val="nil"/>
            </w:tcBorders>
            <w:tcMar>
              <w:top w:w="100" w:type="dxa"/>
              <w:left w:w="100" w:type="dxa"/>
              <w:bottom w:w="100" w:type="dxa"/>
              <w:right w:w="100" w:type="dxa"/>
            </w:tcMar>
          </w:tcPr>
          <w:p w14:paraId="28F9E5AC" w14:textId="77777777" w:rsidR="00D70396" w:rsidRPr="007D3A3E" w:rsidRDefault="00CB13CA">
            <w:pPr>
              <w:ind w:left="100"/>
              <w:rPr>
                <w:rFonts w:eastAsia="Times New Roman"/>
              </w:rPr>
            </w:pPr>
            <w:r w:rsidRPr="007D3A3E">
              <w:rPr>
                <w:rFonts w:eastAsia="Times New Roman"/>
              </w:rPr>
              <w:t>41.9</w:t>
            </w:r>
          </w:p>
        </w:tc>
        <w:tc>
          <w:tcPr>
            <w:tcW w:w="1305" w:type="dxa"/>
            <w:tcBorders>
              <w:top w:val="nil"/>
              <w:left w:val="nil"/>
              <w:bottom w:val="nil"/>
              <w:right w:val="nil"/>
            </w:tcBorders>
            <w:tcMar>
              <w:top w:w="100" w:type="dxa"/>
              <w:left w:w="100" w:type="dxa"/>
              <w:bottom w:w="100" w:type="dxa"/>
              <w:right w:w="100" w:type="dxa"/>
            </w:tcMar>
          </w:tcPr>
          <w:p w14:paraId="15ECB561" w14:textId="77777777" w:rsidR="00D70396" w:rsidRPr="007D3A3E" w:rsidRDefault="00CB13CA">
            <w:pPr>
              <w:ind w:left="100"/>
              <w:rPr>
                <w:rFonts w:eastAsia="Times New Roman"/>
              </w:rPr>
            </w:pPr>
            <w:r w:rsidRPr="007D3A3E">
              <w:rPr>
                <w:rFonts w:eastAsia="Times New Roman"/>
              </w:rPr>
              <w:t>-15.1</w:t>
            </w:r>
          </w:p>
        </w:tc>
        <w:tc>
          <w:tcPr>
            <w:tcW w:w="1410" w:type="dxa"/>
            <w:tcBorders>
              <w:top w:val="nil"/>
              <w:left w:val="nil"/>
              <w:bottom w:val="nil"/>
              <w:right w:val="nil"/>
            </w:tcBorders>
            <w:tcMar>
              <w:top w:w="100" w:type="dxa"/>
              <w:left w:w="100" w:type="dxa"/>
              <w:bottom w:w="100" w:type="dxa"/>
              <w:right w:w="100" w:type="dxa"/>
            </w:tcMar>
          </w:tcPr>
          <w:p w14:paraId="34F6FF10" w14:textId="77777777" w:rsidR="00D70396" w:rsidRPr="007D3A3E" w:rsidRDefault="00CB13CA">
            <w:pPr>
              <w:ind w:left="100"/>
              <w:rPr>
                <w:rFonts w:eastAsia="Times New Roman"/>
              </w:rPr>
            </w:pPr>
            <w:r w:rsidRPr="007D3A3E">
              <w:rPr>
                <w:rFonts w:eastAsia="Times New Roman"/>
              </w:rPr>
              <w:t>-44.4</w:t>
            </w:r>
          </w:p>
        </w:tc>
        <w:tc>
          <w:tcPr>
            <w:tcW w:w="1305" w:type="dxa"/>
            <w:tcBorders>
              <w:top w:val="nil"/>
              <w:left w:val="nil"/>
              <w:bottom w:val="nil"/>
              <w:right w:val="nil"/>
            </w:tcBorders>
            <w:tcMar>
              <w:top w:w="100" w:type="dxa"/>
              <w:left w:w="100" w:type="dxa"/>
              <w:bottom w:w="100" w:type="dxa"/>
              <w:right w:w="100" w:type="dxa"/>
            </w:tcMar>
          </w:tcPr>
          <w:p w14:paraId="02A3E4D4" w14:textId="77777777" w:rsidR="00D70396" w:rsidRPr="007D3A3E" w:rsidRDefault="00CB13CA">
            <w:pPr>
              <w:ind w:left="100"/>
              <w:rPr>
                <w:rFonts w:eastAsia="Times New Roman"/>
              </w:rPr>
            </w:pPr>
            <w:r w:rsidRPr="007D3A3E">
              <w:rPr>
                <w:rFonts w:eastAsia="Times New Roman"/>
              </w:rPr>
              <w:t>-23.9</w:t>
            </w:r>
          </w:p>
        </w:tc>
        <w:tc>
          <w:tcPr>
            <w:tcW w:w="1410" w:type="dxa"/>
            <w:tcBorders>
              <w:top w:val="nil"/>
              <w:left w:val="nil"/>
              <w:bottom w:val="nil"/>
              <w:right w:val="nil"/>
            </w:tcBorders>
            <w:tcMar>
              <w:top w:w="100" w:type="dxa"/>
              <w:left w:w="100" w:type="dxa"/>
              <w:bottom w:w="100" w:type="dxa"/>
              <w:right w:w="100" w:type="dxa"/>
            </w:tcMar>
          </w:tcPr>
          <w:p w14:paraId="648E4E96" w14:textId="77777777" w:rsidR="00D70396" w:rsidRPr="007D3A3E" w:rsidRDefault="00CB13CA">
            <w:pPr>
              <w:ind w:left="100"/>
              <w:rPr>
                <w:rFonts w:eastAsia="Times New Roman"/>
              </w:rPr>
            </w:pPr>
            <w:r w:rsidRPr="007D3A3E">
              <w:rPr>
                <w:rFonts w:eastAsia="Times New Roman"/>
              </w:rPr>
              <w:t>-60.5</w:t>
            </w:r>
          </w:p>
        </w:tc>
      </w:tr>
      <w:tr w:rsidR="00D70396" w:rsidRPr="007D3A3E" w14:paraId="332B7DE3" w14:textId="77777777">
        <w:trPr>
          <w:trHeight w:val="480"/>
        </w:trPr>
        <w:tc>
          <w:tcPr>
            <w:tcW w:w="1455" w:type="dxa"/>
            <w:tcBorders>
              <w:top w:val="nil"/>
              <w:left w:val="nil"/>
              <w:bottom w:val="nil"/>
              <w:right w:val="nil"/>
            </w:tcBorders>
            <w:tcMar>
              <w:top w:w="100" w:type="dxa"/>
              <w:left w:w="100" w:type="dxa"/>
              <w:bottom w:w="100" w:type="dxa"/>
              <w:right w:w="100" w:type="dxa"/>
            </w:tcMar>
          </w:tcPr>
          <w:p w14:paraId="6FBD4DBE" w14:textId="77777777" w:rsidR="00D70396" w:rsidRPr="007D3A3E" w:rsidRDefault="00CB13CA">
            <w:pPr>
              <w:ind w:left="100"/>
              <w:rPr>
                <w:rFonts w:eastAsia="Times New Roman"/>
              </w:rPr>
            </w:pPr>
            <w:r w:rsidRPr="007D3A3E">
              <w:rPr>
                <w:rFonts w:eastAsia="Times New Roman"/>
              </w:rPr>
              <w:t>Cambodia</w:t>
            </w:r>
          </w:p>
        </w:tc>
        <w:tc>
          <w:tcPr>
            <w:tcW w:w="1470" w:type="dxa"/>
            <w:tcBorders>
              <w:top w:val="nil"/>
              <w:left w:val="nil"/>
              <w:bottom w:val="nil"/>
              <w:right w:val="nil"/>
            </w:tcBorders>
            <w:tcMar>
              <w:top w:w="100" w:type="dxa"/>
              <w:left w:w="100" w:type="dxa"/>
              <w:bottom w:w="100" w:type="dxa"/>
              <w:right w:w="100" w:type="dxa"/>
            </w:tcMar>
          </w:tcPr>
          <w:p w14:paraId="4C5C6809" w14:textId="77777777" w:rsidR="00D70396" w:rsidRPr="007D3A3E" w:rsidRDefault="00CB13CA">
            <w:pPr>
              <w:ind w:left="100"/>
              <w:rPr>
                <w:rFonts w:eastAsia="Times New Roman"/>
              </w:rPr>
            </w:pPr>
            <w:r w:rsidRPr="007D3A3E">
              <w:rPr>
                <w:rFonts w:eastAsia="Times New Roman"/>
              </w:rPr>
              <w:t>18,285</w:t>
            </w:r>
          </w:p>
        </w:tc>
        <w:tc>
          <w:tcPr>
            <w:tcW w:w="990" w:type="dxa"/>
            <w:tcBorders>
              <w:top w:val="nil"/>
              <w:left w:val="nil"/>
              <w:bottom w:val="nil"/>
              <w:right w:val="nil"/>
            </w:tcBorders>
            <w:tcMar>
              <w:top w:w="100" w:type="dxa"/>
              <w:left w:w="100" w:type="dxa"/>
              <w:bottom w:w="100" w:type="dxa"/>
              <w:right w:w="100" w:type="dxa"/>
            </w:tcMar>
          </w:tcPr>
          <w:p w14:paraId="100FFE69" w14:textId="77777777" w:rsidR="00D70396" w:rsidRPr="007D3A3E" w:rsidRDefault="00CB13CA">
            <w:pPr>
              <w:ind w:left="100"/>
              <w:rPr>
                <w:rFonts w:eastAsia="Times New Roman"/>
              </w:rPr>
            </w:pPr>
            <w:r w:rsidRPr="007D3A3E">
              <w:rPr>
                <w:rFonts w:eastAsia="Times New Roman"/>
              </w:rPr>
              <w:t>15.3</w:t>
            </w:r>
          </w:p>
        </w:tc>
        <w:tc>
          <w:tcPr>
            <w:tcW w:w="1305" w:type="dxa"/>
            <w:tcBorders>
              <w:top w:val="nil"/>
              <w:left w:val="nil"/>
              <w:bottom w:val="nil"/>
              <w:right w:val="nil"/>
            </w:tcBorders>
            <w:tcMar>
              <w:top w:w="100" w:type="dxa"/>
              <w:left w:w="100" w:type="dxa"/>
              <w:bottom w:w="100" w:type="dxa"/>
              <w:right w:w="100" w:type="dxa"/>
            </w:tcMar>
          </w:tcPr>
          <w:p w14:paraId="509FAD27" w14:textId="77777777" w:rsidR="00D70396" w:rsidRPr="007D3A3E" w:rsidRDefault="00CB13CA">
            <w:pPr>
              <w:ind w:left="100"/>
              <w:rPr>
                <w:rFonts w:eastAsia="Times New Roman"/>
              </w:rPr>
            </w:pPr>
            <w:r w:rsidRPr="007D3A3E">
              <w:rPr>
                <w:rFonts w:eastAsia="Times New Roman"/>
              </w:rPr>
              <w:t>-15</w:t>
            </w:r>
          </w:p>
        </w:tc>
        <w:tc>
          <w:tcPr>
            <w:tcW w:w="1410" w:type="dxa"/>
            <w:tcBorders>
              <w:top w:val="nil"/>
              <w:left w:val="nil"/>
              <w:bottom w:val="nil"/>
              <w:right w:val="nil"/>
            </w:tcBorders>
            <w:tcMar>
              <w:top w:w="100" w:type="dxa"/>
              <w:left w:w="100" w:type="dxa"/>
              <w:bottom w:w="100" w:type="dxa"/>
              <w:right w:w="100" w:type="dxa"/>
            </w:tcMar>
          </w:tcPr>
          <w:p w14:paraId="18C2950D" w14:textId="77777777" w:rsidR="00D70396" w:rsidRPr="007D3A3E" w:rsidRDefault="00CB13CA">
            <w:pPr>
              <w:ind w:left="100"/>
              <w:rPr>
                <w:rFonts w:eastAsia="Times New Roman"/>
              </w:rPr>
            </w:pPr>
            <w:r w:rsidRPr="007D3A3E">
              <w:rPr>
                <w:rFonts w:eastAsia="Times New Roman"/>
              </w:rPr>
              <w:t>-44.3</w:t>
            </w:r>
          </w:p>
        </w:tc>
        <w:tc>
          <w:tcPr>
            <w:tcW w:w="1305" w:type="dxa"/>
            <w:tcBorders>
              <w:top w:val="nil"/>
              <w:left w:val="nil"/>
              <w:bottom w:val="nil"/>
              <w:right w:val="nil"/>
            </w:tcBorders>
            <w:tcMar>
              <w:top w:w="100" w:type="dxa"/>
              <w:left w:w="100" w:type="dxa"/>
              <w:bottom w:w="100" w:type="dxa"/>
              <w:right w:w="100" w:type="dxa"/>
            </w:tcMar>
          </w:tcPr>
          <w:p w14:paraId="7BDCCC11" w14:textId="77777777" w:rsidR="00D70396" w:rsidRPr="007D3A3E" w:rsidRDefault="00CB13CA">
            <w:pPr>
              <w:ind w:left="100"/>
              <w:rPr>
                <w:rFonts w:eastAsia="Times New Roman"/>
              </w:rPr>
            </w:pPr>
            <w:r w:rsidRPr="007D3A3E">
              <w:rPr>
                <w:rFonts w:eastAsia="Times New Roman"/>
              </w:rPr>
              <w:t>-24.6</w:t>
            </w:r>
          </w:p>
        </w:tc>
        <w:tc>
          <w:tcPr>
            <w:tcW w:w="1410" w:type="dxa"/>
            <w:tcBorders>
              <w:top w:val="nil"/>
              <w:left w:val="nil"/>
              <w:bottom w:val="nil"/>
              <w:right w:val="nil"/>
            </w:tcBorders>
            <w:tcMar>
              <w:top w:w="100" w:type="dxa"/>
              <w:left w:w="100" w:type="dxa"/>
              <w:bottom w:w="100" w:type="dxa"/>
              <w:right w:w="100" w:type="dxa"/>
            </w:tcMar>
          </w:tcPr>
          <w:p w14:paraId="608D98CB" w14:textId="77777777" w:rsidR="00D70396" w:rsidRPr="007D3A3E" w:rsidRDefault="00CB13CA">
            <w:pPr>
              <w:ind w:left="100"/>
              <w:rPr>
                <w:rFonts w:eastAsia="Times New Roman"/>
              </w:rPr>
            </w:pPr>
            <w:r w:rsidRPr="007D3A3E">
              <w:rPr>
                <w:rFonts w:eastAsia="Times New Roman"/>
              </w:rPr>
              <w:t>-61.5</w:t>
            </w:r>
          </w:p>
        </w:tc>
      </w:tr>
      <w:tr w:rsidR="00D70396" w:rsidRPr="007D3A3E" w14:paraId="02F4E6F5" w14:textId="77777777">
        <w:trPr>
          <w:trHeight w:val="480"/>
        </w:trPr>
        <w:tc>
          <w:tcPr>
            <w:tcW w:w="1455" w:type="dxa"/>
            <w:tcBorders>
              <w:top w:val="nil"/>
              <w:left w:val="nil"/>
              <w:bottom w:val="nil"/>
              <w:right w:val="nil"/>
            </w:tcBorders>
            <w:tcMar>
              <w:top w:w="100" w:type="dxa"/>
              <w:left w:w="100" w:type="dxa"/>
              <w:bottom w:w="100" w:type="dxa"/>
              <w:right w:w="100" w:type="dxa"/>
            </w:tcMar>
          </w:tcPr>
          <w:p w14:paraId="268934A6" w14:textId="77777777" w:rsidR="00D70396" w:rsidRPr="007D3A3E" w:rsidRDefault="00CB13CA">
            <w:pPr>
              <w:ind w:left="100"/>
              <w:rPr>
                <w:rFonts w:eastAsia="Times New Roman"/>
              </w:rPr>
            </w:pPr>
            <w:r w:rsidRPr="007D3A3E">
              <w:rPr>
                <w:rFonts w:eastAsia="Times New Roman"/>
              </w:rPr>
              <w:t>Micronesia</w:t>
            </w:r>
          </w:p>
        </w:tc>
        <w:tc>
          <w:tcPr>
            <w:tcW w:w="1470" w:type="dxa"/>
            <w:tcBorders>
              <w:top w:val="nil"/>
              <w:left w:val="nil"/>
              <w:bottom w:val="nil"/>
              <w:right w:val="nil"/>
            </w:tcBorders>
            <w:tcMar>
              <w:top w:w="100" w:type="dxa"/>
              <w:left w:w="100" w:type="dxa"/>
              <w:bottom w:w="100" w:type="dxa"/>
              <w:right w:w="100" w:type="dxa"/>
            </w:tcMar>
          </w:tcPr>
          <w:p w14:paraId="78B58D35" w14:textId="77777777" w:rsidR="00D70396" w:rsidRPr="007D3A3E" w:rsidRDefault="00CB13CA">
            <w:pPr>
              <w:ind w:left="100"/>
              <w:rPr>
                <w:rFonts w:eastAsia="Times New Roman"/>
              </w:rPr>
            </w:pPr>
            <w:r w:rsidRPr="007D3A3E">
              <w:rPr>
                <w:rFonts w:eastAsia="Times New Roman"/>
              </w:rPr>
              <w:t>18,108</w:t>
            </w:r>
          </w:p>
        </w:tc>
        <w:tc>
          <w:tcPr>
            <w:tcW w:w="990" w:type="dxa"/>
            <w:tcBorders>
              <w:top w:val="nil"/>
              <w:left w:val="nil"/>
              <w:bottom w:val="nil"/>
              <w:right w:val="nil"/>
            </w:tcBorders>
            <w:tcMar>
              <w:top w:w="100" w:type="dxa"/>
              <w:left w:w="100" w:type="dxa"/>
              <w:bottom w:w="100" w:type="dxa"/>
              <w:right w:w="100" w:type="dxa"/>
            </w:tcMar>
          </w:tcPr>
          <w:p w14:paraId="67F72057" w14:textId="77777777" w:rsidR="00D70396" w:rsidRPr="007D3A3E" w:rsidRDefault="00CB13CA">
            <w:pPr>
              <w:ind w:left="100"/>
              <w:rPr>
                <w:rFonts w:eastAsia="Times New Roman"/>
              </w:rPr>
            </w:pPr>
            <w:r w:rsidRPr="007D3A3E">
              <w:rPr>
                <w:rFonts w:eastAsia="Times New Roman"/>
              </w:rPr>
              <w:t>86.3</w:t>
            </w:r>
          </w:p>
        </w:tc>
        <w:tc>
          <w:tcPr>
            <w:tcW w:w="1305" w:type="dxa"/>
            <w:tcBorders>
              <w:top w:val="nil"/>
              <w:left w:val="nil"/>
              <w:bottom w:val="nil"/>
              <w:right w:val="nil"/>
            </w:tcBorders>
            <w:tcMar>
              <w:top w:w="100" w:type="dxa"/>
              <w:left w:w="100" w:type="dxa"/>
              <w:bottom w:w="100" w:type="dxa"/>
              <w:right w:w="100" w:type="dxa"/>
            </w:tcMar>
          </w:tcPr>
          <w:p w14:paraId="0EA08DA3" w14:textId="77777777" w:rsidR="00D70396" w:rsidRPr="007D3A3E" w:rsidRDefault="00CB13CA">
            <w:pPr>
              <w:ind w:left="100"/>
              <w:rPr>
                <w:rFonts w:eastAsia="Times New Roman"/>
              </w:rPr>
            </w:pPr>
            <w:r w:rsidRPr="007D3A3E">
              <w:rPr>
                <w:rFonts w:eastAsia="Times New Roman"/>
              </w:rPr>
              <w:t>-15.2</w:t>
            </w:r>
          </w:p>
        </w:tc>
        <w:tc>
          <w:tcPr>
            <w:tcW w:w="1410" w:type="dxa"/>
            <w:tcBorders>
              <w:top w:val="nil"/>
              <w:left w:val="nil"/>
              <w:bottom w:val="nil"/>
              <w:right w:val="nil"/>
            </w:tcBorders>
            <w:tcMar>
              <w:top w:w="100" w:type="dxa"/>
              <w:left w:w="100" w:type="dxa"/>
              <w:bottom w:w="100" w:type="dxa"/>
              <w:right w:w="100" w:type="dxa"/>
            </w:tcMar>
          </w:tcPr>
          <w:p w14:paraId="40666C7F" w14:textId="77777777" w:rsidR="00D70396" w:rsidRPr="007D3A3E" w:rsidRDefault="00CB13CA">
            <w:pPr>
              <w:ind w:left="100"/>
              <w:rPr>
                <w:rFonts w:eastAsia="Times New Roman"/>
              </w:rPr>
            </w:pPr>
            <w:r w:rsidRPr="007D3A3E">
              <w:rPr>
                <w:rFonts w:eastAsia="Times New Roman"/>
              </w:rPr>
              <w:t>-44.6</w:t>
            </w:r>
          </w:p>
        </w:tc>
        <w:tc>
          <w:tcPr>
            <w:tcW w:w="1305" w:type="dxa"/>
            <w:tcBorders>
              <w:top w:val="nil"/>
              <w:left w:val="nil"/>
              <w:bottom w:val="nil"/>
              <w:right w:val="nil"/>
            </w:tcBorders>
            <w:tcMar>
              <w:top w:w="100" w:type="dxa"/>
              <w:left w:w="100" w:type="dxa"/>
              <w:bottom w:w="100" w:type="dxa"/>
              <w:right w:w="100" w:type="dxa"/>
            </w:tcMar>
          </w:tcPr>
          <w:p w14:paraId="345D2C83" w14:textId="77777777" w:rsidR="00D70396" w:rsidRPr="007D3A3E" w:rsidRDefault="00CB13CA">
            <w:pPr>
              <w:ind w:left="100"/>
              <w:rPr>
                <w:rFonts w:eastAsia="Times New Roman"/>
              </w:rPr>
            </w:pPr>
            <w:r w:rsidRPr="007D3A3E">
              <w:rPr>
                <w:rFonts w:eastAsia="Times New Roman"/>
              </w:rPr>
              <w:t>-24.2</w:t>
            </w:r>
          </w:p>
        </w:tc>
        <w:tc>
          <w:tcPr>
            <w:tcW w:w="1410" w:type="dxa"/>
            <w:tcBorders>
              <w:top w:val="nil"/>
              <w:left w:val="nil"/>
              <w:bottom w:val="nil"/>
              <w:right w:val="nil"/>
            </w:tcBorders>
            <w:tcMar>
              <w:top w:w="100" w:type="dxa"/>
              <w:left w:w="100" w:type="dxa"/>
              <w:bottom w:w="100" w:type="dxa"/>
              <w:right w:w="100" w:type="dxa"/>
            </w:tcMar>
          </w:tcPr>
          <w:p w14:paraId="75817866" w14:textId="77777777" w:rsidR="00D70396" w:rsidRPr="007D3A3E" w:rsidRDefault="00CB13CA">
            <w:pPr>
              <w:ind w:left="100"/>
              <w:rPr>
                <w:rFonts w:eastAsia="Times New Roman"/>
              </w:rPr>
            </w:pPr>
            <w:r w:rsidRPr="007D3A3E">
              <w:rPr>
                <w:rFonts w:eastAsia="Times New Roman"/>
              </w:rPr>
              <w:t>-61</w:t>
            </w:r>
          </w:p>
        </w:tc>
      </w:tr>
      <w:tr w:rsidR="00D70396" w:rsidRPr="007D3A3E" w14:paraId="36B1196E" w14:textId="77777777">
        <w:trPr>
          <w:trHeight w:val="480"/>
        </w:trPr>
        <w:tc>
          <w:tcPr>
            <w:tcW w:w="1455" w:type="dxa"/>
            <w:tcBorders>
              <w:top w:val="nil"/>
              <w:left w:val="nil"/>
              <w:bottom w:val="nil"/>
              <w:right w:val="nil"/>
            </w:tcBorders>
            <w:tcMar>
              <w:top w:w="100" w:type="dxa"/>
              <w:left w:w="100" w:type="dxa"/>
              <w:bottom w:w="100" w:type="dxa"/>
              <w:right w:w="100" w:type="dxa"/>
            </w:tcMar>
          </w:tcPr>
          <w:p w14:paraId="084CE8E6" w14:textId="77777777" w:rsidR="00D70396" w:rsidRPr="007D3A3E" w:rsidRDefault="00CB13CA">
            <w:pPr>
              <w:ind w:left="100"/>
              <w:rPr>
                <w:rFonts w:eastAsia="Times New Roman"/>
              </w:rPr>
            </w:pPr>
            <w:r w:rsidRPr="007D3A3E">
              <w:rPr>
                <w:rFonts w:eastAsia="Times New Roman"/>
              </w:rPr>
              <w:t>Haiti</w:t>
            </w:r>
          </w:p>
        </w:tc>
        <w:tc>
          <w:tcPr>
            <w:tcW w:w="1470" w:type="dxa"/>
            <w:tcBorders>
              <w:top w:val="nil"/>
              <w:left w:val="nil"/>
              <w:bottom w:val="nil"/>
              <w:right w:val="nil"/>
            </w:tcBorders>
            <w:tcMar>
              <w:top w:w="100" w:type="dxa"/>
              <w:left w:w="100" w:type="dxa"/>
              <w:bottom w:w="100" w:type="dxa"/>
              <w:right w:w="100" w:type="dxa"/>
            </w:tcMar>
          </w:tcPr>
          <w:p w14:paraId="098F7343" w14:textId="77777777" w:rsidR="00D70396" w:rsidRPr="007D3A3E" w:rsidRDefault="00CB13CA">
            <w:pPr>
              <w:ind w:left="100"/>
              <w:rPr>
                <w:rFonts w:eastAsia="Times New Roman"/>
              </w:rPr>
            </w:pPr>
            <w:r w:rsidRPr="007D3A3E">
              <w:rPr>
                <w:rFonts w:eastAsia="Times New Roman"/>
              </w:rPr>
              <w:t>15,206</w:t>
            </w:r>
          </w:p>
        </w:tc>
        <w:tc>
          <w:tcPr>
            <w:tcW w:w="990" w:type="dxa"/>
            <w:tcBorders>
              <w:top w:val="nil"/>
              <w:left w:val="nil"/>
              <w:bottom w:val="nil"/>
              <w:right w:val="nil"/>
            </w:tcBorders>
            <w:tcMar>
              <w:top w:w="100" w:type="dxa"/>
              <w:left w:w="100" w:type="dxa"/>
              <w:bottom w:w="100" w:type="dxa"/>
              <w:right w:w="100" w:type="dxa"/>
            </w:tcMar>
          </w:tcPr>
          <w:p w14:paraId="5F45822F" w14:textId="77777777" w:rsidR="00D70396" w:rsidRPr="007D3A3E" w:rsidRDefault="00CB13CA">
            <w:pPr>
              <w:ind w:left="100"/>
              <w:rPr>
                <w:rFonts w:eastAsia="Times New Roman"/>
              </w:rPr>
            </w:pPr>
            <w:r w:rsidRPr="007D3A3E">
              <w:rPr>
                <w:rFonts w:eastAsia="Times New Roman"/>
              </w:rPr>
              <w:t>31</w:t>
            </w:r>
          </w:p>
        </w:tc>
        <w:tc>
          <w:tcPr>
            <w:tcW w:w="1305" w:type="dxa"/>
            <w:tcBorders>
              <w:top w:val="nil"/>
              <w:left w:val="nil"/>
              <w:bottom w:val="nil"/>
              <w:right w:val="nil"/>
            </w:tcBorders>
            <w:tcMar>
              <w:top w:w="100" w:type="dxa"/>
              <w:left w:w="100" w:type="dxa"/>
              <w:bottom w:w="100" w:type="dxa"/>
              <w:right w:w="100" w:type="dxa"/>
            </w:tcMar>
          </w:tcPr>
          <w:p w14:paraId="08A02025" w14:textId="77777777" w:rsidR="00D70396" w:rsidRPr="007D3A3E" w:rsidRDefault="00CB13CA">
            <w:pPr>
              <w:ind w:left="100"/>
              <w:rPr>
                <w:rFonts w:eastAsia="Times New Roman"/>
              </w:rPr>
            </w:pPr>
            <w:r w:rsidRPr="007D3A3E">
              <w:rPr>
                <w:rFonts w:eastAsia="Times New Roman"/>
              </w:rPr>
              <w:t>-16</w:t>
            </w:r>
          </w:p>
        </w:tc>
        <w:tc>
          <w:tcPr>
            <w:tcW w:w="1410" w:type="dxa"/>
            <w:tcBorders>
              <w:top w:val="nil"/>
              <w:left w:val="nil"/>
              <w:bottom w:val="nil"/>
              <w:right w:val="nil"/>
            </w:tcBorders>
            <w:tcMar>
              <w:top w:w="100" w:type="dxa"/>
              <w:left w:w="100" w:type="dxa"/>
              <w:bottom w:w="100" w:type="dxa"/>
              <w:right w:w="100" w:type="dxa"/>
            </w:tcMar>
          </w:tcPr>
          <w:p w14:paraId="01FDDA93" w14:textId="77777777" w:rsidR="00D70396" w:rsidRPr="007D3A3E" w:rsidRDefault="00CB13CA">
            <w:pPr>
              <w:ind w:left="100"/>
              <w:rPr>
                <w:rFonts w:eastAsia="Times New Roman"/>
              </w:rPr>
            </w:pPr>
            <w:r w:rsidRPr="007D3A3E">
              <w:rPr>
                <w:rFonts w:eastAsia="Times New Roman"/>
              </w:rPr>
              <w:t>-46.2</w:t>
            </w:r>
          </w:p>
        </w:tc>
        <w:tc>
          <w:tcPr>
            <w:tcW w:w="1305" w:type="dxa"/>
            <w:tcBorders>
              <w:top w:val="nil"/>
              <w:left w:val="nil"/>
              <w:bottom w:val="nil"/>
              <w:right w:val="nil"/>
            </w:tcBorders>
            <w:tcMar>
              <w:top w:w="100" w:type="dxa"/>
              <w:left w:w="100" w:type="dxa"/>
              <w:bottom w:w="100" w:type="dxa"/>
              <w:right w:w="100" w:type="dxa"/>
            </w:tcMar>
          </w:tcPr>
          <w:p w14:paraId="02B6F68C" w14:textId="77777777" w:rsidR="00D70396" w:rsidRPr="007D3A3E" w:rsidRDefault="00CB13CA">
            <w:pPr>
              <w:ind w:left="100"/>
              <w:rPr>
                <w:rFonts w:eastAsia="Times New Roman"/>
              </w:rPr>
            </w:pPr>
            <w:r w:rsidRPr="007D3A3E">
              <w:rPr>
                <w:rFonts w:eastAsia="Times New Roman"/>
              </w:rPr>
              <w:t>-25.4</w:t>
            </w:r>
          </w:p>
        </w:tc>
        <w:tc>
          <w:tcPr>
            <w:tcW w:w="1410" w:type="dxa"/>
            <w:tcBorders>
              <w:top w:val="nil"/>
              <w:left w:val="nil"/>
              <w:bottom w:val="nil"/>
              <w:right w:val="nil"/>
            </w:tcBorders>
            <w:tcMar>
              <w:top w:w="100" w:type="dxa"/>
              <w:left w:w="100" w:type="dxa"/>
              <w:bottom w:w="100" w:type="dxa"/>
              <w:right w:w="100" w:type="dxa"/>
            </w:tcMar>
          </w:tcPr>
          <w:p w14:paraId="401D14BB" w14:textId="77777777" w:rsidR="00D70396" w:rsidRPr="007D3A3E" w:rsidRDefault="00CB13CA">
            <w:pPr>
              <w:ind w:left="100"/>
              <w:rPr>
                <w:rFonts w:eastAsia="Times New Roman"/>
              </w:rPr>
            </w:pPr>
            <w:r w:rsidRPr="007D3A3E">
              <w:rPr>
                <w:rFonts w:eastAsia="Times New Roman"/>
              </w:rPr>
              <w:t>-62.7</w:t>
            </w:r>
          </w:p>
        </w:tc>
      </w:tr>
      <w:tr w:rsidR="00D70396" w:rsidRPr="007D3A3E" w14:paraId="665788D7" w14:textId="77777777">
        <w:trPr>
          <w:trHeight w:val="480"/>
        </w:trPr>
        <w:tc>
          <w:tcPr>
            <w:tcW w:w="1455" w:type="dxa"/>
            <w:tcBorders>
              <w:top w:val="nil"/>
              <w:left w:val="nil"/>
              <w:bottom w:val="nil"/>
              <w:right w:val="nil"/>
            </w:tcBorders>
            <w:tcMar>
              <w:top w:w="100" w:type="dxa"/>
              <w:left w:w="100" w:type="dxa"/>
              <w:bottom w:w="100" w:type="dxa"/>
              <w:right w:w="100" w:type="dxa"/>
            </w:tcMar>
          </w:tcPr>
          <w:p w14:paraId="43295871" w14:textId="77777777" w:rsidR="00D70396" w:rsidRPr="007D3A3E" w:rsidRDefault="00CB13CA">
            <w:pPr>
              <w:ind w:left="100"/>
              <w:rPr>
                <w:rFonts w:eastAsia="Times New Roman"/>
              </w:rPr>
            </w:pPr>
            <w:r w:rsidRPr="007D3A3E">
              <w:rPr>
                <w:rFonts w:eastAsia="Times New Roman"/>
              </w:rPr>
              <w:t>Iran</w:t>
            </w:r>
          </w:p>
        </w:tc>
        <w:tc>
          <w:tcPr>
            <w:tcW w:w="1470" w:type="dxa"/>
            <w:tcBorders>
              <w:top w:val="nil"/>
              <w:left w:val="nil"/>
              <w:bottom w:val="nil"/>
              <w:right w:val="nil"/>
            </w:tcBorders>
            <w:tcMar>
              <w:top w:w="100" w:type="dxa"/>
              <w:left w:w="100" w:type="dxa"/>
              <w:bottom w:w="100" w:type="dxa"/>
              <w:right w:w="100" w:type="dxa"/>
            </w:tcMar>
          </w:tcPr>
          <w:p w14:paraId="2432CBD5" w14:textId="77777777" w:rsidR="00D70396" w:rsidRPr="007D3A3E" w:rsidRDefault="00CB13CA">
            <w:pPr>
              <w:ind w:left="100"/>
              <w:rPr>
                <w:rFonts w:eastAsia="Times New Roman"/>
              </w:rPr>
            </w:pPr>
            <w:r w:rsidRPr="007D3A3E">
              <w:rPr>
                <w:rFonts w:eastAsia="Times New Roman"/>
              </w:rPr>
              <w:t>13,345</w:t>
            </w:r>
          </w:p>
        </w:tc>
        <w:tc>
          <w:tcPr>
            <w:tcW w:w="990" w:type="dxa"/>
            <w:tcBorders>
              <w:top w:val="nil"/>
              <w:left w:val="nil"/>
              <w:bottom w:val="nil"/>
              <w:right w:val="nil"/>
            </w:tcBorders>
            <w:tcMar>
              <w:top w:w="100" w:type="dxa"/>
              <w:left w:w="100" w:type="dxa"/>
              <w:bottom w:w="100" w:type="dxa"/>
              <w:right w:w="100" w:type="dxa"/>
            </w:tcMar>
          </w:tcPr>
          <w:p w14:paraId="4BC2699E" w14:textId="77777777" w:rsidR="00D70396" w:rsidRPr="007D3A3E" w:rsidRDefault="00CB13CA">
            <w:pPr>
              <w:ind w:left="100"/>
              <w:rPr>
                <w:rFonts w:eastAsia="Times New Roman"/>
              </w:rPr>
            </w:pPr>
            <w:r w:rsidRPr="007D3A3E">
              <w:rPr>
                <w:rFonts w:eastAsia="Times New Roman"/>
              </w:rPr>
              <w:t>0</w:t>
            </w:r>
          </w:p>
        </w:tc>
        <w:tc>
          <w:tcPr>
            <w:tcW w:w="1305" w:type="dxa"/>
            <w:tcBorders>
              <w:top w:val="nil"/>
              <w:left w:val="nil"/>
              <w:bottom w:val="nil"/>
              <w:right w:val="nil"/>
            </w:tcBorders>
            <w:tcMar>
              <w:top w:w="100" w:type="dxa"/>
              <w:left w:w="100" w:type="dxa"/>
              <w:bottom w:w="100" w:type="dxa"/>
              <w:right w:w="100" w:type="dxa"/>
            </w:tcMar>
          </w:tcPr>
          <w:p w14:paraId="7C5AB7EC" w14:textId="77777777" w:rsidR="00D70396" w:rsidRPr="007D3A3E" w:rsidRDefault="00CB13CA">
            <w:pPr>
              <w:ind w:left="100"/>
              <w:rPr>
                <w:rFonts w:eastAsia="Times New Roman"/>
              </w:rPr>
            </w:pPr>
            <w:r w:rsidRPr="007D3A3E">
              <w:rPr>
                <w:rFonts w:eastAsia="Times New Roman"/>
              </w:rPr>
              <w:t>-7.8</w:t>
            </w:r>
          </w:p>
        </w:tc>
        <w:tc>
          <w:tcPr>
            <w:tcW w:w="1410" w:type="dxa"/>
            <w:tcBorders>
              <w:top w:val="nil"/>
              <w:left w:val="nil"/>
              <w:bottom w:val="nil"/>
              <w:right w:val="nil"/>
            </w:tcBorders>
            <w:tcMar>
              <w:top w:w="100" w:type="dxa"/>
              <w:left w:w="100" w:type="dxa"/>
              <w:bottom w:w="100" w:type="dxa"/>
              <w:right w:w="100" w:type="dxa"/>
            </w:tcMar>
          </w:tcPr>
          <w:p w14:paraId="3F4EDDA8" w14:textId="77777777" w:rsidR="00D70396" w:rsidRPr="007D3A3E" w:rsidRDefault="00CB13CA">
            <w:pPr>
              <w:ind w:left="100"/>
              <w:rPr>
                <w:rFonts w:eastAsia="Times New Roman"/>
              </w:rPr>
            </w:pPr>
            <w:r w:rsidRPr="007D3A3E">
              <w:rPr>
                <w:rFonts w:eastAsia="Times New Roman"/>
              </w:rPr>
              <w:t>-26.1</w:t>
            </w:r>
          </w:p>
        </w:tc>
        <w:tc>
          <w:tcPr>
            <w:tcW w:w="1305" w:type="dxa"/>
            <w:tcBorders>
              <w:top w:val="nil"/>
              <w:left w:val="nil"/>
              <w:bottom w:val="nil"/>
              <w:right w:val="nil"/>
            </w:tcBorders>
            <w:tcMar>
              <w:top w:w="100" w:type="dxa"/>
              <w:left w:w="100" w:type="dxa"/>
              <w:bottom w:w="100" w:type="dxa"/>
              <w:right w:w="100" w:type="dxa"/>
            </w:tcMar>
          </w:tcPr>
          <w:p w14:paraId="4F9A58DC" w14:textId="77777777" w:rsidR="00D70396" w:rsidRPr="007D3A3E" w:rsidRDefault="00CB13CA">
            <w:pPr>
              <w:ind w:left="100"/>
              <w:rPr>
                <w:rFonts w:eastAsia="Times New Roman"/>
              </w:rPr>
            </w:pPr>
            <w:r w:rsidRPr="007D3A3E">
              <w:rPr>
                <w:rFonts w:eastAsia="Times New Roman"/>
              </w:rPr>
              <w:t>-12.3</w:t>
            </w:r>
          </w:p>
        </w:tc>
        <w:tc>
          <w:tcPr>
            <w:tcW w:w="1410" w:type="dxa"/>
            <w:tcBorders>
              <w:top w:val="nil"/>
              <w:left w:val="nil"/>
              <w:bottom w:val="nil"/>
              <w:right w:val="nil"/>
            </w:tcBorders>
            <w:tcMar>
              <w:top w:w="100" w:type="dxa"/>
              <w:left w:w="100" w:type="dxa"/>
              <w:bottom w:w="100" w:type="dxa"/>
              <w:right w:w="100" w:type="dxa"/>
            </w:tcMar>
          </w:tcPr>
          <w:p w14:paraId="6F4FE029" w14:textId="77777777" w:rsidR="00D70396" w:rsidRPr="007D3A3E" w:rsidRDefault="00CB13CA">
            <w:pPr>
              <w:ind w:left="100"/>
              <w:rPr>
                <w:rFonts w:eastAsia="Times New Roman"/>
              </w:rPr>
            </w:pPr>
            <w:r w:rsidRPr="007D3A3E">
              <w:rPr>
                <w:rFonts w:eastAsia="Times New Roman"/>
              </w:rPr>
              <w:t>-38.1</w:t>
            </w:r>
          </w:p>
        </w:tc>
      </w:tr>
      <w:tr w:rsidR="00D70396" w:rsidRPr="007D3A3E" w14:paraId="7D481FF5" w14:textId="77777777">
        <w:trPr>
          <w:trHeight w:val="480"/>
        </w:trPr>
        <w:tc>
          <w:tcPr>
            <w:tcW w:w="1455" w:type="dxa"/>
            <w:tcBorders>
              <w:top w:val="nil"/>
              <w:left w:val="nil"/>
              <w:bottom w:val="nil"/>
              <w:right w:val="nil"/>
            </w:tcBorders>
            <w:tcMar>
              <w:top w:w="100" w:type="dxa"/>
              <w:left w:w="100" w:type="dxa"/>
              <w:bottom w:w="100" w:type="dxa"/>
              <w:right w:w="100" w:type="dxa"/>
            </w:tcMar>
          </w:tcPr>
          <w:p w14:paraId="47299B5D" w14:textId="77777777" w:rsidR="00D70396" w:rsidRPr="007D3A3E" w:rsidRDefault="00CB13CA">
            <w:pPr>
              <w:ind w:left="100"/>
              <w:rPr>
                <w:rFonts w:eastAsia="Times New Roman"/>
              </w:rPr>
            </w:pPr>
            <w:r w:rsidRPr="007D3A3E">
              <w:rPr>
                <w:rFonts w:eastAsia="Times New Roman"/>
              </w:rPr>
              <w:t>Tonga</w:t>
            </w:r>
          </w:p>
        </w:tc>
        <w:tc>
          <w:tcPr>
            <w:tcW w:w="1470" w:type="dxa"/>
            <w:tcBorders>
              <w:top w:val="nil"/>
              <w:left w:val="nil"/>
              <w:bottom w:val="nil"/>
              <w:right w:val="nil"/>
            </w:tcBorders>
            <w:tcMar>
              <w:top w:w="100" w:type="dxa"/>
              <w:left w:w="100" w:type="dxa"/>
              <w:bottom w:w="100" w:type="dxa"/>
              <w:right w:w="100" w:type="dxa"/>
            </w:tcMar>
          </w:tcPr>
          <w:p w14:paraId="223A10E9" w14:textId="77777777" w:rsidR="00D70396" w:rsidRPr="007D3A3E" w:rsidRDefault="00CB13CA">
            <w:pPr>
              <w:ind w:left="100"/>
              <w:rPr>
                <w:rFonts w:eastAsia="Times New Roman"/>
              </w:rPr>
            </w:pPr>
            <w:r w:rsidRPr="007D3A3E">
              <w:rPr>
                <w:rFonts w:eastAsia="Times New Roman"/>
              </w:rPr>
              <w:t>13,291</w:t>
            </w:r>
          </w:p>
        </w:tc>
        <w:tc>
          <w:tcPr>
            <w:tcW w:w="990" w:type="dxa"/>
            <w:tcBorders>
              <w:top w:val="nil"/>
              <w:left w:val="nil"/>
              <w:bottom w:val="nil"/>
              <w:right w:val="nil"/>
            </w:tcBorders>
            <w:tcMar>
              <w:top w:w="100" w:type="dxa"/>
              <w:left w:w="100" w:type="dxa"/>
              <w:bottom w:w="100" w:type="dxa"/>
              <w:right w:w="100" w:type="dxa"/>
            </w:tcMar>
          </w:tcPr>
          <w:p w14:paraId="28A7711F" w14:textId="77777777" w:rsidR="00D70396" w:rsidRPr="007D3A3E" w:rsidRDefault="00CB13CA">
            <w:pPr>
              <w:ind w:left="100"/>
              <w:rPr>
                <w:rFonts w:eastAsia="Times New Roman"/>
              </w:rPr>
            </w:pPr>
            <w:r w:rsidRPr="007D3A3E">
              <w:rPr>
                <w:rFonts w:eastAsia="Times New Roman"/>
              </w:rPr>
              <w:t>71.6</w:t>
            </w:r>
          </w:p>
        </w:tc>
        <w:tc>
          <w:tcPr>
            <w:tcW w:w="1305" w:type="dxa"/>
            <w:tcBorders>
              <w:top w:val="nil"/>
              <w:left w:val="nil"/>
              <w:bottom w:val="nil"/>
              <w:right w:val="nil"/>
            </w:tcBorders>
            <w:tcMar>
              <w:top w:w="100" w:type="dxa"/>
              <w:left w:w="100" w:type="dxa"/>
              <w:bottom w:w="100" w:type="dxa"/>
              <w:right w:w="100" w:type="dxa"/>
            </w:tcMar>
          </w:tcPr>
          <w:p w14:paraId="3AAB67C3" w14:textId="77777777" w:rsidR="00D70396" w:rsidRPr="007D3A3E" w:rsidRDefault="00CB13CA">
            <w:pPr>
              <w:ind w:left="100"/>
              <w:rPr>
                <w:rFonts w:eastAsia="Times New Roman"/>
              </w:rPr>
            </w:pPr>
            <w:r w:rsidRPr="007D3A3E">
              <w:rPr>
                <w:rFonts w:eastAsia="Times New Roman"/>
              </w:rPr>
              <w:t>-8.9</w:t>
            </w:r>
          </w:p>
        </w:tc>
        <w:tc>
          <w:tcPr>
            <w:tcW w:w="1410" w:type="dxa"/>
            <w:tcBorders>
              <w:top w:val="nil"/>
              <w:left w:val="nil"/>
              <w:bottom w:val="nil"/>
              <w:right w:val="nil"/>
            </w:tcBorders>
            <w:tcMar>
              <w:top w:w="100" w:type="dxa"/>
              <w:left w:w="100" w:type="dxa"/>
              <w:bottom w:w="100" w:type="dxa"/>
              <w:right w:w="100" w:type="dxa"/>
            </w:tcMar>
          </w:tcPr>
          <w:p w14:paraId="5CB871D7" w14:textId="77777777" w:rsidR="00D70396" w:rsidRPr="007D3A3E" w:rsidRDefault="00CB13CA">
            <w:pPr>
              <w:ind w:left="100"/>
              <w:rPr>
                <w:rFonts w:eastAsia="Times New Roman"/>
              </w:rPr>
            </w:pPr>
            <w:r w:rsidRPr="007D3A3E">
              <w:rPr>
                <w:rFonts w:eastAsia="Times New Roman"/>
              </w:rPr>
              <w:t>-29.3</w:t>
            </w:r>
          </w:p>
        </w:tc>
        <w:tc>
          <w:tcPr>
            <w:tcW w:w="1305" w:type="dxa"/>
            <w:tcBorders>
              <w:top w:val="nil"/>
              <w:left w:val="nil"/>
              <w:bottom w:val="nil"/>
              <w:right w:val="nil"/>
            </w:tcBorders>
            <w:tcMar>
              <w:top w:w="100" w:type="dxa"/>
              <w:left w:w="100" w:type="dxa"/>
              <w:bottom w:w="100" w:type="dxa"/>
              <w:right w:w="100" w:type="dxa"/>
            </w:tcMar>
          </w:tcPr>
          <w:p w14:paraId="2AF42251" w14:textId="77777777" w:rsidR="00D70396" w:rsidRPr="007D3A3E" w:rsidRDefault="00CB13CA">
            <w:pPr>
              <w:ind w:left="100"/>
              <w:rPr>
                <w:rFonts w:eastAsia="Times New Roman"/>
              </w:rPr>
            </w:pPr>
            <w:r w:rsidRPr="007D3A3E">
              <w:rPr>
                <w:rFonts w:eastAsia="Times New Roman"/>
              </w:rPr>
              <w:t>-15.5</w:t>
            </w:r>
          </w:p>
        </w:tc>
        <w:tc>
          <w:tcPr>
            <w:tcW w:w="1410" w:type="dxa"/>
            <w:tcBorders>
              <w:top w:val="nil"/>
              <w:left w:val="nil"/>
              <w:bottom w:val="nil"/>
              <w:right w:val="nil"/>
            </w:tcBorders>
            <w:tcMar>
              <w:top w:w="100" w:type="dxa"/>
              <w:left w:w="100" w:type="dxa"/>
              <w:bottom w:w="100" w:type="dxa"/>
              <w:right w:w="100" w:type="dxa"/>
            </w:tcMar>
          </w:tcPr>
          <w:p w14:paraId="72D555C3" w14:textId="77777777" w:rsidR="00D70396" w:rsidRPr="007D3A3E" w:rsidRDefault="00CB13CA">
            <w:pPr>
              <w:ind w:left="100"/>
              <w:rPr>
                <w:rFonts w:eastAsia="Times New Roman"/>
              </w:rPr>
            </w:pPr>
            <w:r w:rsidRPr="007D3A3E">
              <w:rPr>
                <w:rFonts w:eastAsia="Times New Roman"/>
              </w:rPr>
              <w:t>-45.3</w:t>
            </w:r>
          </w:p>
        </w:tc>
      </w:tr>
      <w:tr w:rsidR="00D70396" w:rsidRPr="007D3A3E" w14:paraId="0A5AC194" w14:textId="77777777">
        <w:trPr>
          <w:trHeight w:val="480"/>
        </w:trPr>
        <w:tc>
          <w:tcPr>
            <w:tcW w:w="1455" w:type="dxa"/>
            <w:tcBorders>
              <w:top w:val="nil"/>
              <w:left w:val="nil"/>
              <w:bottom w:val="nil"/>
              <w:right w:val="nil"/>
            </w:tcBorders>
            <w:tcMar>
              <w:top w:w="100" w:type="dxa"/>
              <w:left w:w="100" w:type="dxa"/>
              <w:bottom w:w="100" w:type="dxa"/>
              <w:right w:w="100" w:type="dxa"/>
            </w:tcMar>
          </w:tcPr>
          <w:p w14:paraId="52FEFF9A" w14:textId="77777777" w:rsidR="00D70396" w:rsidRPr="007D3A3E" w:rsidRDefault="00CB13CA">
            <w:pPr>
              <w:ind w:left="100"/>
              <w:rPr>
                <w:rFonts w:eastAsia="Times New Roman"/>
              </w:rPr>
            </w:pPr>
            <w:r w:rsidRPr="007D3A3E">
              <w:rPr>
                <w:rFonts w:eastAsia="Times New Roman"/>
              </w:rPr>
              <w:t>Samoa</w:t>
            </w:r>
          </w:p>
        </w:tc>
        <w:tc>
          <w:tcPr>
            <w:tcW w:w="1470" w:type="dxa"/>
            <w:tcBorders>
              <w:top w:val="nil"/>
              <w:left w:val="nil"/>
              <w:bottom w:val="nil"/>
              <w:right w:val="nil"/>
            </w:tcBorders>
            <w:tcMar>
              <w:top w:w="100" w:type="dxa"/>
              <w:left w:w="100" w:type="dxa"/>
              <w:bottom w:w="100" w:type="dxa"/>
              <w:right w:w="100" w:type="dxa"/>
            </w:tcMar>
          </w:tcPr>
          <w:p w14:paraId="1BA08BB1" w14:textId="77777777" w:rsidR="00D70396" w:rsidRPr="007D3A3E" w:rsidRDefault="00CB13CA">
            <w:pPr>
              <w:ind w:left="100"/>
              <w:rPr>
                <w:rFonts w:eastAsia="Times New Roman"/>
              </w:rPr>
            </w:pPr>
            <w:r w:rsidRPr="007D3A3E">
              <w:rPr>
                <w:rFonts w:eastAsia="Times New Roman"/>
              </w:rPr>
              <w:t>12,490</w:t>
            </w:r>
          </w:p>
        </w:tc>
        <w:tc>
          <w:tcPr>
            <w:tcW w:w="990" w:type="dxa"/>
            <w:tcBorders>
              <w:top w:val="nil"/>
              <w:left w:val="nil"/>
              <w:bottom w:val="nil"/>
              <w:right w:val="nil"/>
            </w:tcBorders>
            <w:tcMar>
              <w:top w:w="100" w:type="dxa"/>
              <w:left w:w="100" w:type="dxa"/>
              <w:bottom w:w="100" w:type="dxa"/>
              <w:right w:w="100" w:type="dxa"/>
            </w:tcMar>
          </w:tcPr>
          <w:p w14:paraId="791BC97B" w14:textId="77777777" w:rsidR="00D70396" w:rsidRPr="007D3A3E" w:rsidRDefault="00CB13CA">
            <w:pPr>
              <w:ind w:left="100"/>
              <w:rPr>
                <w:rFonts w:eastAsia="Times New Roman"/>
              </w:rPr>
            </w:pPr>
            <w:r w:rsidRPr="007D3A3E">
              <w:rPr>
                <w:rFonts w:eastAsia="Times New Roman"/>
              </w:rPr>
              <w:t>31</w:t>
            </w:r>
          </w:p>
        </w:tc>
        <w:tc>
          <w:tcPr>
            <w:tcW w:w="1305" w:type="dxa"/>
            <w:tcBorders>
              <w:top w:val="nil"/>
              <w:left w:val="nil"/>
              <w:bottom w:val="nil"/>
              <w:right w:val="nil"/>
            </w:tcBorders>
            <w:tcMar>
              <w:top w:w="100" w:type="dxa"/>
              <w:left w:w="100" w:type="dxa"/>
              <w:bottom w:w="100" w:type="dxa"/>
              <w:right w:w="100" w:type="dxa"/>
            </w:tcMar>
          </w:tcPr>
          <w:p w14:paraId="3A0D7F20" w14:textId="77777777" w:rsidR="00D70396" w:rsidRPr="007D3A3E" w:rsidRDefault="00CB13CA">
            <w:pPr>
              <w:ind w:left="100"/>
              <w:rPr>
                <w:rFonts w:eastAsia="Times New Roman"/>
              </w:rPr>
            </w:pPr>
            <w:r w:rsidRPr="007D3A3E">
              <w:rPr>
                <w:rFonts w:eastAsia="Times New Roman"/>
              </w:rPr>
              <w:t>-15</w:t>
            </w:r>
          </w:p>
        </w:tc>
        <w:tc>
          <w:tcPr>
            <w:tcW w:w="1410" w:type="dxa"/>
            <w:tcBorders>
              <w:top w:val="nil"/>
              <w:left w:val="nil"/>
              <w:bottom w:val="nil"/>
              <w:right w:val="nil"/>
            </w:tcBorders>
            <w:tcMar>
              <w:top w:w="100" w:type="dxa"/>
              <w:left w:w="100" w:type="dxa"/>
              <w:bottom w:w="100" w:type="dxa"/>
              <w:right w:w="100" w:type="dxa"/>
            </w:tcMar>
          </w:tcPr>
          <w:p w14:paraId="32D2C9D0" w14:textId="77777777" w:rsidR="00D70396" w:rsidRPr="007D3A3E" w:rsidRDefault="00CB13CA">
            <w:pPr>
              <w:ind w:left="100"/>
              <w:rPr>
                <w:rFonts w:eastAsia="Times New Roman"/>
              </w:rPr>
            </w:pPr>
            <w:r w:rsidRPr="007D3A3E">
              <w:rPr>
                <w:rFonts w:eastAsia="Times New Roman"/>
              </w:rPr>
              <w:t>-44.1</w:t>
            </w:r>
          </w:p>
        </w:tc>
        <w:tc>
          <w:tcPr>
            <w:tcW w:w="1305" w:type="dxa"/>
            <w:tcBorders>
              <w:top w:val="nil"/>
              <w:left w:val="nil"/>
              <w:bottom w:val="nil"/>
              <w:right w:val="nil"/>
            </w:tcBorders>
            <w:tcMar>
              <w:top w:w="100" w:type="dxa"/>
              <w:left w:w="100" w:type="dxa"/>
              <w:bottom w:w="100" w:type="dxa"/>
              <w:right w:w="100" w:type="dxa"/>
            </w:tcMar>
          </w:tcPr>
          <w:p w14:paraId="5B950C93" w14:textId="77777777" w:rsidR="00D70396" w:rsidRPr="007D3A3E" w:rsidRDefault="00CB13CA">
            <w:pPr>
              <w:ind w:left="100"/>
              <w:rPr>
                <w:rFonts w:eastAsia="Times New Roman"/>
              </w:rPr>
            </w:pPr>
            <w:r w:rsidRPr="007D3A3E">
              <w:rPr>
                <w:rFonts w:eastAsia="Times New Roman"/>
              </w:rPr>
              <w:t>-23.5</w:t>
            </w:r>
          </w:p>
        </w:tc>
        <w:tc>
          <w:tcPr>
            <w:tcW w:w="1410" w:type="dxa"/>
            <w:tcBorders>
              <w:top w:val="nil"/>
              <w:left w:val="nil"/>
              <w:bottom w:val="nil"/>
              <w:right w:val="nil"/>
            </w:tcBorders>
            <w:tcMar>
              <w:top w:w="100" w:type="dxa"/>
              <w:left w:w="100" w:type="dxa"/>
              <w:bottom w:w="100" w:type="dxa"/>
              <w:right w:w="100" w:type="dxa"/>
            </w:tcMar>
          </w:tcPr>
          <w:p w14:paraId="00103F58" w14:textId="77777777" w:rsidR="00D70396" w:rsidRPr="007D3A3E" w:rsidRDefault="00CB13CA">
            <w:pPr>
              <w:ind w:left="100"/>
              <w:rPr>
                <w:rFonts w:eastAsia="Times New Roman"/>
              </w:rPr>
            </w:pPr>
            <w:r w:rsidRPr="007D3A3E">
              <w:rPr>
                <w:rFonts w:eastAsia="Times New Roman"/>
              </w:rPr>
              <w:t>-59.9</w:t>
            </w:r>
          </w:p>
        </w:tc>
      </w:tr>
      <w:tr w:rsidR="00D70396" w:rsidRPr="007D3A3E" w14:paraId="720C84A0" w14:textId="77777777">
        <w:trPr>
          <w:trHeight w:val="480"/>
        </w:trPr>
        <w:tc>
          <w:tcPr>
            <w:tcW w:w="1455" w:type="dxa"/>
            <w:tcBorders>
              <w:top w:val="nil"/>
              <w:left w:val="nil"/>
              <w:bottom w:val="nil"/>
              <w:right w:val="nil"/>
            </w:tcBorders>
            <w:tcMar>
              <w:top w:w="100" w:type="dxa"/>
              <w:left w:w="100" w:type="dxa"/>
              <w:bottom w:w="100" w:type="dxa"/>
              <w:right w:w="100" w:type="dxa"/>
            </w:tcMar>
          </w:tcPr>
          <w:p w14:paraId="56C0FD7E" w14:textId="77777777" w:rsidR="00D70396" w:rsidRPr="007D3A3E" w:rsidRDefault="00CB13CA">
            <w:pPr>
              <w:ind w:left="100"/>
              <w:rPr>
                <w:rFonts w:eastAsia="Times New Roman"/>
              </w:rPr>
            </w:pPr>
            <w:r w:rsidRPr="007D3A3E">
              <w:rPr>
                <w:rFonts w:eastAsia="Times New Roman"/>
              </w:rPr>
              <w:t>Myanmar</w:t>
            </w:r>
          </w:p>
        </w:tc>
        <w:tc>
          <w:tcPr>
            <w:tcW w:w="1470" w:type="dxa"/>
            <w:tcBorders>
              <w:top w:val="nil"/>
              <w:left w:val="nil"/>
              <w:bottom w:val="nil"/>
              <w:right w:val="nil"/>
            </w:tcBorders>
            <w:tcMar>
              <w:top w:w="100" w:type="dxa"/>
              <w:left w:w="100" w:type="dxa"/>
              <w:bottom w:w="100" w:type="dxa"/>
              <w:right w:w="100" w:type="dxa"/>
            </w:tcMar>
          </w:tcPr>
          <w:p w14:paraId="44C9B125" w14:textId="77777777" w:rsidR="00D70396" w:rsidRPr="007D3A3E" w:rsidRDefault="00CB13CA">
            <w:pPr>
              <w:ind w:left="100"/>
              <w:rPr>
                <w:rFonts w:eastAsia="Times New Roman"/>
              </w:rPr>
            </w:pPr>
            <w:r w:rsidRPr="007D3A3E">
              <w:rPr>
                <w:rFonts w:eastAsia="Times New Roman"/>
              </w:rPr>
              <w:t>11,581</w:t>
            </w:r>
          </w:p>
        </w:tc>
        <w:tc>
          <w:tcPr>
            <w:tcW w:w="990" w:type="dxa"/>
            <w:tcBorders>
              <w:top w:val="nil"/>
              <w:left w:val="nil"/>
              <w:bottom w:val="nil"/>
              <w:right w:val="nil"/>
            </w:tcBorders>
            <w:tcMar>
              <w:top w:w="100" w:type="dxa"/>
              <w:left w:w="100" w:type="dxa"/>
              <w:bottom w:w="100" w:type="dxa"/>
              <w:right w:w="100" w:type="dxa"/>
            </w:tcMar>
          </w:tcPr>
          <w:p w14:paraId="089DAF10" w14:textId="77777777" w:rsidR="00D70396" w:rsidRPr="007D3A3E" w:rsidRDefault="00CB13CA">
            <w:pPr>
              <w:ind w:left="100"/>
              <w:rPr>
                <w:rFonts w:eastAsia="Times New Roman"/>
              </w:rPr>
            </w:pPr>
            <w:r w:rsidRPr="007D3A3E">
              <w:rPr>
                <w:rFonts w:eastAsia="Times New Roman"/>
              </w:rPr>
              <w:t>51.9</w:t>
            </w:r>
          </w:p>
        </w:tc>
        <w:tc>
          <w:tcPr>
            <w:tcW w:w="1305" w:type="dxa"/>
            <w:tcBorders>
              <w:top w:val="nil"/>
              <w:left w:val="nil"/>
              <w:bottom w:val="nil"/>
              <w:right w:val="nil"/>
            </w:tcBorders>
            <w:tcMar>
              <w:top w:w="100" w:type="dxa"/>
              <w:left w:w="100" w:type="dxa"/>
              <w:bottom w:w="100" w:type="dxa"/>
              <w:right w:w="100" w:type="dxa"/>
            </w:tcMar>
          </w:tcPr>
          <w:p w14:paraId="2451AB64" w14:textId="77777777" w:rsidR="00D70396" w:rsidRPr="007D3A3E" w:rsidRDefault="00CB13CA">
            <w:pPr>
              <w:ind w:left="100"/>
              <w:rPr>
                <w:rFonts w:eastAsia="Times New Roman"/>
              </w:rPr>
            </w:pPr>
            <w:r w:rsidRPr="007D3A3E">
              <w:rPr>
                <w:rFonts w:eastAsia="Times New Roman"/>
              </w:rPr>
              <w:t>-15.3</w:t>
            </w:r>
          </w:p>
        </w:tc>
        <w:tc>
          <w:tcPr>
            <w:tcW w:w="1410" w:type="dxa"/>
            <w:tcBorders>
              <w:top w:val="nil"/>
              <w:left w:val="nil"/>
              <w:bottom w:val="nil"/>
              <w:right w:val="nil"/>
            </w:tcBorders>
            <w:tcMar>
              <w:top w:w="100" w:type="dxa"/>
              <w:left w:w="100" w:type="dxa"/>
              <w:bottom w:w="100" w:type="dxa"/>
              <w:right w:w="100" w:type="dxa"/>
            </w:tcMar>
          </w:tcPr>
          <w:p w14:paraId="6C28E61B" w14:textId="77777777" w:rsidR="00D70396" w:rsidRPr="007D3A3E" w:rsidRDefault="00CB13CA">
            <w:pPr>
              <w:ind w:left="100"/>
              <w:rPr>
                <w:rFonts w:eastAsia="Times New Roman"/>
              </w:rPr>
            </w:pPr>
            <w:r w:rsidRPr="007D3A3E">
              <w:rPr>
                <w:rFonts w:eastAsia="Times New Roman"/>
              </w:rPr>
              <w:t>-44.9</w:t>
            </w:r>
          </w:p>
        </w:tc>
        <w:tc>
          <w:tcPr>
            <w:tcW w:w="1305" w:type="dxa"/>
            <w:tcBorders>
              <w:top w:val="nil"/>
              <w:left w:val="nil"/>
              <w:bottom w:val="nil"/>
              <w:right w:val="nil"/>
            </w:tcBorders>
            <w:tcMar>
              <w:top w:w="100" w:type="dxa"/>
              <w:left w:w="100" w:type="dxa"/>
              <w:bottom w:w="100" w:type="dxa"/>
              <w:right w:w="100" w:type="dxa"/>
            </w:tcMar>
          </w:tcPr>
          <w:p w14:paraId="78107E49" w14:textId="77777777" w:rsidR="00D70396" w:rsidRPr="007D3A3E" w:rsidRDefault="00CB13CA">
            <w:pPr>
              <w:ind w:left="100"/>
              <w:rPr>
                <w:rFonts w:eastAsia="Times New Roman"/>
              </w:rPr>
            </w:pPr>
            <w:r w:rsidRPr="007D3A3E">
              <w:rPr>
                <w:rFonts w:eastAsia="Times New Roman"/>
              </w:rPr>
              <w:t>-24.3</w:t>
            </w:r>
          </w:p>
        </w:tc>
        <w:tc>
          <w:tcPr>
            <w:tcW w:w="1410" w:type="dxa"/>
            <w:tcBorders>
              <w:top w:val="nil"/>
              <w:left w:val="nil"/>
              <w:bottom w:val="nil"/>
              <w:right w:val="nil"/>
            </w:tcBorders>
            <w:tcMar>
              <w:top w:w="100" w:type="dxa"/>
              <w:left w:w="100" w:type="dxa"/>
              <w:bottom w:w="100" w:type="dxa"/>
              <w:right w:w="100" w:type="dxa"/>
            </w:tcMar>
          </w:tcPr>
          <w:p w14:paraId="2BC9A6B0" w14:textId="77777777" w:rsidR="00D70396" w:rsidRPr="007D3A3E" w:rsidRDefault="00CB13CA">
            <w:pPr>
              <w:ind w:left="100"/>
              <w:rPr>
                <w:rFonts w:eastAsia="Times New Roman"/>
              </w:rPr>
            </w:pPr>
            <w:r w:rsidRPr="007D3A3E">
              <w:rPr>
                <w:rFonts w:eastAsia="Times New Roman"/>
              </w:rPr>
              <w:t>-61.2</w:t>
            </w:r>
          </w:p>
        </w:tc>
      </w:tr>
      <w:tr w:rsidR="00D70396" w:rsidRPr="007D3A3E" w14:paraId="086D5D12" w14:textId="77777777">
        <w:trPr>
          <w:trHeight w:val="480"/>
        </w:trPr>
        <w:tc>
          <w:tcPr>
            <w:tcW w:w="1455" w:type="dxa"/>
            <w:tcBorders>
              <w:top w:val="nil"/>
              <w:left w:val="nil"/>
              <w:bottom w:val="nil"/>
              <w:right w:val="nil"/>
            </w:tcBorders>
            <w:tcMar>
              <w:top w:w="100" w:type="dxa"/>
              <w:left w:w="100" w:type="dxa"/>
              <w:bottom w:w="100" w:type="dxa"/>
              <w:right w:w="100" w:type="dxa"/>
            </w:tcMar>
          </w:tcPr>
          <w:p w14:paraId="6548F465" w14:textId="77777777" w:rsidR="00D70396" w:rsidRPr="007D3A3E" w:rsidRDefault="00CB13CA">
            <w:pPr>
              <w:ind w:left="100"/>
              <w:rPr>
                <w:rFonts w:eastAsia="Times New Roman"/>
              </w:rPr>
            </w:pPr>
            <w:r w:rsidRPr="007D3A3E">
              <w:rPr>
                <w:rFonts w:eastAsia="Times New Roman"/>
              </w:rPr>
              <w:t>Nicaragua</w:t>
            </w:r>
          </w:p>
        </w:tc>
        <w:tc>
          <w:tcPr>
            <w:tcW w:w="1470" w:type="dxa"/>
            <w:tcBorders>
              <w:top w:val="nil"/>
              <w:left w:val="nil"/>
              <w:bottom w:val="nil"/>
              <w:right w:val="nil"/>
            </w:tcBorders>
            <w:tcMar>
              <w:top w:w="100" w:type="dxa"/>
              <w:left w:w="100" w:type="dxa"/>
              <w:bottom w:w="100" w:type="dxa"/>
              <w:right w:w="100" w:type="dxa"/>
            </w:tcMar>
          </w:tcPr>
          <w:p w14:paraId="3AD4B3B6" w14:textId="77777777" w:rsidR="00D70396" w:rsidRPr="007D3A3E" w:rsidRDefault="00CB13CA">
            <w:pPr>
              <w:ind w:left="100"/>
              <w:rPr>
                <w:rFonts w:eastAsia="Times New Roman"/>
              </w:rPr>
            </w:pPr>
            <w:r w:rsidRPr="007D3A3E">
              <w:rPr>
                <w:rFonts w:eastAsia="Times New Roman"/>
              </w:rPr>
              <w:t>10,975</w:t>
            </w:r>
          </w:p>
        </w:tc>
        <w:tc>
          <w:tcPr>
            <w:tcW w:w="990" w:type="dxa"/>
            <w:tcBorders>
              <w:top w:val="nil"/>
              <w:left w:val="nil"/>
              <w:bottom w:val="nil"/>
              <w:right w:val="nil"/>
            </w:tcBorders>
            <w:tcMar>
              <w:top w:w="100" w:type="dxa"/>
              <w:left w:w="100" w:type="dxa"/>
              <w:bottom w:w="100" w:type="dxa"/>
              <w:right w:w="100" w:type="dxa"/>
            </w:tcMar>
          </w:tcPr>
          <w:p w14:paraId="0CFF31F9" w14:textId="77777777" w:rsidR="00D70396" w:rsidRPr="007D3A3E" w:rsidRDefault="00CB13CA">
            <w:pPr>
              <w:ind w:left="100"/>
              <w:rPr>
                <w:rFonts w:eastAsia="Times New Roman"/>
              </w:rPr>
            </w:pPr>
            <w:r w:rsidRPr="007D3A3E">
              <w:rPr>
                <w:rFonts w:eastAsia="Times New Roman"/>
              </w:rPr>
              <w:t>41.9</w:t>
            </w:r>
          </w:p>
        </w:tc>
        <w:tc>
          <w:tcPr>
            <w:tcW w:w="1305" w:type="dxa"/>
            <w:tcBorders>
              <w:top w:val="nil"/>
              <w:left w:val="nil"/>
              <w:bottom w:val="nil"/>
              <w:right w:val="nil"/>
            </w:tcBorders>
            <w:tcMar>
              <w:top w:w="100" w:type="dxa"/>
              <w:left w:w="100" w:type="dxa"/>
              <w:bottom w:w="100" w:type="dxa"/>
              <w:right w:w="100" w:type="dxa"/>
            </w:tcMar>
          </w:tcPr>
          <w:p w14:paraId="352CE3AA" w14:textId="77777777" w:rsidR="00D70396" w:rsidRPr="007D3A3E" w:rsidRDefault="00CB13CA">
            <w:pPr>
              <w:ind w:left="100"/>
              <w:rPr>
                <w:rFonts w:eastAsia="Times New Roman"/>
              </w:rPr>
            </w:pPr>
            <w:r w:rsidRPr="007D3A3E">
              <w:rPr>
                <w:rFonts w:eastAsia="Times New Roman"/>
              </w:rPr>
              <w:t>-15.8</w:t>
            </w:r>
          </w:p>
        </w:tc>
        <w:tc>
          <w:tcPr>
            <w:tcW w:w="1410" w:type="dxa"/>
            <w:tcBorders>
              <w:top w:val="nil"/>
              <w:left w:val="nil"/>
              <w:bottom w:val="nil"/>
              <w:right w:val="nil"/>
            </w:tcBorders>
            <w:tcMar>
              <w:top w:w="100" w:type="dxa"/>
              <w:left w:w="100" w:type="dxa"/>
              <w:bottom w:w="100" w:type="dxa"/>
              <w:right w:w="100" w:type="dxa"/>
            </w:tcMar>
          </w:tcPr>
          <w:p w14:paraId="1626D22B" w14:textId="77777777" w:rsidR="00D70396" w:rsidRPr="007D3A3E" w:rsidRDefault="00CB13CA">
            <w:pPr>
              <w:ind w:left="100"/>
              <w:rPr>
                <w:rFonts w:eastAsia="Times New Roman"/>
              </w:rPr>
            </w:pPr>
            <w:r w:rsidRPr="007D3A3E">
              <w:rPr>
                <w:rFonts w:eastAsia="Times New Roman"/>
              </w:rPr>
              <w:t>-45.9</w:t>
            </w:r>
          </w:p>
        </w:tc>
        <w:tc>
          <w:tcPr>
            <w:tcW w:w="1305" w:type="dxa"/>
            <w:tcBorders>
              <w:top w:val="nil"/>
              <w:left w:val="nil"/>
              <w:bottom w:val="nil"/>
              <w:right w:val="nil"/>
            </w:tcBorders>
            <w:tcMar>
              <w:top w:w="100" w:type="dxa"/>
              <w:left w:w="100" w:type="dxa"/>
              <w:bottom w:w="100" w:type="dxa"/>
              <w:right w:w="100" w:type="dxa"/>
            </w:tcMar>
          </w:tcPr>
          <w:p w14:paraId="6A597431" w14:textId="77777777" w:rsidR="00D70396" w:rsidRPr="007D3A3E" w:rsidRDefault="00CB13CA">
            <w:pPr>
              <w:ind w:left="100"/>
              <w:rPr>
                <w:rFonts w:eastAsia="Times New Roman"/>
              </w:rPr>
            </w:pPr>
            <w:r w:rsidRPr="007D3A3E">
              <w:rPr>
                <w:rFonts w:eastAsia="Times New Roman"/>
              </w:rPr>
              <w:t>-25</w:t>
            </w:r>
          </w:p>
        </w:tc>
        <w:tc>
          <w:tcPr>
            <w:tcW w:w="1410" w:type="dxa"/>
            <w:tcBorders>
              <w:top w:val="nil"/>
              <w:left w:val="nil"/>
              <w:bottom w:val="nil"/>
              <w:right w:val="nil"/>
            </w:tcBorders>
            <w:tcMar>
              <w:top w:w="100" w:type="dxa"/>
              <w:left w:w="100" w:type="dxa"/>
              <w:bottom w:w="100" w:type="dxa"/>
              <w:right w:w="100" w:type="dxa"/>
            </w:tcMar>
          </w:tcPr>
          <w:p w14:paraId="04CB5AF7" w14:textId="77777777" w:rsidR="00D70396" w:rsidRPr="007D3A3E" w:rsidRDefault="00CB13CA">
            <w:pPr>
              <w:ind w:left="100"/>
              <w:rPr>
                <w:rFonts w:eastAsia="Times New Roman"/>
              </w:rPr>
            </w:pPr>
            <w:r w:rsidRPr="007D3A3E">
              <w:rPr>
                <w:rFonts w:eastAsia="Times New Roman"/>
              </w:rPr>
              <w:t>-62.2</w:t>
            </w:r>
          </w:p>
        </w:tc>
      </w:tr>
    </w:tbl>
    <w:p w14:paraId="66983CE0" w14:textId="77777777" w:rsidR="00D70396" w:rsidRPr="007D3A3E" w:rsidRDefault="00D70396"/>
    <w:p w14:paraId="79644632" w14:textId="77777777" w:rsidR="00D70396" w:rsidRPr="007D3A3E" w:rsidRDefault="00CB13CA">
      <w:pPr>
        <w:pStyle w:val="Heading2"/>
      </w:pPr>
      <w:bookmarkStart w:id="62" w:name="_t9pydldssuq3" w:colFirst="0" w:colLast="0"/>
      <w:bookmarkEnd w:id="62"/>
      <w:r w:rsidRPr="007D3A3E">
        <w:t>References</w:t>
      </w:r>
    </w:p>
    <w:p w14:paraId="59DBC684" w14:textId="77777777" w:rsidR="00E64B95" w:rsidRPr="00E64B95" w:rsidRDefault="00E64B95" w:rsidP="00E64B95">
      <w:pPr>
        <w:pStyle w:val="Bibliography"/>
      </w:pPr>
      <w:r>
        <w:fldChar w:fldCharType="begin"/>
      </w:r>
      <w:r>
        <w:instrText xml:space="preserve"> ADDIN ZOTERO_BIBL {"uncited":[],"omitted":[],"custom":[]} CSL_BIBLIOGRAPHY </w:instrText>
      </w:r>
      <w:r>
        <w:fldChar w:fldCharType="separate"/>
      </w:r>
      <w:r w:rsidRPr="00E64B95">
        <w:t xml:space="preserve">Allison, Edward H., and Hannah R. Bassett. 2015. “Climate Change in the Oceans: Human Impacts and Responses.” </w:t>
      </w:r>
      <w:r w:rsidRPr="00E64B95">
        <w:rPr>
          <w:i/>
          <w:iCs/>
        </w:rPr>
        <w:t>Science</w:t>
      </w:r>
      <w:r w:rsidRPr="00E64B95">
        <w:t xml:space="preserve"> 350 (6262): 778–82. https://doi.org/10.1126/science.aac8721.</w:t>
      </w:r>
    </w:p>
    <w:p w14:paraId="5F5B9EC7" w14:textId="77777777" w:rsidR="00E64B95" w:rsidRPr="00E64B95" w:rsidRDefault="00E64B95" w:rsidP="00E64B95">
      <w:pPr>
        <w:pStyle w:val="Bibliography"/>
      </w:pPr>
      <w:r w:rsidRPr="00E64B95">
        <w:t xml:space="preserve">Arceo, Hazel O, Miledel C Quibilan, Porﬁrio M Aliño, Goldee Lim, and Wilfredo Y Licuanan. 2001. “CORAL BLEACHING IN PHILIPPINE REEFS: COINCIDENT EVIDENCES WITH MESOSCALE THERMAL ANOMALIES.” </w:t>
      </w:r>
      <w:r w:rsidRPr="00E64B95">
        <w:rPr>
          <w:i/>
          <w:iCs/>
        </w:rPr>
        <w:t>BULLETIN OF MARINE SCIENCE</w:t>
      </w:r>
      <w:r w:rsidRPr="00E64B95">
        <w:t xml:space="preserve"> 69 (2): 16.</w:t>
      </w:r>
    </w:p>
    <w:p w14:paraId="58E7168D" w14:textId="77777777" w:rsidR="00E64B95" w:rsidRPr="00E64B95" w:rsidRDefault="00E64B95" w:rsidP="00E64B95">
      <w:pPr>
        <w:pStyle w:val="Bibliography"/>
      </w:pPr>
      <w:r w:rsidRPr="00E64B95">
        <w:t xml:space="preserve">Arlinghaus, Robert, Joshua K. Abbott, Eli P. Fenichel, Stephen R. Carpenter, Len M. Hunt, Josep Alós, Thomas Klefoth, et al. 2019. “Opinion: Governing the Recreational Dimension of Global Fisheries.” </w:t>
      </w:r>
      <w:r w:rsidRPr="00E64B95">
        <w:rPr>
          <w:i/>
          <w:iCs/>
        </w:rPr>
        <w:t>Proceedings of the National Academy of Sciences</w:t>
      </w:r>
      <w:r w:rsidRPr="00E64B95">
        <w:t xml:space="preserve"> 116 (12): 5209–13. https://doi.org/10.1073/pnas.1902796116.</w:t>
      </w:r>
    </w:p>
    <w:p w14:paraId="34590C65" w14:textId="77777777" w:rsidR="00E64B95" w:rsidRPr="00E64B95" w:rsidRDefault="00E64B95" w:rsidP="00E64B95">
      <w:pPr>
        <w:pStyle w:val="Bibliography"/>
      </w:pPr>
      <w:r w:rsidRPr="00E64B95">
        <w:t>Ash, N., and T. Scarbrough. 2019. “Sailing on Solar: Could Green Ammonia Decarbonise International Shipping?” London: Environmental Defense Fund.</w:t>
      </w:r>
    </w:p>
    <w:p w14:paraId="573D4B1E" w14:textId="77777777" w:rsidR="00E64B95" w:rsidRPr="00E64B95" w:rsidRDefault="00E64B95" w:rsidP="00E64B95">
      <w:pPr>
        <w:pStyle w:val="Bibliography"/>
      </w:pPr>
      <w:r w:rsidRPr="00E64B95">
        <w:t xml:space="preserve">Aumont, Olivier, Olivier Maury, Stelly Lefort, and Laurent Bopp. 2018. “Evaluating the Potential Impacts of the Diurnal Vertical Migration by Marine Organisms on Marine Biogeochemistry.” </w:t>
      </w:r>
      <w:r w:rsidRPr="00E64B95">
        <w:rPr>
          <w:i/>
          <w:iCs/>
        </w:rPr>
        <w:t>Global Biogeochemical Cycles</w:t>
      </w:r>
      <w:r w:rsidRPr="00E64B95">
        <w:t xml:space="preserve"> 32 (11): 1622–43. https://doi.org/10.1029/2018GB005886.</w:t>
      </w:r>
    </w:p>
    <w:p w14:paraId="6577A23A" w14:textId="77777777" w:rsidR="00E64B95" w:rsidRPr="00E64B95" w:rsidRDefault="00E64B95" w:rsidP="00E64B95">
      <w:pPr>
        <w:pStyle w:val="Bibliography"/>
      </w:pPr>
      <w:r w:rsidRPr="00E64B95">
        <w:t xml:space="preserve">Barange, Manuel. 2018. </w:t>
      </w:r>
      <w:r w:rsidRPr="00E64B95">
        <w:rPr>
          <w:i/>
          <w:iCs/>
        </w:rPr>
        <w:t>Impacts of Climate Change on Fisheries and Aquaculture: Synthesis of Current Knowledge, Adaptation and Mitigation Options</w:t>
      </w:r>
      <w:r w:rsidRPr="00E64B95">
        <w:t>.</w:t>
      </w:r>
    </w:p>
    <w:p w14:paraId="39976D3A" w14:textId="15EA4E71" w:rsidR="00E64B95" w:rsidRPr="00E64B95" w:rsidRDefault="0039503E" w:rsidP="00E64B95">
      <w:pPr>
        <w:pStyle w:val="Bibliography"/>
      </w:pPr>
      <w:r w:rsidRPr="00E64B95">
        <w:t>Barange, Manuel</w:t>
      </w:r>
      <w:r>
        <w:t>.</w:t>
      </w:r>
      <w:r w:rsidR="00E64B95" w:rsidRPr="00E64B95">
        <w:t xml:space="preserve"> 2019. “Avoiding Misinterpretation of Climate Change Projections of Fish Catches.” </w:t>
      </w:r>
      <w:r w:rsidR="00E64B95" w:rsidRPr="00E64B95">
        <w:rPr>
          <w:i/>
          <w:iCs/>
        </w:rPr>
        <w:t>ICES Journal of Marine Science</w:t>
      </w:r>
      <w:r w:rsidR="00E64B95" w:rsidRPr="00E64B95">
        <w:t>. https://doi.org/10.1093/icesjms/fsz061.</w:t>
      </w:r>
    </w:p>
    <w:p w14:paraId="014621F7" w14:textId="77777777" w:rsidR="00E64B95" w:rsidRPr="00E64B95" w:rsidRDefault="00E64B95" w:rsidP="00E64B95">
      <w:pPr>
        <w:pStyle w:val="Bibliography"/>
      </w:pPr>
      <w:r w:rsidRPr="00E64B95">
        <w:t xml:space="preserve">Barton, Alan, Burke Hales, George G. Waldbusser, Chris Langdon, and Richard A. Feely. 2012. “The Pacific Oyster, </w:t>
      </w:r>
      <w:r w:rsidRPr="00E64B95">
        <w:rPr>
          <w:i/>
          <w:iCs/>
        </w:rPr>
        <w:t>Crassostrea Gigas</w:t>
      </w:r>
      <w:r w:rsidRPr="00E64B95">
        <w:t xml:space="preserve"> , Shows Negative Correlation to Naturally Elevated Carbon Dioxide Levels: Implications for near-Term Ocean Acidification Effects.” </w:t>
      </w:r>
      <w:r w:rsidRPr="00E64B95">
        <w:rPr>
          <w:i/>
          <w:iCs/>
        </w:rPr>
        <w:t>Limnology and Oceanography</w:t>
      </w:r>
      <w:r w:rsidRPr="00E64B95">
        <w:t xml:space="preserve"> 57 (3): 698–710. https://doi.org/10.4319/lo.2012.57.3.0698.</w:t>
      </w:r>
    </w:p>
    <w:p w14:paraId="7A91B6AD" w14:textId="77777777" w:rsidR="00E64B95" w:rsidRPr="00E64B95" w:rsidRDefault="00E64B95" w:rsidP="00E64B95">
      <w:pPr>
        <w:pStyle w:val="Bibliography"/>
      </w:pPr>
      <w:r w:rsidRPr="00E64B95">
        <w:t xml:space="preserve">Baudron, Alan R., Coby L. Needle, Adriaan D. Rijnsdorp, and C. Tara Marshall. 2014. “Warming Temperatures and Smaller Body Sizes: Synchronous Changes in Growth of North Sea Fishes.” </w:t>
      </w:r>
      <w:r w:rsidRPr="00E64B95">
        <w:rPr>
          <w:i/>
          <w:iCs/>
        </w:rPr>
        <w:t>Global Change Biology</w:t>
      </w:r>
      <w:r w:rsidRPr="00E64B95">
        <w:t xml:space="preserve"> 20 (4): 1023–31. https://doi.org/10.1111/gcb.12514.</w:t>
      </w:r>
    </w:p>
    <w:p w14:paraId="431A02A9" w14:textId="77777777" w:rsidR="00E64B95" w:rsidRPr="00E64B95" w:rsidRDefault="00E64B95" w:rsidP="00E64B95">
      <w:pPr>
        <w:pStyle w:val="Bibliography"/>
      </w:pPr>
      <w:r w:rsidRPr="00E64B95">
        <w:t xml:space="preserve">Beaugrand, Grégory, Keith M. Brander, J. Alistair Lindley, Sami Souissi, and Philip C. Reid. 2003. “Plankton Effect on Cod Recruitment in the North Sea.” </w:t>
      </w:r>
      <w:r w:rsidRPr="00E64B95">
        <w:rPr>
          <w:i/>
          <w:iCs/>
        </w:rPr>
        <w:t>Nature</w:t>
      </w:r>
      <w:r w:rsidRPr="00E64B95">
        <w:t xml:space="preserve"> 426 (6967): 661–64. https://doi.org/10.1038/nature02164.</w:t>
      </w:r>
    </w:p>
    <w:p w14:paraId="57E4DD7E" w14:textId="77777777" w:rsidR="00E64B95" w:rsidRPr="00E64B95" w:rsidRDefault="00E64B95" w:rsidP="00E64B95">
      <w:pPr>
        <w:pStyle w:val="Bibliography"/>
      </w:pPr>
      <w:r w:rsidRPr="00E64B95">
        <w:t xml:space="preserve">Béné, Christophe. 2004. “Poverty in Small-Scale Fisheries: A Review and Some Further Thoughts.” In </w:t>
      </w:r>
      <w:r w:rsidRPr="00E64B95">
        <w:rPr>
          <w:i/>
          <w:iCs/>
        </w:rPr>
        <w:t>Poverty and Small-Scale Fisheries in West Africa</w:t>
      </w:r>
      <w:r w:rsidRPr="00E64B95">
        <w:t>, edited by Arthur E. Neiland and Christophe Béné, 61–82. Dordrecht: Springer Netherlands. https://doi.org/10.1007/978-94-017-2736-5_5.</w:t>
      </w:r>
    </w:p>
    <w:p w14:paraId="02120B49" w14:textId="77777777" w:rsidR="00E64B95" w:rsidRPr="00E64B95" w:rsidRDefault="00E64B95" w:rsidP="00E64B95">
      <w:pPr>
        <w:pStyle w:val="Bibliography"/>
      </w:pPr>
      <w:r w:rsidRPr="00E64B95">
        <w:t xml:space="preserve">Béné, Christophe, Bjørn Hersoug, and Edward H. Allison. 2010. “Not by Rent Alone: Analysing the Pro-Poor Functions of Small-Scale Fisheries in Developing Countries.” </w:t>
      </w:r>
      <w:r w:rsidRPr="00E64B95">
        <w:rPr>
          <w:i/>
          <w:iCs/>
        </w:rPr>
        <w:t>Development Policy Review</w:t>
      </w:r>
      <w:r w:rsidRPr="00E64B95">
        <w:t xml:space="preserve"> 28 (3): 325–58. https://doi.org/10.1111/j.1467-7679.2010.00486.x.</w:t>
      </w:r>
    </w:p>
    <w:p w14:paraId="0947A133" w14:textId="77777777" w:rsidR="00E64B95" w:rsidRPr="00E64B95" w:rsidRDefault="00E64B95" w:rsidP="00E64B95">
      <w:pPr>
        <w:pStyle w:val="Bibliography"/>
      </w:pPr>
      <w:r w:rsidRPr="00E64B95">
        <w:t xml:space="preserve">Béné, Christophe, Graeme Macfadyen, and Edward Hugh Allison. 2007. </w:t>
      </w:r>
      <w:r w:rsidRPr="00E64B95">
        <w:rPr>
          <w:i/>
          <w:iCs/>
        </w:rPr>
        <w:t>Increasing the Contribution of Small-Scale Fisheries to Poverty Alleviation and Food Security</w:t>
      </w:r>
      <w:r w:rsidRPr="00E64B95">
        <w:t>. No. 481. Food &amp; Agriculture Org.</w:t>
      </w:r>
    </w:p>
    <w:p w14:paraId="1BFFE56B" w14:textId="77777777" w:rsidR="00E64B95" w:rsidRPr="00E64B95" w:rsidRDefault="00E64B95" w:rsidP="00E64B95">
      <w:pPr>
        <w:pStyle w:val="Bibliography"/>
      </w:pPr>
      <w:r w:rsidRPr="00E64B95">
        <w:t xml:space="preserve">Blanchard, J. L., S. Jennings, R. Holmes, J. Harle, G. Merino, J. I. Allen, J. Holt, N. K. Dulvy, and M. Barange. 2012. “Potential Consequences of Climate Change for Primary Production and Fish Production in Large Marine Ecosystems.” </w:t>
      </w:r>
      <w:r w:rsidRPr="00E64B95">
        <w:rPr>
          <w:i/>
          <w:iCs/>
        </w:rPr>
        <w:t>Philosophical Transactions of the Royal Society B: Biological Sciences</w:t>
      </w:r>
      <w:r w:rsidRPr="00E64B95">
        <w:t xml:space="preserve"> 367 (1605): 2979–89. https://doi.org/10.1098/rstb.2012.0231.</w:t>
      </w:r>
    </w:p>
    <w:p w14:paraId="4310F3B5" w14:textId="77777777" w:rsidR="00E64B95" w:rsidRPr="00E64B95" w:rsidRDefault="00E64B95" w:rsidP="00E64B95">
      <w:pPr>
        <w:pStyle w:val="Bibliography"/>
      </w:pPr>
      <w:r w:rsidRPr="00E64B95">
        <w:t xml:space="preserve">Boehlert, George, and Andrew Gill. 2010. “Environmental and Ecological Effects of Ocean Renewable Energy Development – A Current Synthesis.” </w:t>
      </w:r>
      <w:r w:rsidRPr="00E64B95">
        <w:rPr>
          <w:i/>
          <w:iCs/>
        </w:rPr>
        <w:t>Oceanography</w:t>
      </w:r>
      <w:r w:rsidRPr="00E64B95">
        <w:t xml:space="preserve"> 23 (2): 68–81. https://doi.org/10.5670/oceanog.2010.46.</w:t>
      </w:r>
    </w:p>
    <w:p w14:paraId="7C623A09" w14:textId="77777777" w:rsidR="00E64B95" w:rsidRPr="00E64B95" w:rsidRDefault="00E64B95" w:rsidP="00E64B95">
      <w:pPr>
        <w:pStyle w:val="Bibliography"/>
      </w:pPr>
      <w:r w:rsidRPr="00E64B95">
        <w:t xml:space="preserve">Bostock, John, Brendan McAndrew, Randolph Richards, Kim Jauncey, Trevor Telfer, Kai Lorenzen, David Little, et al. 2010. “Aquaculture: Global Status and Trends.” </w:t>
      </w:r>
      <w:r w:rsidRPr="00E64B95">
        <w:rPr>
          <w:i/>
          <w:iCs/>
        </w:rPr>
        <w:t>Philosophical Transactions of the Royal Society B: Biological Sciences</w:t>
      </w:r>
      <w:r w:rsidRPr="00E64B95">
        <w:t xml:space="preserve"> 365 (1554): 2897–2912. https://doi.org/10.1098/rstb.2010.0170.</w:t>
      </w:r>
    </w:p>
    <w:p w14:paraId="5F59542B" w14:textId="77777777" w:rsidR="00E64B95" w:rsidRPr="00E64B95" w:rsidRDefault="00E64B95" w:rsidP="00E64B95">
      <w:pPr>
        <w:pStyle w:val="Bibliography"/>
      </w:pPr>
      <w:r w:rsidRPr="00E64B95">
        <w:t xml:space="preserve">Breitburg, Denise, Lisa A. Levin, Andreas Oschlies, Marilaure Grégoire, Francisco P. Chavez, Daniel J. Conley, Véronique Garçon, et al. 2018. “Declining Oxygen in the Global Ocean and Coastal Waters.” </w:t>
      </w:r>
      <w:r w:rsidRPr="00E64B95">
        <w:rPr>
          <w:i/>
          <w:iCs/>
        </w:rPr>
        <w:t>Science</w:t>
      </w:r>
      <w:r w:rsidRPr="00E64B95">
        <w:t xml:space="preserve"> 359 (6371): eaam7240. https://doi.org/10.1126/science.aam7240.</w:t>
      </w:r>
    </w:p>
    <w:p w14:paraId="00FEDADA" w14:textId="77777777" w:rsidR="00E64B95" w:rsidRPr="00E64B95" w:rsidRDefault="00E64B95" w:rsidP="00E64B95">
      <w:pPr>
        <w:pStyle w:val="Bibliography"/>
      </w:pPr>
      <w:r w:rsidRPr="00E64B95">
        <w:t xml:space="preserve">Britten, Gregory L., Michael Dowd, and Boris Worm. 2016. “Changing Recruitment Capacity in Global Fish Stocks.” </w:t>
      </w:r>
      <w:r w:rsidRPr="00E64B95">
        <w:rPr>
          <w:i/>
          <w:iCs/>
        </w:rPr>
        <w:t>Proceedings of the National Academy of Sciences</w:t>
      </w:r>
      <w:r w:rsidRPr="00E64B95">
        <w:t xml:space="preserve"> 113 (1): 134–39. https://doi.org/10.1073/pnas.1504709112.</w:t>
      </w:r>
    </w:p>
    <w:p w14:paraId="4C1E9FE2" w14:textId="77777777" w:rsidR="00E64B95" w:rsidRPr="00E64B95" w:rsidRDefault="00E64B95" w:rsidP="00E64B95">
      <w:pPr>
        <w:pStyle w:val="Bibliography"/>
      </w:pPr>
      <w:r w:rsidRPr="00E64B95">
        <w:t xml:space="preserve">Burd, Adrian, Alison Buchan, Matthew J. Church, Michael R. Landry, Andrew M. P. McDonnell, Uta Passow, Deborah K. Steinberg, and Heather M. Benway. 2016. </w:t>
      </w:r>
      <w:r w:rsidRPr="00E64B95">
        <w:rPr>
          <w:i/>
          <w:iCs/>
        </w:rPr>
        <w:t>Towards a Transformative Understanding of the Ocean’s Biological Pump: Priorities for Future Research - Report on the NSF Biology of the Biological Pump Workshop</w:t>
      </w:r>
      <w:r w:rsidRPr="00E64B95">
        <w:t>. Woods Hole, MA: Ocean Carbon and Biogeochemistry (OCB) Program. https://doi.org/10.1575/1912/8263.</w:t>
      </w:r>
    </w:p>
    <w:p w14:paraId="4DE86DE7" w14:textId="77777777" w:rsidR="00E64B95" w:rsidRPr="00E64B95" w:rsidRDefault="00E64B95" w:rsidP="00E64B95">
      <w:pPr>
        <w:pStyle w:val="Bibliography"/>
      </w:pPr>
      <w:r w:rsidRPr="00E64B95">
        <w:t>Burke, Lauretta, Kathleen Reytar, Mark Spalding, and Allison Perry. 2011. “Reefs at Risk Revisited.” World Resources Institute. https://www.wri.org/publication/reefs-risk-revisited.</w:t>
      </w:r>
    </w:p>
    <w:p w14:paraId="68CD2330" w14:textId="77777777" w:rsidR="00E64B95" w:rsidRPr="00E64B95" w:rsidRDefault="00E64B95" w:rsidP="00E64B95">
      <w:pPr>
        <w:pStyle w:val="Bibliography"/>
      </w:pPr>
      <w:r w:rsidRPr="00E64B95">
        <w:t xml:space="preserve">Cabral, Reniel B., and Porfirio M. Aliño. 2011. “Transition from Common to Private Coasts: Consequences of Privatization of the Coastal Commons.” </w:t>
      </w:r>
      <w:r w:rsidRPr="00E64B95">
        <w:rPr>
          <w:i/>
          <w:iCs/>
        </w:rPr>
        <w:t>Ocean &amp; Coastal Management</w:t>
      </w:r>
      <w:r w:rsidRPr="00E64B95">
        <w:t xml:space="preserve"> 54 (1): 66–74. https://doi.org/10.1016/j.ocecoaman.2010.10.023.</w:t>
      </w:r>
    </w:p>
    <w:p w14:paraId="20CBD456" w14:textId="77777777" w:rsidR="00E64B95" w:rsidRPr="00E64B95" w:rsidRDefault="00E64B95" w:rsidP="00E64B95">
      <w:pPr>
        <w:pStyle w:val="Bibliography"/>
      </w:pPr>
      <w:r w:rsidRPr="00E64B95">
        <w:t xml:space="preserve">Chen, Ping-Yu, Chi-Chung Chen, LanFen Chu, and Bruce McCarl. 2015. “Evaluating the Economic Damage of Climate Change on Global Coral Reefs.” </w:t>
      </w:r>
      <w:r w:rsidRPr="00E64B95">
        <w:rPr>
          <w:i/>
          <w:iCs/>
        </w:rPr>
        <w:t>Global Environmental Change</w:t>
      </w:r>
      <w:r w:rsidRPr="00E64B95">
        <w:t xml:space="preserve"> 30 (January): 12–20. https://doi.org/10.1016/j.gloenvcha.2014.10.011.</w:t>
      </w:r>
    </w:p>
    <w:p w14:paraId="469DB04C" w14:textId="77777777" w:rsidR="00E64B95" w:rsidRPr="00E64B95" w:rsidRDefault="00E64B95" w:rsidP="00E64B95">
      <w:pPr>
        <w:pStyle w:val="Bibliography"/>
      </w:pPr>
      <w:r w:rsidRPr="00E64B95">
        <w:t xml:space="preserve">Cheng, Lijing, Kevin E. Trenberth, John Fasullo, Tim Boyer, John Abraham, and Jiang Zhu. 2017. “Improved Estimates of Ocean Heat Content from 1960 to 2015.” </w:t>
      </w:r>
      <w:r w:rsidRPr="00E64B95">
        <w:rPr>
          <w:i/>
          <w:iCs/>
        </w:rPr>
        <w:t>Science Advances</w:t>
      </w:r>
      <w:r w:rsidRPr="00E64B95">
        <w:t xml:space="preserve"> 3 (3): e1601545. https://doi.org/10.1126/sciadv.1601545.</w:t>
      </w:r>
    </w:p>
    <w:p w14:paraId="2A813145" w14:textId="77777777" w:rsidR="00E64B95" w:rsidRPr="00E64B95" w:rsidRDefault="00E64B95" w:rsidP="00E64B95">
      <w:pPr>
        <w:pStyle w:val="Bibliography"/>
      </w:pPr>
      <w:r w:rsidRPr="00E64B95">
        <w:t xml:space="preserve">Cheung, William W. L., Vicky W. Y. Lam, Jorge L. Sarmiento, Kelly Kearney, Reg Watson, Dirk Zeller, and Daniel Pauly. 2010. “Large-Scale Redistribution of Maximum Fisheries Catch Potential in the Global Ocean under Climate Change: CLIMATE CHANGE IMPACTS ON CATCH POTENTIAL.” </w:t>
      </w:r>
      <w:r w:rsidRPr="00E64B95">
        <w:rPr>
          <w:i/>
          <w:iCs/>
        </w:rPr>
        <w:t>Global Change Biology</w:t>
      </w:r>
      <w:r w:rsidRPr="00E64B95">
        <w:t xml:space="preserve"> 16 (1): 24–35. https://doi.org/10.1111/j.1365-2486.2009.01995.x.</w:t>
      </w:r>
    </w:p>
    <w:p w14:paraId="394BFFDB" w14:textId="77777777" w:rsidR="00E64B95" w:rsidRPr="00E64B95" w:rsidRDefault="00E64B95" w:rsidP="00E64B95">
      <w:pPr>
        <w:pStyle w:val="Bibliography"/>
      </w:pPr>
      <w:r w:rsidRPr="00E64B95">
        <w:t xml:space="preserve">Cheung, William W. L., Gabriel Reygondeau, and Thomas L. Frölicher. 2016. “Large Benefits to Marine Fisheries of Meeting the 1.5°C Global Warming Target.” </w:t>
      </w:r>
      <w:r w:rsidRPr="00E64B95">
        <w:rPr>
          <w:i/>
          <w:iCs/>
        </w:rPr>
        <w:t>Science</w:t>
      </w:r>
      <w:r w:rsidRPr="00E64B95">
        <w:t xml:space="preserve"> 354 (6319): 1591–94. https://doi.org/10.1126/science.aag2331.</w:t>
      </w:r>
    </w:p>
    <w:p w14:paraId="33A33B97" w14:textId="77777777" w:rsidR="00E64B95" w:rsidRPr="00E64B95" w:rsidRDefault="00E64B95" w:rsidP="00E64B95">
      <w:pPr>
        <w:pStyle w:val="Bibliography"/>
      </w:pPr>
      <w:r w:rsidRPr="00E64B95">
        <w:t xml:space="preserve">Cheung, William W. L., Jorge L. Sarmiento, John Dunne, Thomas L. Frölicher, Vicky W. Y. Lam, M. L. Deng Palomares, Reg Watson, and Daniel Pauly. 2012. “Shrinking of Fishes Exacerbates Impacts of Global Ocean Changes on Marine Ecosystems.” </w:t>
      </w:r>
      <w:r w:rsidRPr="00E64B95">
        <w:rPr>
          <w:i/>
          <w:iCs/>
        </w:rPr>
        <w:t>Nature Climate Change</w:t>
      </w:r>
      <w:r w:rsidRPr="00E64B95">
        <w:t xml:space="preserve"> 3 (3): 254–58. https://doi.org/10.1038/nclimate1691.</w:t>
      </w:r>
    </w:p>
    <w:p w14:paraId="1831F131" w14:textId="77777777" w:rsidR="00E64B95" w:rsidRPr="00E64B95" w:rsidRDefault="00E64B95" w:rsidP="00E64B95">
      <w:pPr>
        <w:pStyle w:val="Bibliography"/>
      </w:pPr>
      <w:r w:rsidRPr="00E64B95">
        <w:t xml:space="preserve">Cheung, Wwl, C Close, V Lam, R Watson, and D Pauly. 2008. “Application of Macroecological Theory to Predict Effects of Climate Change on Global Fisheries Potential.” </w:t>
      </w:r>
      <w:r w:rsidRPr="00E64B95">
        <w:rPr>
          <w:i/>
          <w:iCs/>
        </w:rPr>
        <w:t>Marine Ecology Progress Series</w:t>
      </w:r>
      <w:r w:rsidRPr="00E64B95">
        <w:t xml:space="preserve"> 365 (August): 187–97. https://doi.org/10.3354/meps07414.</w:t>
      </w:r>
    </w:p>
    <w:p w14:paraId="4EFE9667" w14:textId="77777777" w:rsidR="00E64B95" w:rsidRPr="00E64B95" w:rsidRDefault="00E64B95" w:rsidP="00E64B95">
      <w:pPr>
        <w:pStyle w:val="Bibliography"/>
      </w:pPr>
      <w:r w:rsidRPr="00E64B95">
        <w:t xml:space="preserve">Clausen, Lotte W., Anna Rindorf, Mikael van Deurs, Mark Dickey-Collas, and Niels T. Hintzen. 2018. “Shifts in North Sea Forage Fish Productivity and Potential Fisheries Yield.” Edited by Robert Arlinghaus. </w:t>
      </w:r>
      <w:r w:rsidRPr="00E64B95">
        <w:rPr>
          <w:i/>
          <w:iCs/>
        </w:rPr>
        <w:t>Journal of Applied Ecology</w:t>
      </w:r>
      <w:r w:rsidRPr="00E64B95">
        <w:t xml:space="preserve"> 55 (3): 1092–1101. https://doi.org/10.1111/1365-2664.13038.</w:t>
      </w:r>
    </w:p>
    <w:p w14:paraId="17DCD0B3" w14:textId="77777777" w:rsidR="00E64B95" w:rsidRPr="00E64B95" w:rsidRDefault="00E64B95" w:rsidP="00E64B95">
      <w:pPr>
        <w:pStyle w:val="Bibliography"/>
      </w:pPr>
      <w:r w:rsidRPr="00E64B95">
        <w:t xml:space="preserve">Cochrane, Kevern L, Neil L Andrew, and Ana M Parma. 2011. “Primary Fisheries Management: A Minimum Requirement for Provision of Sustainable Human Benefits in Small-Scale Fisheries: Primary Management of Small-Scale Fisheries.” </w:t>
      </w:r>
      <w:r w:rsidRPr="00E64B95">
        <w:rPr>
          <w:i/>
          <w:iCs/>
        </w:rPr>
        <w:t>Fish and Fisheries</w:t>
      </w:r>
      <w:r w:rsidRPr="00E64B95">
        <w:t xml:space="preserve"> 12 (3): 275–88. https://doi.org/10.1111/j.1467-2979.2010.00392.x.</w:t>
      </w:r>
    </w:p>
    <w:p w14:paraId="0D3F305B" w14:textId="77777777" w:rsidR="00E64B95" w:rsidRPr="00E64B95" w:rsidRDefault="00E64B95" w:rsidP="00E64B95">
      <w:pPr>
        <w:pStyle w:val="Bibliography"/>
      </w:pPr>
      <w:r w:rsidRPr="00E64B95">
        <w:t xml:space="preserve">Costanza, Robert, Rudolf de Groot, Paul Sutton, Sander van der Ploeg, Sharolyn J. Anderson, Ida Kubiszewski, Stephen Farber, and R. Kerry Turner. 2014. “Changes in the Global Value of Ecosystem Services.” </w:t>
      </w:r>
      <w:r w:rsidRPr="00E64B95">
        <w:rPr>
          <w:i/>
          <w:iCs/>
        </w:rPr>
        <w:t>Global Environmental Change</w:t>
      </w:r>
      <w:r w:rsidRPr="00E64B95">
        <w:t xml:space="preserve"> 26 (May): 152–58. https://doi.org/10.1016/j.gloenvcha.2014.04.002.</w:t>
      </w:r>
    </w:p>
    <w:p w14:paraId="4C2ED7EB" w14:textId="77777777" w:rsidR="00E64B95" w:rsidRPr="00E64B95" w:rsidRDefault="00E64B95" w:rsidP="00E64B95">
      <w:pPr>
        <w:pStyle w:val="Bibliography"/>
      </w:pPr>
      <w:r w:rsidRPr="00E64B95">
        <w:t xml:space="preserve">Costello, Christopher, Daniel Ovando, Tyler Clavelle, C. Kent Strauss, Ray Hilborn, Michael C. Melnychuk, Trevor A. Branch, et al. 2016. “Global Fishery Prospects under Contrasting Management Regimes.” </w:t>
      </w:r>
      <w:r w:rsidRPr="00E64B95">
        <w:rPr>
          <w:i/>
          <w:iCs/>
        </w:rPr>
        <w:t>Proceedings of the National Academy of Sciences</w:t>
      </w:r>
      <w:r w:rsidRPr="00E64B95">
        <w:t xml:space="preserve"> 113 (18): 5125–29. https://doi.org/10.1073/pnas.1520420113.</w:t>
      </w:r>
    </w:p>
    <w:p w14:paraId="3C1E2970" w14:textId="77777777" w:rsidR="00E64B95" w:rsidRPr="00E64B95" w:rsidRDefault="00E64B95" w:rsidP="00E64B95">
      <w:pPr>
        <w:pStyle w:val="Bibliography"/>
      </w:pPr>
      <w:r w:rsidRPr="00E64B95">
        <w:t xml:space="preserve">Cushing, D. H. 1990. “Plankton Production and Year-Class Strength in Fish Populations: An Update of the Match/Mismatch Hypothesis.” In </w:t>
      </w:r>
      <w:r w:rsidRPr="00E64B95">
        <w:rPr>
          <w:i/>
          <w:iCs/>
        </w:rPr>
        <w:t>Advances in Marine Biology</w:t>
      </w:r>
      <w:r w:rsidRPr="00E64B95">
        <w:t>, edited by J. H. S. Blaxter and A. J. Southward, 26:249–93. Academic Press. https://doi.org/10.1016/S0065-2881(08)60202-3.</w:t>
      </w:r>
    </w:p>
    <w:p w14:paraId="6C288A12" w14:textId="77777777" w:rsidR="00E64B95" w:rsidRPr="00E64B95" w:rsidRDefault="00E64B95" w:rsidP="00E64B95">
      <w:pPr>
        <w:pStyle w:val="Bibliography"/>
      </w:pPr>
      <w:r w:rsidRPr="00E64B95">
        <w:t xml:space="preserve">De Silva, Sena S. 2012. “Aquaculture: A Newly Emergent Food Production Sector—and Perspectives of Its Impacts on Biodiversity and Conservation.” </w:t>
      </w:r>
      <w:r w:rsidRPr="00E64B95">
        <w:rPr>
          <w:i/>
          <w:iCs/>
        </w:rPr>
        <w:t>Biodiversity and Conservation</w:t>
      </w:r>
      <w:r w:rsidRPr="00E64B95">
        <w:t xml:space="preserve"> 21 (12): 3187–3220. https://doi.org/10.1007/s10531-012-0360-9.</w:t>
      </w:r>
    </w:p>
    <w:p w14:paraId="6A45D351" w14:textId="77777777" w:rsidR="00E64B95" w:rsidRPr="00E64B95" w:rsidRDefault="00E64B95" w:rsidP="00E64B95">
      <w:pPr>
        <w:pStyle w:val="Bibliography"/>
      </w:pPr>
      <w:r w:rsidRPr="00E64B95">
        <w:t xml:space="preserve">Doney, Scott, Andrew A. Rosenberg, Michael Alexander, Francisco Chavez, C. Drew Harvell, Gretchen Hofmann, Michael Orbach, and Mary Ruckelshaus. 2014. “Ch. 24: Oceans and Marine Resources.” In </w:t>
      </w:r>
      <w:r w:rsidRPr="00E64B95">
        <w:rPr>
          <w:i/>
          <w:iCs/>
        </w:rPr>
        <w:t>Climate Change Impacts in the United States: The Third National Climate Assessment</w:t>
      </w:r>
      <w:r w:rsidRPr="00E64B95">
        <w:t>, edited by J. M. Melillo, T. C. Richmond, and G. W. Yohe, 557–78. US Global Change Research Program.</w:t>
      </w:r>
    </w:p>
    <w:p w14:paraId="13C8B128" w14:textId="77777777" w:rsidR="00E64B95" w:rsidRPr="00E64B95" w:rsidRDefault="00E64B95" w:rsidP="00E64B95">
      <w:pPr>
        <w:pStyle w:val="Bibliography"/>
      </w:pPr>
      <w:r w:rsidRPr="00E64B95">
        <w:t xml:space="preserve">Duarte, Carlos M. 2017. “Reviews and Syntheses: Hidden Forests, the Role of Vegetated Coastal Habitats in the Ocean Carbon Budget.” </w:t>
      </w:r>
      <w:r w:rsidRPr="00E64B95">
        <w:rPr>
          <w:i/>
          <w:iCs/>
        </w:rPr>
        <w:t>Biogeosciences</w:t>
      </w:r>
      <w:r w:rsidRPr="00E64B95">
        <w:t xml:space="preserve"> 14 (2): 301–10. https://doi.org/10.5194/bg-14-301-2017.</w:t>
      </w:r>
    </w:p>
    <w:p w14:paraId="15410022" w14:textId="77777777" w:rsidR="00E64B95" w:rsidRPr="00E64B95" w:rsidRDefault="00E64B95" w:rsidP="00E64B95">
      <w:pPr>
        <w:pStyle w:val="Bibliography"/>
      </w:pPr>
      <w:r w:rsidRPr="00E64B95">
        <w:t xml:space="preserve">Duarte, Carlos M., Iñigo J. Losada, Iris E. Hendriks, Inés Mazarrasa, and Núria Marbà. 2013. “The Role of Coastal Plant Communities for Climate Change Mitigation and Adaptation.” </w:t>
      </w:r>
      <w:r w:rsidRPr="00E64B95">
        <w:rPr>
          <w:i/>
          <w:iCs/>
        </w:rPr>
        <w:t>Nature Climate Change</w:t>
      </w:r>
      <w:r w:rsidRPr="00E64B95">
        <w:t xml:space="preserve"> 3 (11): 961–68. https://doi.org/10.1038/nclimate1970.</w:t>
      </w:r>
    </w:p>
    <w:p w14:paraId="79AEDF75" w14:textId="77777777" w:rsidR="00E64B95" w:rsidRPr="00E64B95" w:rsidRDefault="00E64B95" w:rsidP="00E64B95">
      <w:pPr>
        <w:pStyle w:val="Bibliography"/>
      </w:pPr>
      <w:r w:rsidRPr="00E64B95">
        <w:t xml:space="preserve">Dulvy, Nicholas K., Stuart I. Rogers, Simon Jennings, Vanessa Stelzenmüller, Stephen R. Dye, and Hein R. Skjoldal. 2008. “Climate Change and Deepening of the North Sea Fish Assemblage: A Biotic Indicator of Warming Seas.” </w:t>
      </w:r>
      <w:r w:rsidRPr="00E64B95">
        <w:rPr>
          <w:i/>
          <w:iCs/>
        </w:rPr>
        <w:t>Journal of Applied Ecology</w:t>
      </w:r>
      <w:r w:rsidRPr="00E64B95">
        <w:t>, 1029–39. https://doi.org/10.1111/j.1365-2664.2008.01488.x@10.1111/(ISSN)1365-2664.CLIMATE_JPE.</w:t>
      </w:r>
    </w:p>
    <w:p w14:paraId="44BF73CE" w14:textId="77777777" w:rsidR="00E64B95" w:rsidRPr="00E64B95" w:rsidRDefault="00E64B95" w:rsidP="00E64B95">
      <w:pPr>
        <w:pStyle w:val="Bibliography"/>
      </w:pPr>
      <w:r w:rsidRPr="00E64B95">
        <w:t xml:space="preserve">Dutta, Tanushree, Ki-Hyun Kim, Minori Uchimiya, Eilhann E. Kwon, Byong-Hun Jeon, Akash Deep, and Seong-Taek Yun. 2016. “Global Demand for Rare Earth Resources and Strategies for Green Mining.” </w:t>
      </w:r>
      <w:r w:rsidRPr="00E64B95">
        <w:rPr>
          <w:i/>
          <w:iCs/>
        </w:rPr>
        <w:t>Environmental Research</w:t>
      </w:r>
      <w:r w:rsidRPr="00E64B95">
        <w:t xml:space="preserve"> 150 (October): 182–90. https://doi.org/10.1016/j.envres.2016.05.052.</w:t>
      </w:r>
    </w:p>
    <w:p w14:paraId="7FCA79AD" w14:textId="77777777" w:rsidR="00E64B95" w:rsidRPr="00E64B95" w:rsidRDefault="00E64B95" w:rsidP="00E64B95">
      <w:pPr>
        <w:pStyle w:val="Bibliography"/>
      </w:pPr>
      <w:r w:rsidRPr="00E64B95">
        <w:t xml:space="preserve">Dutton, A., A. E. Carlson, A. J. Long, G. A. Milne, P. U. Clark, R. DeConto, B. P. Horton, S. Rahmstorf, and M. E. Raymo. 2015. “Sea-Level Rise Due to Polar Ice-Sheet Mass Loss during Past Warm Periods.” </w:t>
      </w:r>
      <w:r w:rsidRPr="00E64B95">
        <w:rPr>
          <w:i/>
          <w:iCs/>
        </w:rPr>
        <w:t>Science</w:t>
      </w:r>
      <w:r w:rsidRPr="00E64B95">
        <w:t xml:space="preserve"> 349 (6244): aaa4019. https://doi.org/10.1126/science.aaa4019.</w:t>
      </w:r>
    </w:p>
    <w:p w14:paraId="15AAEBDE" w14:textId="77777777" w:rsidR="00E64B95" w:rsidRPr="00E64B95" w:rsidRDefault="00E64B95" w:rsidP="00E64B95">
      <w:pPr>
        <w:pStyle w:val="Bibliography"/>
      </w:pPr>
      <w:r w:rsidRPr="00E64B95">
        <w:t xml:space="preserve">Edwards, Martin, and Anthony J. Richardson. 2004. “Impact of Climate Change on Marine Pelagic Phenology and Trophic Mismatch.” </w:t>
      </w:r>
      <w:r w:rsidRPr="00E64B95">
        <w:rPr>
          <w:i/>
          <w:iCs/>
        </w:rPr>
        <w:t>Nature</w:t>
      </w:r>
      <w:r w:rsidRPr="00E64B95">
        <w:t xml:space="preserve"> 430 (7002): 881–84. https://doi.org/10.1038/nature02808.</w:t>
      </w:r>
    </w:p>
    <w:p w14:paraId="59276D9A" w14:textId="77777777" w:rsidR="00E64B95" w:rsidRPr="00E64B95" w:rsidRDefault="00E64B95" w:rsidP="00E64B95">
      <w:pPr>
        <w:pStyle w:val="Bibliography"/>
      </w:pPr>
      <w:r w:rsidRPr="00E64B95">
        <w:t xml:space="preserve">Edwards, Peter, Wenbo Zhang, Ben Belton, and David C. Little. 2019. “Misunderstandings, Myths and Mantras in Aquaculture: Its Contribution to World Food Supplies Has Been Systematically over Reported.” </w:t>
      </w:r>
      <w:r w:rsidRPr="00E64B95">
        <w:rPr>
          <w:i/>
          <w:iCs/>
        </w:rPr>
        <w:t>Marine Policy</w:t>
      </w:r>
      <w:r w:rsidRPr="00E64B95">
        <w:t xml:space="preserve"> 106 (August): 103547. https://doi.org/10.1016/j.marpol.2019.103547.</w:t>
      </w:r>
    </w:p>
    <w:p w14:paraId="58A4917F" w14:textId="77777777" w:rsidR="00E64B95" w:rsidRPr="00E64B95" w:rsidRDefault="00E64B95" w:rsidP="00E64B95">
      <w:pPr>
        <w:pStyle w:val="Bibliography"/>
      </w:pPr>
      <w:r w:rsidRPr="00E64B95">
        <w:t xml:space="preserve">Fabbri, Elena, and Enrico Dinelli. 2014. “Physiological Responses of Marine Animals Towards Adaptation to Climate Changes.” In </w:t>
      </w:r>
      <w:r w:rsidRPr="00E64B95">
        <w:rPr>
          <w:i/>
          <w:iCs/>
        </w:rPr>
        <w:t>The Mediterranean Sea: Its History and Present Challenges</w:t>
      </w:r>
      <w:r w:rsidRPr="00E64B95">
        <w:t>, edited by Stefano Goffredo and Zvy Dubinsky, 401–17. Dordrecht: Springer Netherlands. https://doi.org/10.1007/978-94-007-6704-1_23.</w:t>
      </w:r>
    </w:p>
    <w:p w14:paraId="3C6EAC33" w14:textId="77777777" w:rsidR="00E64B95" w:rsidRPr="00E64B95" w:rsidRDefault="00E64B95" w:rsidP="00E64B95">
      <w:pPr>
        <w:pStyle w:val="Bibliography"/>
      </w:pPr>
      <w:r w:rsidRPr="00E64B95">
        <w:t>FAO. 2018. “The State of World Fisheries and Aquaculture - Meeting the Sustainable Development Goals.” CC BY-NC-SA 3.0 IGO. Rome: FAO. http://www.fao.org/fishery/sofia/en.</w:t>
      </w:r>
    </w:p>
    <w:p w14:paraId="7CD0EC0D" w14:textId="77777777" w:rsidR="00E64B95" w:rsidRPr="00E64B95" w:rsidRDefault="00E64B95" w:rsidP="00E64B95">
      <w:pPr>
        <w:pStyle w:val="Bibliography"/>
      </w:pPr>
      <w:r w:rsidRPr="00E64B95">
        <w:t xml:space="preserve">Fossheim, Maria, Raul Primicerio, Edda Johannesen, Randi B. Ingvaldsen, Michaela M. Aschan, and Andrey V. Dolgov. 2015. “Recent Warming Leads to a Rapid Borealization of Fish Communities in the Arctic.” </w:t>
      </w:r>
      <w:r w:rsidRPr="00E64B95">
        <w:rPr>
          <w:i/>
          <w:iCs/>
        </w:rPr>
        <w:t>Nature Climate Change</w:t>
      </w:r>
      <w:r w:rsidRPr="00E64B95">
        <w:t xml:space="preserve"> 5 (7): 673–77. https://doi.org/10.1038/nclimate2647.</w:t>
      </w:r>
    </w:p>
    <w:p w14:paraId="75FCB285" w14:textId="77777777" w:rsidR="00E64B95" w:rsidRPr="00E64B95" w:rsidRDefault="00E64B95" w:rsidP="00E64B95">
      <w:pPr>
        <w:pStyle w:val="Bibliography"/>
      </w:pPr>
      <w:r w:rsidRPr="00E64B95">
        <w:t xml:space="preserve">Free, Christopher M., James T. Thorson, Malin L. Pinsky, Kiva L. Oken, John Wiedenmann, and Olaf P. Jensen. 2019. “Impacts of Historical Warming on Marine Fisheries Production.” </w:t>
      </w:r>
      <w:r w:rsidRPr="00E64B95">
        <w:rPr>
          <w:i/>
          <w:iCs/>
        </w:rPr>
        <w:t>Science</w:t>
      </w:r>
      <w:r w:rsidRPr="00E64B95">
        <w:t xml:space="preserve"> 363 (6430): 979–83. https://doi.org/10.1126/science.aau1758.</w:t>
      </w:r>
    </w:p>
    <w:p w14:paraId="7A5985A2" w14:textId="77777777" w:rsidR="00E64B95" w:rsidRPr="00E64B95" w:rsidRDefault="00E64B95" w:rsidP="00E64B95">
      <w:pPr>
        <w:pStyle w:val="Bibliography"/>
      </w:pPr>
      <w:r w:rsidRPr="00E64B95">
        <w:t xml:space="preserve">Froehlich, Halley E., Rebecca R. Gentry, and Benjamin S. Halpern. 2018. “Global Change in Marine Aquaculture Production Potential under Climate Change.” </w:t>
      </w:r>
      <w:r w:rsidRPr="00E64B95">
        <w:rPr>
          <w:i/>
          <w:iCs/>
        </w:rPr>
        <w:t>Nature Ecology &amp; Evolution</w:t>
      </w:r>
      <w:r w:rsidRPr="00E64B95">
        <w:t xml:space="preserve"> 2 (11): 1745. https://doi.org/10.1038/s41559-018-0669-1.</w:t>
      </w:r>
    </w:p>
    <w:p w14:paraId="576898A7" w14:textId="77777777" w:rsidR="00E64B95" w:rsidRPr="00E64B95" w:rsidRDefault="00E64B95" w:rsidP="00E64B95">
      <w:pPr>
        <w:pStyle w:val="Bibliography"/>
      </w:pPr>
      <w:r w:rsidRPr="00E64B95">
        <w:t xml:space="preserve">Froehlich, Halley E., Rebecca R. Gentry, Michael B. Rust, Dietmar Grimm, and Benjamin S. Halpern. 2017. “Public Perceptions of Aquaculture: Evaluating Spatiotemporal Patterns of Sentiment around the World.” Edited by Christopher M. Somers. </w:t>
      </w:r>
      <w:r w:rsidRPr="00E64B95">
        <w:rPr>
          <w:i/>
          <w:iCs/>
        </w:rPr>
        <w:t>PLOS ONE</w:t>
      </w:r>
      <w:r w:rsidRPr="00E64B95">
        <w:t xml:space="preserve"> 12 (1): e0169281. https://doi.org/10.1371/journal.pone.0169281.</w:t>
      </w:r>
    </w:p>
    <w:p w14:paraId="62B521CC" w14:textId="77777777" w:rsidR="00E64B95" w:rsidRPr="00E64B95" w:rsidRDefault="00E64B95" w:rsidP="00E64B95">
      <w:pPr>
        <w:pStyle w:val="Bibliography"/>
      </w:pPr>
      <w:r w:rsidRPr="00E64B95">
        <w:t xml:space="preserve">Gaines, Steven D., Christopher Costello, Brandon Owashi, Tracey Mangin, Jennifer Bone, Jorge García Molinos, Merrick Burden, et al. 2018. “Improved Fisheries Management Could Offset Many Negative Effects of Climate Change.” </w:t>
      </w:r>
      <w:r w:rsidRPr="00E64B95">
        <w:rPr>
          <w:i/>
          <w:iCs/>
        </w:rPr>
        <w:t>Science Advances</w:t>
      </w:r>
      <w:r w:rsidRPr="00E64B95">
        <w:t xml:space="preserve"> 4 (8): eaao1378. https://doi.org/10.1126/sciadv.aao1378.</w:t>
      </w:r>
    </w:p>
    <w:p w14:paraId="59DE74DC" w14:textId="77777777" w:rsidR="00E64B95" w:rsidRPr="00E64B95" w:rsidRDefault="00E64B95" w:rsidP="00E64B95">
      <w:pPr>
        <w:pStyle w:val="Bibliography"/>
      </w:pPr>
      <w:r w:rsidRPr="00E64B95">
        <w:t xml:space="preserve">Garai, Joydeb. 2014. “The Impacts of Climate Change on the Livelihoods of Coastal People in Bangladesh: A Sociological Study.” In </w:t>
      </w:r>
      <w:r w:rsidRPr="00E64B95">
        <w:rPr>
          <w:i/>
          <w:iCs/>
        </w:rPr>
        <w:t>International Perspectives on Climate Change: Latin America and Beyond</w:t>
      </w:r>
      <w:r w:rsidRPr="00E64B95">
        <w:t>, edited by Walter Leal Filho, Fátima Alves, Sandra Caeiro, and Ulisses M. Azeiteiro, 151–63. Cham: Springer International Publishing. https://doi.org/10.1007/978-3-319-04489-7_11.</w:t>
      </w:r>
    </w:p>
    <w:p w14:paraId="46360F63" w14:textId="77777777" w:rsidR="00E64B95" w:rsidRPr="00E64B95" w:rsidRDefault="00E64B95" w:rsidP="00E64B95">
      <w:pPr>
        <w:pStyle w:val="Bibliography"/>
      </w:pPr>
      <w:r w:rsidRPr="00E64B95">
        <w:t xml:space="preserve">García Molinos, Jorge, Benjamin S. Halpern, David S. Schoeman, Christopher J. Brown, Wolfgang Kiessling, Pippa J. Moore, John M. Pandolfi, Elvira S. Poloczanska, Anthony J. Richardson, and Michael T. Burrows. 2016. “Climate Velocity and the Future Global Redistribution of Marine Biodiversity.” </w:t>
      </w:r>
      <w:r w:rsidRPr="00E64B95">
        <w:rPr>
          <w:i/>
          <w:iCs/>
        </w:rPr>
        <w:t>Nature Climate Change</w:t>
      </w:r>
      <w:r w:rsidRPr="00E64B95">
        <w:t xml:space="preserve"> 6 (1): 83–88. https://doi.org/10.1038/nclimate2769.</w:t>
      </w:r>
    </w:p>
    <w:p w14:paraId="22F91F49" w14:textId="77777777" w:rsidR="00E64B95" w:rsidRPr="00E64B95" w:rsidRDefault="00E64B95" w:rsidP="00E64B95">
      <w:pPr>
        <w:pStyle w:val="Bibliography"/>
      </w:pPr>
      <w:r w:rsidRPr="00E64B95">
        <w:t xml:space="preserve">Gattuso, Jean-Pierre, Alexandre K. Magnan, Laurent Bopp, William W. L. Cheung, Carlos M. Duarte, Jochen Hinkel, Elizabeth Mcleod, et al. 2018. “Ocean Solutions to Address Climate Change and Its Effects on Marine Ecosystems.” </w:t>
      </w:r>
      <w:r w:rsidRPr="00E64B95">
        <w:rPr>
          <w:i/>
          <w:iCs/>
        </w:rPr>
        <w:t>Frontiers in Marine Science</w:t>
      </w:r>
      <w:r w:rsidRPr="00E64B95">
        <w:t xml:space="preserve"> 5. https://doi.org/10.3389/fmars.2018.00337.</w:t>
      </w:r>
    </w:p>
    <w:p w14:paraId="4A31F096" w14:textId="77777777" w:rsidR="00E64B95" w:rsidRPr="00E64B95" w:rsidRDefault="00E64B95" w:rsidP="00E64B95">
      <w:pPr>
        <w:pStyle w:val="Bibliography"/>
      </w:pPr>
      <w:r w:rsidRPr="00E64B95">
        <w:t xml:space="preserve">Gattuso, J.-P., A. Magnan, R. Billé, W. W. L. Cheung, E. L. Howes, F. Joos, D. Allemand, et al. 2015. “Contrasting Futures for Ocean and Society from Different Anthropogenic CO2 Emissions Scenarios.” </w:t>
      </w:r>
      <w:r w:rsidRPr="00E64B95">
        <w:rPr>
          <w:i/>
          <w:iCs/>
        </w:rPr>
        <w:t>Science</w:t>
      </w:r>
      <w:r w:rsidRPr="00E64B95">
        <w:t xml:space="preserve"> 349 (6243): aac4722. https://doi.org/10.1126/science.aac4722.</w:t>
      </w:r>
    </w:p>
    <w:p w14:paraId="78E785C0" w14:textId="77777777" w:rsidR="00E64B95" w:rsidRPr="00E64B95" w:rsidRDefault="00E64B95" w:rsidP="00E64B95">
      <w:pPr>
        <w:pStyle w:val="Bibliography"/>
      </w:pPr>
      <w:r w:rsidRPr="00E64B95">
        <w:t xml:space="preserve">Gazeau, Frédéric, Laura M. Parker, Steeve Comeau, Jean-Pierre Gattuso, Wayne A. O’Connor, Sophie Martin, Hans-Otto Pörtner, and Pauline M. Ross. 2013. “Impacts of Ocean Acidification on Marine Shelled Molluscs.” </w:t>
      </w:r>
      <w:r w:rsidRPr="00E64B95">
        <w:rPr>
          <w:i/>
          <w:iCs/>
        </w:rPr>
        <w:t>Marine Biology</w:t>
      </w:r>
      <w:r w:rsidRPr="00E64B95">
        <w:t xml:space="preserve"> 160 (8): 2207–45. https://doi.org/10.1007/s00227-013-2219-3.</w:t>
      </w:r>
    </w:p>
    <w:p w14:paraId="65032017" w14:textId="77777777" w:rsidR="00E64B95" w:rsidRPr="00E64B95" w:rsidRDefault="00E64B95" w:rsidP="00E64B95">
      <w:pPr>
        <w:pStyle w:val="Bibliography"/>
      </w:pPr>
      <w:r w:rsidRPr="00E64B95">
        <w:t xml:space="preserve">Gentry, Rebecca R., Halley E. Froehlich, Dietmar Grimm, Peter Kareiva, Michael Parke, Michael Rust, Steven D. Gaines, and Benjamin S. Halpern. 2017. “Mapping the Global Potential for Marine Aquaculture.” </w:t>
      </w:r>
      <w:r w:rsidRPr="00E64B95">
        <w:rPr>
          <w:i/>
          <w:iCs/>
        </w:rPr>
        <w:t>Nature Ecology &amp; Evolution</w:t>
      </w:r>
      <w:r w:rsidRPr="00E64B95">
        <w:t xml:space="preserve"> 1 (9): 1317. https://doi.org/10.1038/s41559-017-0257-9.</w:t>
      </w:r>
    </w:p>
    <w:p w14:paraId="43F3109C" w14:textId="77777777" w:rsidR="00E64B95" w:rsidRPr="00E64B95" w:rsidRDefault="00E64B95" w:rsidP="00E64B95">
      <w:pPr>
        <w:pStyle w:val="Bibliography"/>
      </w:pPr>
      <w:r w:rsidRPr="00E64B95">
        <w:t xml:space="preserve">Gjedrem, Trygve, and Matthew Baranski. 2009. </w:t>
      </w:r>
      <w:r w:rsidRPr="00E64B95">
        <w:rPr>
          <w:i/>
          <w:iCs/>
        </w:rPr>
        <w:t>Selective Breeding in Aquaculture: An Introduction</w:t>
      </w:r>
      <w:r w:rsidRPr="00E64B95">
        <w:t>. Springer Science &amp; Business Media.</w:t>
      </w:r>
    </w:p>
    <w:p w14:paraId="5ED10CFB" w14:textId="77777777" w:rsidR="00E64B95" w:rsidRPr="00E64B95" w:rsidRDefault="00E64B95" w:rsidP="00E64B95">
      <w:pPr>
        <w:pStyle w:val="Bibliography"/>
      </w:pPr>
      <w:r w:rsidRPr="00E64B95">
        <w:t xml:space="preserve">Gjedrem, Trygve, Nick Robinson, and Morten Rye. 2012. “The Importance of Selective Breeding in Aquaculture to Meet Future Demands for Animal Protein: A Review.” </w:t>
      </w:r>
      <w:r w:rsidRPr="00E64B95">
        <w:rPr>
          <w:i/>
          <w:iCs/>
        </w:rPr>
        <w:t>Aquaculture</w:t>
      </w:r>
      <w:r w:rsidRPr="00E64B95">
        <w:t xml:space="preserve"> 350–353 (June): 117–29. https://doi.org/10.1016/j.aquaculture.2012.04.008.</w:t>
      </w:r>
    </w:p>
    <w:p w14:paraId="14EBF0FF" w14:textId="77777777" w:rsidR="00E64B95" w:rsidRPr="00E64B95" w:rsidRDefault="00E64B95" w:rsidP="00E64B95">
      <w:pPr>
        <w:pStyle w:val="Bibliography"/>
      </w:pPr>
      <w:r w:rsidRPr="00E64B95">
        <w:t xml:space="preserve">Golden, Christopher D., Edward H. Allison, William W. L. Cheung, Madan M. Dey, Benjamin S. Halpern, Douglas J. McCauley, Matthew Smith, Bapu Vaitla, Dirk Zeller, and Samuel S. Myers. 2016. “Nutrition: Fall in Fish Catch Threatens Human Health.” </w:t>
      </w:r>
      <w:r w:rsidRPr="00E64B95">
        <w:rPr>
          <w:i/>
          <w:iCs/>
        </w:rPr>
        <w:t>Nature</w:t>
      </w:r>
      <w:r w:rsidRPr="00E64B95">
        <w:t xml:space="preserve"> 534 (7607): 317–20. https://doi.org/10.1038/534317a.</w:t>
      </w:r>
    </w:p>
    <w:p w14:paraId="3A892B1F" w14:textId="77777777" w:rsidR="00E64B95" w:rsidRPr="00E64B95" w:rsidRDefault="00E64B95" w:rsidP="00E64B95">
      <w:pPr>
        <w:pStyle w:val="Bibliography"/>
      </w:pPr>
      <w:r w:rsidRPr="00E64B95">
        <w:t xml:space="preserve">Green, Mark A., George G. Waldbusser, Lane Hubazc, Eric Cathcart, and Joshua Hall. 2013. “Carbonate Mineral Saturation State as the Recruitment Cue for Settling Bivalves in Marine Muds.” </w:t>
      </w:r>
      <w:r w:rsidRPr="00E64B95">
        <w:rPr>
          <w:i/>
          <w:iCs/>
        </w:rPr>
        <w:t>Estuaries and Coasts</w:t>
      </w:r>
      <w:r w:rsidRPr="00E64B95">
        <w:t xml:space="preserve"> 36 (1): 18–27. https://doi.org/10.1007/s12237-012-9549-0.</w:t>
      </w:r>
    </w:p>
    <w:p w14:paraId="3B481EDA" w14:textId="77777777" w:rsidR="00E64B95" w:rsidRPr="00E64B95" w:rsidRDefault="00E64B95" w:rsidP="00E64B95">
      <w:pPr>
        <w:pStyle w:val="Bibliography"/>
      </w:pPr>
      <w:r w:rsidRPr="00E64B95">
        <w:t>Hasan, Mohammad. 2017. “Feeding Global Aquaculture Growth.” 56. Rome: FAO Aquaculture Newsletter.</w:t>
      </w:r>
    </w:p>
    <w:p w14:paraId="58D45BD3" w14:textId="77777777" w:rsidR="00E64B95" w:rsidRPr="00E64B95" w:rsidRDefault="00E64B95" w:rsidP="00E64B95">
      <w:pPr>
        <w:pStyle w:val="Bibliography"/>
      </w:pPr>
      <w:r w:rsidRPr="00E64B95">
        <w:t xml:space="preserve">Henson, Stephanie A., Claudie Beaulieu, Tatiana Ilyina, Jasmin G. John, Matthew Long, Roland Séférian, Jerry Tjiputra, and Jorge L. Sarmiento. 2017. “Rapid Emergence of Climate Change in Environmental Drivers of Marine Ecosystems.” </w:t>
      </w:r>
      <w:r w:rsidRPr="00E64B95">
        <w:rPr>
          <w:i/>
          <w:iCs/>
        </w:rPr>
        <w:t>Nature Communications</w:t>
      </w:r>
      <w:r w:rsidRPr="00E64B95">
        <w:t xml:space="preserve"> 8 (March): 14682. https://doi.org/10.1038/ncomms14682.</w:t>
      </w:r>
    </w:p>
    <w:p w14:paraId="65D38431" w14:textId="77777777" w:rsidR="00E64B95" w:rsidRPr="00E64B95" w:rsidRDefault="00E64B95" w:rsidP="00E64B95">
      <w:pPr>
        <w:pStyle w:val="Bibliography"/>
      </w:pPr>
      <w:r w:rsidRPr="00E64B95">
        <w:t xml:space="preserve">Hilborn, Ray, and Chris Costello. 2018. “The Potential for Blue Growth in Marine Fish Yield, Profit and Abundance of Fish in the Ocean.” </w:t>
      </w:r>
      <w:r w:rsidRPr="00E64B95">
        <w:rPr>
          <w:i/>
          <w:iCs/>
        </w:rPr>
        <w:t>Marine Policy</w:t>
      </w:r>
      <w:r w:rsidRPr="00E64B95">
        <w:t xml:space="preserve"> 87 (January): 350–55. https://doi.org/10.1016/j.marpol.2017.02.003.</w:t>
      </w:r>
    </w:p>
    <w:p w14:paraId="7E834422" w14:textId="77777777" w:rsidR="00E64B95" w:rsidRPr="00E64B95" w:rsidRDefault="00E64B95" w:rsidP="00E64B95">
      <w:pPr>
        <w:pStyle w:val="Bibliography"/>
      </w:pPr>
      <w:r w:rsidRPr="00E64B95">
        <w:t xml:space="preserve">Himes-Cornell, Amber, Stewart Allen, Guillermo Auad, Mary Boatman, Patricia M. Clay, Sam Herrick, Dawn Kotowicz, et al. 2013. “Impacts of Climate Change on Human Uses of the Ocean and Ocean Services.” In </w:t>
      </w:r>
      <w:r w:rsidRPr="00E64B95">
        <w:rPr>
          <w:i/>
          <w:iCs/>
        </w:rPr>
        <w:t>Oceans and Marine Resources in a Changing Climate: A Technical Input to the 2013 National Climate Assessment</w:t>
      </w:r>
      <w:r w:rsidRPr="00E64B95">
        <w:t>, edited by Roger Griffis and Jennifer Howard, 64–118. NCA Regional Input Reports. Washington, DC: Island Press/Center for Resource Economics. https://doi.org/10.5822/978-1-61091-480-2_4.</w:t>
      </w:r>
    </w:p>
    <w:p w14:paraId="0CD9C19E" w14:textId="77777777" w:rsidR="00E64B95" w:rsidRPr="00E64B95" w:rsidRDefault="00E64B95" w:rsidP="00E64B95">
      <w:pPr>
        <w:pStyle w:val="Bibliography"/>
      </w:pPr>
      <w:r w:rsidRPr="00E64B95">
        <w:t>Hoegh - Guldberg, O., D. Jacob, M. Taylor, M. Bindi, S. Brown, I. Camilloni, A. Diedhiou, et al. 2018. “Chapter 3: Impacts of 1.5</w:t>
      </w:r>
      <w:r w:rsidRPr="00E64B95">
        <w:rPr>
          <w:vertAlign w:val="superscript"/>
        </w:rPr>
        <w:t>o</w:t>
      </w:r>
      <w:r w:rsidRPr="00E64B95">
        <w:t xml:space="preserve">C Global Warming on Natural and Human Systems.” In </w:t>
      </w:r>
      <w:r w:rsidRPr="00E64B95">
        <w:rPr>
          <w:i/>
          <w:iCs/>
        </w:rPr>
        <w:t>Global Warming of 1.5 °C an IPCC Special Report on the Impacts of Global Warming of 1.5 °C above Pre-Industrial Levels and Related Global Greenhouse Gas Emission Pathways, in the Context of Strengthening the Global Response to the Threat of Climate Change</w:t>
      </w:r>
      <w:r w:rsidRPr="00E64B95">
        <w:t>. Intergovernmental Panel on Climate Change. http://pure.iiasa.ac.at/id/eprint/15518/.</w:t>
      </w:r>
    </w:p>
    <w:p w14:paraId="18E58838" w14:textId="77777777" w:rsidR="00E64B95" w:rsidRPr="00E64B95" w:rsidRDefault="00E64B95" w:rsidP="00E64B95">
      <w:pPr>
        <w:pStyle w:val="Bibliography"/>
      </w:pPr>
      <w:r w:rsidRPr="00E64B95">
        <w:t xml:space="preserve">Hoegh-Guldberg, Ove, Elvira S. Poloczanska, William Skirving, and Sophie Dove. 2017. “Coral Reef Ecosystems under Climate Change and Ocean Acidification.” </w:t>
      </w:r>
      <w:r w:rsidRPr="00E64B95">
        <w:rPr>
          <w:i/>
          <w:iCs/>
        </w:rPr>
        <w:t>Frontiers in Marine Science</w:t>
      </w:r>
      <w:r w:rsidRPr="00E64B95">
        <w:t xml:space="preserve"> 4. https://doi.org/10.3389/fmars.2017.00158.</w:t>
      </w:r>
    </w:p>
    <w:p w14:paraId="38A77A33" w14:textId="77777777" w:rsidR="00E64B95" w:rsidRPr="00E64B95" w:rsidRDefault="00E64B95" w:rsidP="00E64B95">
      <w:pPr>
        <w:pStyle w:val="Bibliography"/>
      </w:pPr>
      <w:r w:rsidRPr="00E64B95">
        <w:t xml:space="preserve">Holbrook, Sally J., Russell J. Schmitt, and John S. Stephens. 1997. “Changes in an Assemblage of Temperate Reef Fishes Associated with a Climate Shift.” </w:t>
      </w:r>
      <w:r w:rsidRPr="00E64B95">
        <w:rPr>
          <w:i/>
          <w:iCs/>
        </w:rPr>
        <w:t>Ecological Applications</w:t>
      </w:r>
      <w:r w:rsidRPr="00E64B95">
        <w:t xml:space="preserve"> 7 (4): 1299–1310. https://doi.org/10.1890/1051-0761(1997)007[1299:CIAAOT]2.0.CO;2.</w:t>
      </w:r>
    </w:p>
    <w:p w14:paraId="0C07D6AA" w14:textId="77777777" w:rsidR="00E64B95" w:rsidRPr="00E64B95" w:rsidRDefault="00E64B95" w:rsidP="00E64B95">
      <w:pPr>
        <w:pStyle w:val="Bibliography"/>
      </w:pPr>
      <w:r w:rsidRPr="00E64B95">
        <w:t xml:space="preserve">Hollowed, A. B., M. Barange, R. J. Beamish, K. Brander, K. Cochrane, K. Drinkwater, M. G. G. Foreman, et al. 2013. “Projected Impacts of Climate Change on Marine Fish and Fisheries.” </w:t>
      </w:r>
      <w:r w:rsidRPr="00E64B95">
        <w:rPr>
          <w:i/>
          <w:iCs/>
        </w:rPr>
        <w:t>ICES Journal of Marine Science</w:t>
      </w:r>
      <w:r w:rsidRPr="00E64B95">
        <w:t xml:space="preserve"> 70 (5): 1023–37. https://doi.org/10.1093/icesjms/fst081.</w:t>
      </w:r>
    </w:p>
    <w:p w14:paraId="23C2ECF5" w14:textId="77777777" w:rsidR="00E64B95" w:rsidRPr="00E64B95" w:rsidRDefault="00E64B95" w:rsidP="00E64B95">
      <w:pPr>
        <w:pStyle w:val="Bibliography"/>
      </w:pPr>
      <w:r w:rsidRPr="00E64B95">
        <w:t xml:space="preserve">Hughes, Terry P, Kristen D Anderson, Sean R Connolly, Scott F Heron, James T Kerry, Janice M Lough, Andrew H Baird, et al. 2018. “Spatial and Temporal Patterns of Mass Bleaching of Corals in the Anthropocene | Science.” </w:t>
      </w:r>
      <w:r w:rsidRPr="00E64B95">
        <w:rPr>
          <w:i/>
          <w:iCs/>
        </w:rPr>
        <w:t>Science</w:t>
      </w:r>
      <w:r w:rsidRPr="00E64B95">
        <w:t xml:space="preserve"> 359 (6371): 80–83.</w:t>
      </w:r>
    </w:p>
    <w:p w14:paraId="08094B7F" w14:textId="77777777" w:rsidR="00E64B95" w:rsidRPr="00E64B95" w:rsidRDefault="00E64B95" w:rsidP="00E64B95">
      <w:pPr>
        <w:pStyle w:val="Bibliography"/>
      </w:pPr>
      <w:r w:rsidRPr="00E64B95">
        <w:t xml:space="preserve">Hughes, Terry P., James T. Kerry, Mariana Álvarez-Noriega, Jorge G. Álvarez-Romero, Kristen D. Anderson, Andrew H. Baird, Russell C. Babcock, et al. 2017. “Global Warming and Recurrent Mass Bleaching of Corals.” </w:t>
      </w:r>
      <w:r w:rsidRPr="00E64B95">
        <w:rPr>
          <w:i/>
          <w:iCs/>
        </w:rPr>
        <w:t>Nature</w:t>
      </w:r>
      <w:r w:rsidRPr="00E64B95">
        <w:t xml:space="preserve"> 543 (7645): 373–77. https://doi.org/10.1038/nature21707.</w:t>
      </w:r>
    </w:p>
    <w:p w14:paraId="67A20E77" w14:textId="77777777" w:rsidR="00E64B95" w:rsidRPr="00E64B95" w:rsidRDefault="00E64B95" w:rsidP="00E64B95">
      <w:pPr>
        <w:pStyle w:val="Bibliography"/>
      </w:pPr>
      <w:r w:rsidRPr="00E64B95">
        <w:t xml:space="preserve">Hutchings, Jeffrey A., and Dylan J. Fraser. 2008. “The Nature of Fisheries- and Farming-Induced Evolution.” </w:t>
      </w:r>
      <w:r w:rsidRPr="00E64B95">
        <w:rPr>
          <w:i/>
          <w:iCs/>
        </w:rPr>
        <w:t>Molecular Ecology</w:t>
      </w:r>
      <w:r w:rsidRPr="00E64B95">
        <w:t xml:space="preserve"> 17 (1): 294–313. https://doi.org/10.1111/j.1365-294X.2007.03485.x.</w:t>
      </w:r>
    </w:p>
    <w:p w14:paraId="4F11E86F" w14:textId="77777777" w:rsidR="00E64B95" w:rsidRPr="00E64B95" w:rsidRDefault="00E64B95" w:rsidP="00E64B95">
      <w:pPr>
        <w:pStyle w:val="Bibliography"/>
      </w:pPr>
      <w:r w:rsidRPr="00E64B95">
        <w:t>IPCC. 2014. “Climate Change 2014: Synthesis Report. Contribution of Working Groups I, II and III to the Fifth Assessment Report on the Intergovernmental Panel on Climate Change.” Geneva: Intergovernmental Panel on Climate Change. https://www.ipcc.ch/report/ar5/syr/.</w:t>
      </w:r>
    </w:p>
    <w:p w14:paraId="7D0ED82A" w14:textId="77777777" w:rsidR="00E64B95" w:rsidRPr="00E64B95" w:rsidRDefault="00E64B95" w:rsidP="00E64B95">
      <w:pPr>
        <w:pStyle w:val="Bibliography"/>
      </w:pPr>
      <w:r w:rsidRPr="00E64B95">
        <w:t xml:space="preserve">Irvine, Peter J., Andy Ridgwell, and Daniel J. Lunt. 2010. “Assessing the Regional Disparities in Geoengineering Impacts.” </w:t>
      </w:r>
      <w:r w:rsidRPr="00E64B95">
        <w:rPr>
          <w:i/>
          <w:iCs/>
        </w:rPr>
        <w:t>Geophysical Research Letters</w:t>
      </w:r>
      <w:r w:rsidRPr="00E64B95">
        <w:t xml:space="preserve"> 37 (18). https://doi.org/10.1029/2010GL044447.</w:t>
      </w:r>
    </w:p>
    <w:p w14:paraId="3D87CE66" w14:textId="77777777" w:rsidR="00E64B95" w:rsidRPr="00E64B95" w:rsidRDefault="00E64B95" w:rsidP="00E64B95">
      <w:pPr>
        <w:pStyle w:val="Bibliography"/>
      </w:pPr>
      <w:r w:rsidRPr="00E64B95">
        <w:t xml:space="preserve">James, Rebecca K., Rodolfo Silva, Brigitta I. van Tussenbroek, Mireille Escudero-Castillo, Ismael Mariño-Tapia, Henk A. Dijkstra, René M. van Westen, et al. 2019. “Maintaining Tropical Beaches with Seagrass and Algae: A Promising Alternative to Engineering Solutions.” </w:t>
      </w:r>
      <w:r w:rsidRPr="00E64B95">
        <w:rPr>
          <w:i/>
          <w:iCs/>
        </w:rPr>
        <w:t>BioScience</w:t>
      </w:r>
      <w:r w:rsidRPr="00E64B95">
        <w:t xml:space="preserve"> 69 (2): 136–42. https://doi.org/10.1093/biosci/biy154.</w:t>
      </w:r>
    </w:p>
    <w:p w14:paraId="1E0604BC" w14:textId="77777777" w:rsidR="00E64B95" w:rsidRPr="00E64B95" w:rsidRDefault="00E64B95" w:rsidP="00E64B95">
      <w:pPr>
        <w:pStyle w:val="Bibliography"/>
      </w:pPr>
      <w:r w:rsidRPr="00E64B95">
        <w:t xml:space="preserve">Janssen, K., H. Chavanne, P. Berentsen, and H. Komen. 2016. “Impact of Selective Breeding on European Aquaculture.” </w:t>
      </w:r>
      <w:r w:rsidRPr="00E64B95">
        <w:rPr>
          <w:i/>
          <w:iCs/>
        </w:rPr>
        <w:t>Aquaculture</w:t>
      </w:r>
      <w:r w:rsidRPr="00E64B95">
        <w:t>, International Symposium on Genetics in Aquaculture XII (ISGA XII), 472: 8–16. https://doi.org/10.1016/j.aquaculture.2016.03.012.</w:t>
      </w:r>
    </w:p>
    <w:p w14:paraId="67F0666D" w14:textId="77777777" w:rsidR="00E64B95" w:rsidRPr="00E64B95" w:rsidRDefault="00E64B95" w:rsidP="00E64B95">
      <w:pPr>
        <w:pStyle w:val="Bibliography"/>
      </w:pPr>
      <w:r w:rsidRPr="00E64B95">
        <w:t xml:space="preserve">Jensen, Ø, T Dempster, Eb Thorstad, I Uglem, and A Fredheim. 2010. “Escapes of Fishes from Norwegian Sea-Cage Aquaculture: Causes, Consequences and Prevention.” </w:t>
      </w:r>
      <w:r w:rsidRPr="00E64B95">
        <w:rPr>
          <w:i/>
          <w:iCs/>
        </w:rPr>
        <w:t>Aquaculture Environment Interactions</w:t>
      </w:r>
      <w:r w:rsidRPr="00E64B95">
        <w:t xml:space="preserve"> 1 (1): 71–83. https://doi.org/10.3354/aei00008.</w:t>
      </w:r>
    </w:p>
    <w:p w14:paraId="0C966467" w14:textId="77777777" w:rsidR="00E64B95" w:rsidRPr="00E64B95" w:rsidRDefault="00E64B95" w:rsidP="00E64B95">
      <w:pPr>
        <w:pStyle w:val="Bibliography"/>
      </w:pPr>
      <w:r w:rsidRPr="00E64B95">
        <w:t xml:space="preserve">Jevrejeva, S, L.P. Jackson, A Grinsted, D Lincke, and B Marzeion. 2018. “Flood Damage Costs under the Sea Level Rise with Warming of 1.5 °C and 2 °C - IOPscience.” </w:t>
      </w:r>
      <w:r w:rsidRPr="00E64B95">
        <w:rPr>
          <w:i/>
          <w:iCs/>
        </w:rPr>
        <w:t>Environmental Research Letters</w:t>
      </w:r>
      <w:r w:rsidRPr="00E64B95">
        <w:t xml:space="preserve"> 13 (7). https://iopscience.iop.org/article/10.1088/1748-9326/aacc76.</w:t>
      </w:r>
    </w:p>
    <w:p w14:paraId="0096801D" w14:textId="77777777" w:rsidR="00E64B95" w:rsidRPr="00E64B95" w:rsidRDefault="00E64B95" w:rsidP="00E64B95">
      <w:pPr>
        <w:pStyle w:val="Bibliography"/>
      </w:pPr>
      <w:r w:rsidRPr="00E64B95">
        <w:t xml:space="preserve">Jewett, L., and A. Romanau. 2017. “Ocean Acidification and Other Ocean Changes.” In </w:t>
      </w:r>
      <w:r w:rsidRPr="00E64B95">
        <w:rPr>
          <w:i/>
          <w:iCs/>
        </w:rPr>
        <w:t>Climate Science Special Report: Fourth National Climate Assessment, Volume I</w:t>
      </w:r>
      <w:r w:rsidRPr="00E64B95">
        <w:t>, edited by D.J. Wuebbles, D.W. Fahey, K.A. Hibbard, D.J. Dokken, B.C. Stewart, and T.K. Maycock, 364–92. Washington, D.C.: U.S. Global Change Research Program. https://science2017.globalchange.gov/chapter/13/.</w:t>
      </w:r>
    </w:p>
    <w:p w14:paraId="28BD90F5" w14:textId="77777777" w:rsidR="00E64B95" w:rsidRPr="00E64B95" w:rsidRDefault="00E64B95" w:rsidP="00E64B95">
      <w:pPr>
        <w:pStyle w:val="Bibliography"/>
      </w:pPr>
      <w:r w:rsidRPr="00E64B95">
        <w:t xml:space="preserve">Jones, Andy, Jim Haywood, and Olivier Boucher. 2009. “Climate Impacts of Geoengineering Marine Stratocumulus Clouds.” </w:t>
      </w:r>
      <w:r w:rsidRPr="00E64B95">
        <w:rPr>
          <w:i/>
          <w:iCs/>
        </w:rPr>
        <w:t>Journal of Geophysical Research: Atmospheres</w:t>
      </w:r>
      <w:r w:rsidRPr="00E64B95">
        <w:t xml:space="preserve"> 114 (D10). https://doi.org/10.1029/2008JD011450.</w:t>
      </w:r>
    </w:p>
    <w:p w14:paraId="0B6ED83B" w14:textId="77777777" w:rsidR="00E64B95" w:rsidRPr="00E64B95" w:rsidRDefault="00E64B95" w:rsidP="00E64B95">
      <w:pPr>
        <w:pStyle w:val="Bibliography"/>
      </w:pPr>
      <w:r w:rsidRPr="00E64B95">
        <w:t xml:space="preserve">Klinger Dane H., Levin Simon A., and Watson James R. 2017. “The Growth of Finfish in Global Open-Ocean Aquaculture under Climate Change.” </w:t>
      </w:r>
      <w:r w:rsidRPr="00E64B95">
        <w:rPr>
          <w:i/>
          <w:iCs/>
        </w:rPr>
        <w:t>Proceedings of the Royal Society B: Biological Sciences</w:t>
      </w:r>
      <w:r w:rsidRPr="00E64B95">
        <w:t xml:space="preserve"> 284 (1864): 20170834. https://doi.org/10.1098/rspb.2017.0834.</w:t>
      </w:r>
    </w:p>
    <w:p w14:paraId="366A0A84" w14:textId="77777777" w:rsidR="00E64B95" w:rsidRPr="00E64B95" w:rsidRDefault="00E64B95" w:rsidP="00E64B95">
      <w:pPr>
        <w:pStyle w:val="Bibliography"/>
      </w:pPr>
      <w:r w:rsidRPr="00E64B95">
        <w:t xml:space="preserve">Knapp, Gunnar, and Michael C. Rubino. 2016. “The Political Economics of Marine Aquaculture in the United States.” </w:t>
      </w:r>
      <w:r w:rsidRPr="00E64B95">
        <w:rPr>
          <w:i/>
          <w:iCs/>
        </w:rPr>
        <w:t>Reviews in Fisheries Science &amp; Aquaculture</w:t>
      </w:r>
      <w:r w:rsidRPr="00E64B95">
        <w:t xml:space="preserve"> 24 (3): 213–29. https://doi.org/10.1080/23308249.2015.1121202.</w:t>
      </w:r>
    </w:p>
    <w:p w14:paraId="1D223931" w14:textId="77777777" w:rsidR="00E64B95" w:rsidRPr="00E64B95" w:rsidRDefault="00E64B95" w:rsidP="00E64B95">
      <w:pPr>
        <w:pStyle w:val="Bibliography"/>
      </w:pPr>
      <w:r w:rsidRPr="00E64B95">
        <w:t xml:space="preserve">Kopp, Robert E., Radley M. Horton, Christopher M. Little, Jerry X. Mitrovica, Michael Oppenheimer, D. J. Rasmussen, Benjamin H. Strauss, and Claudia Tebaldi. 2014. “Probabilistic 21st and 22nd Century Sea-Level Projections at a Global Network of Tide-Gauge Sites.” </w:t>
      </w:r>
      <w:r w:rsidRPr="00E64B95">
        <w:rPr>
          <w:i/>
          <w:iCs/>
        </w:rPr>
        <w:t>Earth’s Future</w:t>
      </w:r>
      <w:r w:rsidRPr="00E64B95">
        <w:t xml:space="preserve"> 2 (8): 383–406. https://doi.org/10.1002/2014EF000239.</w:t>
      </w:r>
    </w:p>
    <w:p w14:paraId="44F8D6AE" w14:textId="77777777" w:rsidR="00E64B95" w:rsidRPr="00E64B95" w:rsidRDefault="00E64B95" w:rsidP="00E64B95">
      <w:pPr>
        <w:pStyle w:val="Bibliography"/>
      </w:pPr>
      <w:r w:rsidRPr="00E64B95">
        <w:t xml:space="preserve">Krause, Gesche, Cecile Brugere, Amy Diedrich, Michael W. Ebeling, Sebastian C.A. Ferse, Eirik Mikkelsen, José A. Pérez Agúndez, Selina M. Stead, Nardine Stybel, and Max Troell. 2015. “A Revolution without People? Closing the People–Policy Gap in Aquaculture Development.” </w:t>
      </w:r>
      <w:r w:rsidRPr="00E64B95">
        <w:rPr>
          <w:i/>
          <w:iCs/>
        </w:rPr>
        <w:t>Aquaculture</w:t>
      </w:r>
      <w:r w:rsidRPr="00E64B95">
        <w:t xml:space="preserve"> 447 (October): 44–55. https://doi.org/10.1016/j.aquaculture.2015.02.009.</w:t>
      </w:r>
    </w:p>
    <w:p w14:paraId="1950AECD" w14:textId="77777777" w:rsidR="00E64B95" w:rsidRPr="00E64B95" w:rsidRDefault="00E64B95" w:rsidP="00E64B95">
      <w:pPr>
        <w:pStyle w:val="Bibliography"/>
      </w:pPr>
      <w:r w:rsidRPr="00E64B95">
        <w:t xml:space="preserve">Kumagai, Naoki H., Jorge García Molinos, Hiroya Yamano, Shintaro Takao, Masahiko Fujii, and Yasuhiro Yamanaka. 2018. “Ocean Currents and Herbivory Drive Macroalgae-to-Coral Community Shift under Climate Warming.” </w:t>
      </w:r>
      <w:r w:rsidRPr="00E64B95">
        <w:rPr>
          <w:i/>
          <w:iCs/>
        </w:rPr>
        <w:t>Proceedings of the National Academy of Sciences</w:t>
      </w:r>
      <w:r w:rsidRPr="00E64B95">
        <w:t xml:space="preserve"> 115 (36): 8990–95. https://doi.org/10.1073/pnas.1716826115.</w:t>
      </w:r>
    </w:p>
    <w:p w14:paraId="474E9CEE" w14:textId="77777777" w:rsidR="00E64B95" w:rsidRPr="00E64B95" w:rsidRDefault="00E64B95" w:rsidP="00E64B95">
      <w:pPr>
        <w:pStyle w:val="Bibliography"/>
      </w:pPr>
      <w:r w:rsidRPr="00E64B95">
        <w:t xml:space="preserve">Kwok, R. 2018. “Arctic Sea Ice Thickness, Volume, and Multiyear Ice Coverage: Losses and Coupled Variability (1958–2018).” </w:t>
      </w:r>
      <w:r w:rsidRPr="00E64B95">
        <w:rPr>
          <w:i/>
          <w:iCs/>
        </w:rPr>
        <w:t>Environmental Research Letters</w:t>
      </w:r>
      <w:r w:rsidRPr="00E64B95">
        <w:t xml:space="preserve"> 13 (10): 105005. https://doi.org/10.1088/1748-9326/aae3ec.</w:t>
      </w:r>
    </w:p>
    <w:p w14:paraId="2DE7219E" w14:textId="77777777" w:rsidR="00E64B95" w:rsidRPr="00E64B95" w:rsidRDefault="00E64B95" w:rsidP="00E64B95">
      <w:pPr>
        <w:pStyle w:val="Bibliography"/>
      </w:pPr>
      <w:r w:rsidRPr="00E64B95">
        <w:t xml:space="preserve">Lam, Vicky W. Y., William W. L. Cheung, Gabriel Reygondeau, and U. Rashid Sumaila. 2016. “Projected Change in Global Fisheries Revenues under Climate Change.” </w:t>
      </w:r>
      <w:r w:rsidRPr="00E64B95">
        <w:rPr>
          <w:i/>
          <w:iCs/>
        </w:rPr>
        <w:t>Scientific Reports</w:t>
      </w:r>
      <w:r w:rsidRPr="00E64B95">
        <w:t xml:space="preserve"> 6 (September): 32607. https://doi.org/10.1038/srep32607.</w:t>
      </w:r>
    </w:p>
    <w:p w14:paraId="170164FF" w14:textId="77777777" w:rsidR="00E64B95" w:rsidRPr="00E64B95" w:rsidRDefault="00E64B95" w:rsidP="00E64B95">
      <w:pPr>
        <w:pStyle w:val="Bibliography"/>
      </w:pPr>
      <w:r w:rsidRPr="00E64B95">
        <w:t xml:space="preserve">Lefevre, Sjannie, David J. McKenzie, and Göran E. Nilsson. 2017. “Models Projecting the Fate of Fish Populations under Climate Change Need to Be Based on Valid Physiological Mechanisms.” </w:t>
      </w:r>
      <w:r w:rsidRPr="00E64B95">
        <w:rPr>
          <w:i/>
          <w:iCs/>
        </w:rPr>
        <w:t>Global Change Biology</w:t>
      </w:r>
      <w:r w:rsidRPr="00E64B95">
        <w:t xml:space="preserve"> 23 (9): 3449–59. https://doi.org/10.1111/gcb.13652.</w:t>
      </w:r>
    </w:p>
    <w:p w14:paraId="2B8C3FC3" w14:textId="77777777" w:rsidR="00E64B95" w:rsidRPr="00E64B95" w:rsidRDefault="00E64B95" w:rsidP="00E64B95">
      <w:pPr>
        <w:pStyle w:val="Bibliography"/>
      </w:pPr>
      <w:r w:rsidRPr="00E64B95">
        <w:t xml:space="preserve">Lenzen, Manfred, Ya-Yen Sun, Futu Faturay, Yuan-Peng Ting, Arne Geschke, and Arunima Malik. 2018. “The Carbon Footprint of Global Tourism.” </w:t>
      </w:r>
      <w:r w:rsidRPr="00E64B95">
        <w:rPr>
          <w:i/>
          <w:iCs/>
        </w:rPr>
        <w:t>Nature Climate Change</w:t>
      </w:r>
      <w:r w:rsidRPr="00E64B95">
        <w:t xml:space="preserve"> 8 (6): 522. https://doi.org/10.1038/s41558-018-0141-x.</w:t>
      </w:r>
    </w:p>
    <w:p w14:paraId="3E76ED5D" w14:textId="77777777" w:rsidR="00E64B95" w:rsidRPr="00E64B95" w:rsidRDefault="00E64B95" w:rsidP="00E64B95">
      <w:pPr>
        <w:pStyle w:val="Bibliography"/>
      </w:pPr>
      <w:r w:rsidRPr="00E64B95">
        <w:t xml:space="preserve">Levin, Lisa A. 2002. “Deep-Ocean Life Where Oxygen Is Scarce: Oxygen-Deprived Zones Are Common and Might Become More so with Climate Change. Here Life Hangs on, with Some Unusual Adaptations.” </w:t>
      </w:r>
      <w:r w:rsidRPr="00E64B95">
        <w:rPr>
          <w:i/>
          <w:iCs/>
        </w:rPr>
        <w:t>American Scientist</w:t>
      </w:r>
      <w:r w:rsidRPr="00E64B95">
        <w:t xml:space="preserve"> 90 (5): 436–44.</w:t>
      </w:r>
    </w:p>
    <w:p w14:paraId="737CD43C" w14:textId="77777777" w:rsidR="00E64B95" w:rsidRPr="00E64B95" w:rsidRDefault="00E64B95" w:rsidP="00E64B95">
      <w:pPr>
        <w:pStyle w:val="Bibliography"/>
      </w:pPr>
      <w:r w:rsidRPr="00E64B95">
        <w:t xml:space="preserve">Li, Sheng, Zhengyong Yang, Denis Nadolnyak, Yaoqi Zhang, and Yuxi Luo. 2016. “Economic Impacts of Climate Change: Profitability of Freshwater Aquaculture in China.” </w:t>
      </w:r>
      <w:r w:rsidRPr="00E64B95">
        <w:rPr>
          <w:i/>
          <w:iCs/>
        </w:rPr>
        <w:t>Aquaculture Research</w:t>
      </w:r>
      <w:r w:rsidRPr="00E64B95">
        <w:t xml:space="preserve"> 47 (5): 1537–48. https://doi.org/10.1111/are.12614.</w:t>
      </w:r>
    </w:p>
    <w:p w14:paraId="16E6FEA1" w14:textId="77777777" w:rsidR="00E64B95" w:rsidRPr="00E64B95" w:rsidRDefault="00E64B95" w:rsidP="00E64B95">
      <w:pPr>
        <w:pStyle w:val="Bibliography"/>
      </w:pPr>
      <w:r w:rsidRPr="00E64B95">
        <w:t xml:space="preserve">Lind, C. E., R. W. Ponzoni, N. H. Nguyen, and H. L. Khaw. 2012. “Selective Breeding in Fish and Conservation of Genetic Resources for Aquaculture.” </w:t>
      </w:r>
      <w:r w:rsidRPr="00E64B95">
        <w:rPr>
          <w:i/>
          <w:iCs/>
        </w:rPr>
        <w:t>Reproduction in Domestic Animals</w:t>
      </w:r>
      <w:r w:rsidRPr="00E64B95">
        <w:t xml:space="preserve"> 47 (s4): 255–63. https://doi.org/10.1111/j.1439-0531.2012.02084.x.</w:t>
      </w:r>
    </w:p>
    <w:p w14:paraId="36C331A4" w14:textId="77777777" w:rsidR="00E64B95" w:rsidRPr="00E64B95" w:rsidRDefault="00E64B95" w:rsidP="00E64B95">
      <w:pPr>
        <w:pStyle w:val="Bibliography"/>
      </w:pPr>
      <w:r w:rsidRPr="00E64B95">
        <w:t xml:space="preserve">Liu, Wei, Shang-Ping Xie, Zhengyu Liu, and Jiang Zhu. 2017. “Overlooked Possibility of a Collapsed Atlantic Meridional Overturning Circulation in Warming Climate.” </w:t>
      </w:r>
      <w:r w:rsidRPr="00E64B95">
        <w:rPr>
          <w:i/>
          <w:iCs/>
        </w:rPr>
        <w:t>Science Advances</w:t>
      </w:r>
      <w:r w:rsidRPr="00E64B95">
        <w:t xml:space="preserve"> 3 (1): e1601666. https://doi.org/10.1126/sciadv.1601666.</w:t>
      </w:r>
    </w:p>
    <w:p w14:paraId="79544188" w14:textId="77777777" w:rsidR="00E64B95" w:rsidRPr="00E64B95" w:rsidRDefault="00E64B95" w:rsidP="00E64B95">
      <w:pPr>
        <w:pStyle w:val="Bibliography"/>
      </w:pPr>
      <w:r w:rsidRPr="00E64B95">
        <w:t xml:space="preserve">Loo, Yen Yi, Lawal Billa, and Ajit Singh. 2015. “Effect of Climate Change on Seasonal Monsoon in Asia and Its Impact on the Variability of Monsoon Rainfall in Southeast Asia.” </w:t>
      </w:r>
      <w:r w:rsidRPr="00E64B95">
        <w:rPr>
          <w:i/>
          <w:iCs/>
        </w:rPr>
        <w:t>Geoscience Frontiers</w:t>
      </w:r>
      <w:r w:rsidRPr="00E64B95">
        <w:t>, Special Issue: Geoinformation techniques in natural hazard modeling, 6 (6): 817–23. https://doi.org/10.1016/j.gsf.2014.02.009.</w:t>
      </w:r>
    </w:p>
    <w:p w14:paraId="30630042" w14:textId="77777777" w:rsidR="00E64B95" w:rsidRPr="00E64B95" w:rsidRDefault="00E64B95" w:rsidP="00E64B95">
      <w:pPr>
        <w:pStyle w:val="Bibliography"/>
      </w:pPr>
      <w:r w:rsidRPr="00E64B95">
        <w:t xml:space="preserve">MacKenzie, Brian R., and Friedrich W. Köster. 2004. “Fish Production and Climate: Sprat in the Baltic Sea.” </w:t>
      </w:r>
      <w:r w:rsidRPr="00E64B95">
        <w:rPr>
          <w:i/>
          <w:iCs/>
        </w:rPr>
        <w:t>Ecology</w:t>
      </w:r>
      <w:r w:rsidRPr="00E64B95">
        <w:t xml:space="preserve"> 85 (3): 784–94. https://doi.org/10.1890/02-0780.</w:t>
      </w:r>
    </w:p>
    <w:p w14:paraId="610DB592" w14:textId="77777777" w:rsidR="00E64B95" w:rsidRPr="00E64B95" w:rsidRDefault="00E64B95" w:rsidP="00E64B95">
      <w:pPr>
        <w:pStyle w:val="Bibliography"/>
      </w:pPr>
      <w:r w:rsidRPr="00E64B95">
        <w:t xml:space="preserve">Miller, Kathryn A., Kirsten F. Thompson, Paul Johnston, and David Santillo. 2018. “An Overview of Seabed Mining Including the Current State of Development, Environmental Impacts, and Knowledge Gaps.” </w:t>
      </w:r>
      <w:r w:rsidRPr="00E64B95">
        <w:rPr>
          <w:i/>
          <w:iCs/>
        </w:rPr>
        <w:t>Frontiers in Marine Science</w:t>
      </w:r>
      <w:r w:rsidRPr="00E64B95">
        <w:t xml:space="preserve"> 4 (January): 418. https://doi.org/10.3389/fmars.2017.00418.</w:t>
      </w:r>
    </w:p>
    <w:p w14:paraId="65FB9AD2" w14:textId="77777777" w:rsidR="00E64B95" w:rsidRPr="00E64B95" w:rsidRDefault="00E64B95" w:rsidP="00E64B95">
      <w:pPr>
        <w:pStyle w:val="Bibliography"/>
      </w:pPr>
      <w:r w:rsidRPr="00E64B95">
        <w:t xml:space="preserve">Moore, J. Keith, Weiwei Fu, Francois Primeau, Gregory L. Britten, Keith Lindsay, Matthew Long, Scott C. Doney, Natalie Mahowald, Forrest Hoffman, and James T. Randerson. 2018. “Sustained Climate Warming Drives Declining Marine Biological Productivity.” </w:t>
      </w:r>
      <w:r w:rsidRPr="00E64B95">
        <w:rPr>
          <w:i/>
          <w:iCs/>
        </w:rPr>
        <w:t>Science</w:t>
      </w:r>
      <w:r w:rsidRPr="00E64B95">
        <w:t xml:space="preserve"> 359 (6380): 1139–43. https://doi.org/10.1126/science.aao6379.</w:t>
      </w:r>
    </w:p>
    <w:p w14:paraId="006F6301" w14:textId="77777777" w:rsidR="00E64B95" w:rsidRPr="00E64B95" w:rsidRDefault="00E64B95" w:rsidP="00E64B95">
      <w:pPr>
        <w:pStyle w:val="Bibliography"/>
      </w:pPr>
      <w:r w:rsidRPr="00E64B95">
        <w:t xml:space="preserve">Moreno, A., and B. Amelung. 2009. “Climate Change and Coastal &amp; Marine Tourism: Review and Analysis.” </w:t>
      </w:r>
      <w:r w:rsidRPr="00E64B95">
        <w:rPr>
          <w:i/>
          <w:iCs/>
        </w:rPr>
        <w:t>Journal of Coastal Research</w:t>
      </w:r>
      <w:r w:rsidRPr="00E64B95">
        <w:t>, 1140–44.</w:t>
      </w:r>
    </w:p>
    <w:p w14:paraId="4C35C261" w14:textId="77777777" w:rsidR="00E64B95" w:rsidRPr="00E64B95" w:rsidRDefault="00E64B95" w:rsidP="00E64B95">
      <w:pPr>
        <w:pStyle w:val="Bibliography"/>
      </w:pPr>
      <w:r w:rsidRPr="00E64B95">
        <w:t xml:space="preserve">OECD. 2016. </w:t>
      </w:r>
      <w:r w:rsidRPr="00E64B95">
        <w:rPr>
          <w:i/>
          <w:iCs/>
        </w:rPr>
        <w:t>The Ocean Economy in 2030</w:t>
      </w:r>
      <w:r w:rsidRPr="00E64B95">
        <w:t>. Paris: OECD Publishing.</w:t>
      </w:r>
    </w:p>
    <w:p w14:paraId="456ED2BD" w14:textId="77777777" w:rsidR="00E64B95" w:rsidRPr="00E64B95" w:rsidRDefault="00E64B95" w:rsidP="00E64B95">
      <w:pPr>
        <w:pStyle w:val="Bibliography"/>
      </w:pPr>
      <w:r w:rsidRPr="00E64B95">
        <w:t xml:space="preserve">Ojea, Elena, Isaac Pearlman, Steven D. Gaines, and Sarah E. Lester. 2017. “Fisheries Regulatory Regimes and Resilience to Climate Change.” </w:t>
      </w:r>
      <w:r w:rsidRPr="00E64B95">
        <w:rPr>
          <w:i/>
          <w:iCs/>
        </w:rPr>
        <w:t>Ambio</w:t>
      </w:r>
      <w:r w:rsidRPr="00E64B95">
        <w:t xml:space="preserve"> 46 (4): 399–412. https://doi.org/10.1007/s13280-016-0850-1.</w:t>
      </w:r>
    </w:p>
    <w:p w14:paraId="47977740" w14:textId="77777777" w:rsidR="00E64B95" w:rsidRPr="00E64B95" w:rsidRDefault="00E64B95" w:rsidP="00E64B95">
      <w:pPr>
        <w:pStyle w:val="Bibliography"/>
      </w:pPr>
      <w:r w:rsidRPr="00E64B95">
        <w:t xml:space="preserve">Oliva-Teles, A., P. Enes, and H. Peres. 2015. “Replacing Fishmeal and Fish Oil in Industrial Aquafeeds for Carnivorous Fish.” In </w:t>
      </w:r>
      <w:r w:rsidRPr="00E64B95">
        <w:rPr>
          <w:i/>
          <w:iCs/>
        </w:rPr>
        <w:t>Feed and Feeding Practices in Aquaculture</w:t>
      </w:r>
      <w:r w:rsidRPr="00E64B95">
        <w:t>, 203–33. Elsevier. https://doi.org/10.1016/B978-0-08-100506-4.00008-8.</w:t>
      </w:r>
    </w:p>
    <w:p w14:paraId="18C69CE2" w14:textId="77777777" w:rsidR="00E64B95" w:rsidRPr="00E64B95" w:rsidRDefault="00E64B95" w:rsidP="00E64B95">
      <w:pPr>
        <w:pStyle w:val="Bibliography"/>
      </w:pPr>
      <w:r w:rsidRPr="00E64B95">
        <w:t xml:space="preserve">Oschlies, Andreas, Peter Brandt, Lothar Stramma, and Sunke Schmidtko. 2018. “Drivers and Mechanisms of Ocean Deoxygenation.” </w:t>
      </w:r>
      <w:r w:rsidRPr="00E64B95">
        <w:rPr>
          <w:i/>
          <w:iCs/>
        </w:rPr>
        <w:t>Nature Geoscience</w:t>
      </w:r>
      <w:r w:rsidRPr="00E64B95">
        <w:t xml:space="preserve"> 11 (7): 467. https://doi.org/10.1038/s41561-018-0152-2.</w:t>
      </w:r>
    </w:p>
    <w:p w14:paraId="167D3A49" w14:textId="77777777" w:rsidR="00E64B95" w:rsidRPr="00E64B95" w:rsidRDefault="00E64B95" w:rsidP="00E64B95">
      <w:pPr>
        <w:pStyle w:val="Bibliography"/>
      </w:pPr>
      <w:r w:rsidRPr="00E64B95">
        <w:t xml:space="preserve">Parkinson, Claire L. 2019. “A 40-y Record Reveals Gradual Antarctic Sea Ice Increases Followed by Decreases at Rates Far Exceeding the Rates Seen in the Arctic.” </w:t>
      </w:r>
      <w:r w:rsidRPr="00E64B95">
        <w:rPr>
          <w:i/>
          <w:iCs/>
        </w:rPr>
        <w:t>Proceedings of the National Academy of Sciences</w:t>
      </w:r>
      <w:r w:rsidRPr="00E64B95">
        <w:t>, June, 201906556. https://doi.org/10.1073/pnas.1906556116.</w:t>
      </w:r>
    </w:p>
    <w:p w14:paraId="5D31AE20" w14:textId="77777777" w:rsidR="00E64B95" w:rsidRPr="00E64B95" w:rsidRDefault="00E64B95" w:rsidP="00E64B95">
      <w:pPr>
        <w:pStyle w:val="Bibliography"/>
      </w:pPr>
      <w:r w:rsidRPr="00E64B95">
        <w:t xml:space="preserve">Pauly, Daniel, and William W. L. Cheung. 2017. “Sound Physiological Knowledge and Principles in Modeling Shrinking of Fishes under Climate Change.” </w:t>
      </w:r>
      <w:r w:rsidRPr="00E64B95">
        <w:rPr>
          <w:i/>
          <w:iCs/>
        </w:rPr>
        <w:t>Global Change Biology</w:t>
      </w:r>
      <w:r w:rsidRPr="00E64B95">
        <w:t xml:space="preserve"> 24 (1): e15–26. https://doi.org/10.1111/gcb.13831.</w:t>
      </w:r>
    </w:p>
    <w:p w14:paraId="55F1F6E3" w14:textId="77777777" w:rsidR="00E64B95" w:rsidRPr="00E64B95" w:rsidRDefault="00E64B95" w:rsidP="00E64B95">
      <w:pPr>
        <w:pStyle w:val="Bibliography"/>
      </w:pPr>
      <w:r w:rsidRPr="00E64B95">
        <w:t xml:space="preserve">Pecl, Gretta T., Miguel B. Araújo, Johann D. Bell, Julia Blanchard, Timothy C. Bonebrake, I.-Ching Chen, Timothy D. Clark, et al. 2017. “Biodiversity Redistribution under Climate Change: Impacts on Ecosystems and Human Well-Being.” </w:t>
      </w:r>
      <w:r w:rsidRPr="00E64B95">
        <w:rPr>
          <w:i/>
          <w:iCs/>
        </w:rPr>
        <w:t>Science</w:t>
      </w:r>
      <w:r w:rsidRPr="00E64B95">
        <w:t xml:space="preserve"> 355 (6332): eaai9214. https://doi.org/10.1126/science.aai9214.</w:t>
      </w:r>
    </w:p>
    <w:p w14:paraId="3E994692" w14:textId="77777777" w:rsidR="00E64B95" w:rsidRPr="00E64B95" w:rsidRDefault="00E64B95" w:rsidP="00E64B95">
      <w:pPr>
        <w:pStyle w:val="Bibliography"/>
      </w:pPr>
      <w:r w:rsidRPr="00E64B95">
        <w:t xml:space="preserve">Perry, Allison L., Paula J. Low, Jim R. Ellis, and John D. Reynolds. 2005. “Climate Change and Distribution Shifts in Marine Fishes.” </w:t>
      </w:r>
      <w:r w:rsidRPr="00E64B95">
        <w:rPr>
          <w:i/>
          <w:iCs/>
        </w:rPr>
        <w:t>Science</w:t>
      </w:r>
      <w:r w:rsidRPr="00E64B95">
        <w:t xml:space="preserve"> 308 (5730): 1912–15. https://doi.org/10.1126/science.1111322.</w:t>
      </w:r>
    </w:p>
    <w:p w14:paraId="19351C4B" w14:textId="77777777" w:rsidR="00E64B95" w:rsidRPr="00E64B95" w:rsidRDefault="00E64B95" w:rsidP="00E64B95">
      <w:pPr>
        <w:pStyle w:val="Bibliography"/>
      </w:pPr>
      <w:r w:rsidRPr="00E64B95">
        <w:t xml:space="preserve">Pinsky, Malin L., Gabriel Reygondeau, Richard Caddell, Juliano Palacios-Abrantes, Jessica Spijkers, and William W. L. Cheung. 2018. “Preparing Ocean Governance for Species on the Move.” </w:t>
      </w:r>
      <w:r w:rsidRPr="00E64B95">
        <w:rPr>
          <w:i/>
          <w:iCs/>
        </w:rPr>
        <w:t>Science</w:t>
      </w:r>
      <w:r w:rsidRPr="00E64B95">
        <w:t xml:space="preserve"> 360 (6394): 1189–91. https://doi.org/10.1126/science.aat2360.</w:t>
      </w:r>
    </w:p>
    <w:p w14:paraId="258B2724" w14:textId="77777777" w:rsidR="00E64B95" w:rsidRPr="00E64B95" w:rsidRDefault="00E64B95" w:rsidP="00E64B95">
      <w:pPr>
        <w:pStyle w:val="Bibliography"/>
      </w:pPr>
      <w:r w:rsidRPr="00E64B95">
        <w:t xml:space="preserve">Pinsky, Malin L., Boris Worm, Michael J. Fogarty, Jorge L. Sarmiento, and Simon A. Levin. 2013. “Marine Taxa Track Local Climate Velocities.” </w:t>
      </w:r>
      <w:r w:rsidRPr="00E64B95">
        <w:rPr>
          <w:i/>
          <w:iCs/>
        </w:rPr>
        <w:t>Science</w:t>
      </w:r>
      <w:r w:rsidRPr="00E64B95">
        <w:t xml:space="preserve"> 341 (6151): 1239–42. https://doi.org/10.1126/science.1239352.</w:t>
      </w:r>
    </w:p>
    <w:p w14:paraId="666944E7" w14:textId="77777777" w:rsidR="00E64B95" w:rsidRPr="00E64B95" w:rsidRDefault="00E64B95" w:rsidP="00E64B95">
      <w:pPr>
        <w:pStyle w:val="Bibliography"/>
      </w:pPr>
      <w:r w:rsidRPr="00E64B95">
        <w:t xml:space="preserve">Pinsky, Malin, and Nathan Mantua. 2014. “Emerging Adaptation Approaches for Climate-Ready Fisheries Management.” </w:t>
      </w:r>
      <w:r w:rsidRPr="00E64B95">
        <w:rPr>
          <w:i/>
          <w:iCs/>
        </w:rPr>
        <w:t>Oceanography</w:t>
      </w:r>
      <w:r w:rsidRPr="00E64B95">
        <w:t xml:space="preserve"> 27 (4): 146–59. https://doi.org/10.5670/oceanog.2014.93.</w:t>
      </w:r>
    </w:p>
    <w:p w14:paraId="6F852DED" w14:textId="77777777" w:rsidR="00E64B95" w:rsidRPr="00E64B95" w:rsidRDefault="00E64B95" w:rsidP="00E64B95">
      <w:pPr>
        <w:pStyle w:val="Bibliography"/>
      </w:pPr>
      <w:r w:rsidRPr="00E64B95">
        <w:t xml:space="preserve">Polasky, Stephen, and Kathleen Segerson. 2009. “Integrating Ecology and Economics in the Study of Ecosystem Services: Some Lessons Learned.” </w:t>
      </w:r>
      <w:r w:rsidRPr="00E64B95">
        <w:rPr>
          <w:i/>
          <w:iCs/>
        </w:rPr>
        <w:t>Annual Review of Resource Economics</w:t>
      </w:r>
      <w:r w:rsidRPr="00E64B95">
        <w:t xml:space="preserve"> 1 (1): 409–34. https://doi.org/10.1146/annurev.resource.050708.144110.</w:t>
      </w:r>
    </w:p>
    <w:p w14:paraId="633FDF65" w14:textId="77777777" w:rsidR="00E64B95" w:rsidRPr="00E64B95" w:rsidRDefault="00E64B95" w:rsidP="00E64B95">
      <w:pPr>
        <w:pStyle w:val="Bibliography"/>
      </w:pPr>
      <w:r w:rsidRPr="00E64B95">
        <w:t xml:space="preserve">Poloczanska, Elvira S., Christopher J. Brown, William J. Sydeman, Wolfgang Kiessling, David S. Schoeman, Pippa J. Moore, Keith Brander, et al. 2013. “Global Imprint of Climate Change on Marine Life.” </w:t>
      </w:r>
      <w:r w:rsidRPr="00E64B95">
        <w:rPr>
          <w:i/>
          <w:iCs/>
        </w:rPr>
        <w:t>Nature Climate Change</w:t>
      </w:r>
      <w:r w:rsidRPr="00E64B95">
        <w:t xml:space="preserve"> 3 (10): 919–25. https://doi.org/10.1038/nclimate1958.</w:t>
      </w:r>
    </w:p>
    <w:p w14:paraId="246A211A" w14:textId="77777777" w:rsidR="00E64B95" w:rsidRPr="00E64B95" w:rsidRDefault="00E64B95" w:rsidP="00E64B95">
      <w:pPr>
        <w:pStyle w:val="Bibliography"/>
      </w:pPr>
      <w:r w:rsidRPr="00E64B95">
        <w:t xml:space="preserve">Ponzoni, Raul W., Nguyen Hong Nguyen, Hooi Ling Khaw, and Nguyen Huu Ninh. 2008. “Accounting for Genotype by Environment Interaction in Economic Appraisal of Genetic Improvement Programs in Common Carp Cyprinus Carpio.” </w:t>
      </w:r>
      <w:r w:rsidRPr="00E64B95">
        <w:rPr>
          <w:i/>
          <w:iCs/>
        </w:rPr>
        <w:t>Aquaculture</w:t>
      </w:r>
      <w:r w:rsidRPr="00E64B95">
        <w:t xml:space="preserve"> 285 (1): 47–55. https://doi.org/10.1016/j.aquaculture.2008.08.012.</w:t>
      </w:r>
    </w:p>
    <w:p w14:paraId="16849C25" w14:textId="77777777" w:rsidR="00E64B95" w:rsidRPr="00E64B95" w:rsidRDefault="00E64B95" w:rsidP="00E64B95">
      <w:pPr>
        <w:pStyle w:val="Bibliography"/>
      </w:pPr>
      <w:r w:rsidRPr="00E64B95">
        <w:t xml:space="preserve">Price, Nn, S Muko, L Legendre, R Steneck, Mjh van Oppen, R Albright, P Ang Jr, et al. 2019. “Global Biogeography of Coral Recruitment: Tropical Decline and Subtropical Increase.” </w:t>
      </w:r>
      <w:r w:rsidRPr="00E64B95">
        <w:rPr>
          <w:i/>
          <w:iCs/>
        </w:rPr>
        <w:t>Marine Ecology Progress Series</w:t>
      </w:r>
      <w:r w:rsidRPr="00E64B95">
        <w:t xml:space="preserve"> 621 (July): 1–17. https://doi.org/10.3354/meps12980.</w:t>
      </w:r>
    </w:p>
    <w:p w14:paraId="7866E5AB" w14:textId="77777777" w:rsidR="00E64B95" w:rsidRPr="00E64B95" w:rsidRDefault="00E64B95" w:rsidP="00E64B95">
      <w:pPr>
        <w:pStyle w:val="Bibliography"/>
      </w:pPr>
      <w:r w:rsidRPr="00E64B95">
        <w:t xml:space="preserve">Queirós, Ana M, José Fernandes, Lily Genevier, and Christopher P Lynam. 2018. “Climate Change Alters Fish Community Size-Structure, Requiring Adaptive Policy Targets.” </w:t>
      </w:r>
      <w:r w:rsidRPr="00E64B95">
        <w:rPr>
          <w:i/>
          <w:iCs/>
        </w:rPr>
        <w:t>Fish and Fisheries</w:t>
      </w:r>
      <w:r w:rsidRPr="00E64B95">
        <w:t xml:space="preserve"> 19 (4): 613–21. https://doi.org/10.1111/faf.12278.</w:t>
      </w:r>
    </w:p>
    <w:p w14:paraId="1E85D419" w14:textId="77777777" w:rsidR="00E64B95" w:rsidRPr="00E64B95" w:rsidRDefault="00E64B95" w:rsidP="00E64B95">
      <w:pPr>
        <w:pStyle w:val="Bibliography"/>
      </w:pPr>
      <w:r w:rsidRPr="00E64B95">
        <w:t xml:space="preserve">Rijnsdorp, A. D., M. A. Peck, G. H. Engelhard, C. Mollmann, and J. K. Pinnegar. 2009. “Resolving the Effect of Climate Change on Fish Populations.” </w:t>
      </w:r>
      <w:r w:rsidRPr="00E64B95">
        <w:rPr>
          <w:i/>
          <w:iCs/>
        </w:rPr>
        <w:t>ICES Journal of Marine Science</w:t>
      </w:r>
      <w:r w:rsidRPr="00E64B95">
        <w:t xml:space="preserve"> 66 (7): 1570–83. https://doi.org/10.1093/icesjms/fsp056.</w:t>
      </w:r>
    </w:p>
    <w:p w14:paraId="0F268A0B" w14:textId="77777777" w:rsidR="00E64B95" w:rsidRPr="00E64B95" w:rsidRDefault="00E64B95" w:rsidP="00E64B95">
      <w:pPr>
        <w:pStyle w:val="Bibliography"/>
      </w:pPr>
      <w:r w:rsidRPr="00E64B95">
        <w:t xml:space="preserve">Rosa, Rui, António Marques, and Maria Leonor Nunes. 2014. “Mediterranean Aquaculture in a Changing Climate.” </w:t>
      </w:r>
      <w:r w:rsidRPr="00E64B95">
        <w:rPr>
          <w:i/>
          <w:iCs/>
        </w:rPr>
        <w:t>The Mediterranean Sea</w:t>
      </w:r>
      <w:r w:rsidRPr="00E64B95">
        <w:t>, 605–16. https://doi.org/10.1007/978-94-007-6704-1_37.</w:t>
      </w:r>
    </w:p>
    <w:p w14:paraId="548A7BFF" w14:textId="77777777" w:rsidR="00E64B95" w:rsidRPr="00E64B95" w:rsidRDefault="00E64B95" w:rsidP="00E64B95">
      <w:pPr>
        <w:pStyle w:val="Bibliography"/>
      </w:pPr>
      <w:r w:rsidRPr="00E64B95">
        <w:t xml:space="preserve">Rosa, Rui, and Brad A. Seibel. 2008. “Synergistic Effects of Climate-Related Variables Suggest Future Physiological Impairment in a Top Oceanic Predator.” </w:t>
      </w:r>
      <w:r w:rsidRPr="00E64B95">
        <w:rPr>
          <w:i/>
          <w:iCs/>
        </w:rPr>
        <w:t>Proceedings of the National Academy of Sciences</w:t>
      </w:r>
      <w:r w:rsidRPr="00E64B95">
        <w:t xml:space="preserve"> 105 (52): 20776–80. https://doi.org/10.1073/pnas.0806886105.</w:t>
      </w:r>
    </w:p>
    <w:p w14:paraId="5FC3C1B9" w14:textId="77777777" w:rsidR="00E64B95" w:rsidRPr="00E64B95" w:rsidRDefault="00E64B95" w:rsidP="00E64B95">
      <w:pPr>
        <w:pStyle w:val="Bibliography"/>
      </w:pPr>
      <w:r w:rsidRPr="00E64B95">
        <w:t xml:space="preserve">Rowley, Andrew F., Maud E. Cross, Sarah C. Culloty, Sharon A. Lynch, Clara L. Mackenzie, Emer Morgan, Ruth M. O’Riordan, et al. 2014. “The Potential Impact of Climate Change on the Infectious Diseases of Commercially Important Shellfish Populations in the Irish Sea—a Review.” </w:t>
      </w:r>
      <w:r w:rsidRPr="00E64B95">
        <w:rPr>
          <w:i/>
          <w:iCs/>
        </w:rPr>
        <w:t>ICES Journal of Marine Science</w:t>
      </w:r>
      <w:r w:rsidRPr="00E64B95">
        <w:t xml:space="preserve"> 71 (4): 741–59. https://doi.org/10.1093/icesjms/fst234.</w:t>
      </w:r>
    </w:p>
    <w:p w14:paraId="73EBB91C" w14:textId="77777777" w:rsidR="00E64B95" w:rsidRPr="00E64B95" w:rsidRDefault="00E64B95" w:rsidP="00E64B95">
      <w:pPr>
        <w:pStyle w:val="Bibliography"/>
      </w:pPr>
      <w:r w:rsidRPr="00E64B95">
        <w:t xml:space="preserve">Ruiz-Ramírez, Jennifer D., Jorge I. Euán-Ávila, and Víctor H. Rivera-Monroy. 2019. “Vulnerability of Coastal Resort Cities to Mean Sea Level Rise in the Mexican Caribbean.” </w:t>
      </w:r>
      <w:r w:rsidRPr="00E64B95">
        <w:rPr>
          <w:i/>
          <w:iCs/>
        </w:rPr>
        <w:t>Coastal Management</w:t>
      </w:r>
      <w:r w:rsidRPr="00E64B95">
        <w:t xml:space="preserve"> 47 (1): 23–43. https://doi.org/10.1080/08920753.2019.1525260.</w:t>
      </w:r>
    </w:p>
    <w:p w14:paraId="35295E62" w14:textId="77777777" w:rsidR="00E64B95" w:rsidRPr="00E64B95" w:rsidRDefault="00E64B95" w:rsidP="00E64B95">
      <w:pPr>
        <w:pStyle w:val="Bibliography"/>
      </w:pPr>
      <w:r w:rsidRPr="00E64B95">
        <w:t xml:space="preserve">Sae-Lim, P., A. Kause, H. A. Mulder, and I. Olesen. 2017. “BREEDING AND GENETICS SYMPOSIUM: Climate Change and Selective Breeding in Aquaculture.” </w:t>
      </w:r>
      <w:r w:rsidRPr="00E64B95">
        <w:rPr>
          <w:i/>
          <w:iCs/>
        </w:rPr>
        <w:t>Journal of Animal Science</w:t>
      </w:r>
      <w:r w:rsidRPr="00E64B95">
        <w:t xml:space="preserve"> 95 (4): 1801–12. https://doi.org/10.2527/jas.2016.1066.</w:t>
      </w:r>
    </w:p>
    <w:p w14:paraId="0F16AF25" w14:textId="77777777" w:rsidR="00E64B95" w:rsidRPr="00E64B95" w:rsidRDefault="00E64B95" w:rsidP="00E64B95">
      <w:pPr>
        <w:pStyle w:val="Bibliography"/>
      </w:pPr>
      <w:r w:rsidRPr="00E64B95">
        <w:t xml:space="preserve">Scott, Daniel, Stefan Gössling, and C. Michael Hall. 2012. “International Tourism and Climate Change.” </w:t>
      </w:r>
      <w:r w:rsidRPr="00E64B95">
        <w:rPr>
          <w:i/>
          <w:iCs/>
        </w:rPr>
        <w:t>Wiley Interdisciplinary Reviews: Climate Change</w:t>
      </w:r>
      <w:r w:rsidRPr="00E64B95">
        <w:t xml:space="preserve"> 3 (3): 213–32. https://doi.org/10.1002/wcc.165.</w:t>
      </w:r>
    </w:p>
    <w:p w14:paraId="7449D43D" w14:textId="77777777" w:rsidR="00E64B95" w:rsidRPr="00E64B95" w:rsidRDefault="00E64B95" w:rsidP="00E64B95">
      <w:pPr>
        <w:pStyle w:val="Bibliography"/>
      </w:pPr>
      <w:r w:rsidRPr="00E64B95">
        <w:t>Sea Grant. 2019. “Overcoming Impediments to Shellfish Aquaculture through Legal Research and Outreach: Case Studies,” 118.</w:t>
      </w:r>
    </w:p>
    <w:p w14:paraId="4F601209" w14:textId="77777777" w:rsidR="00E64B95" w:rsidRPr="00E64B95" w:rsidRDefault="00E64B95" w:rsidP="00E64B95">
      <w:pPr>
        <w:pStyle w:val="Bibliography"/>
      </w:pPr>
      <w:r w:rsidRPr="00E64B95">
        <w:t xml:space="preserve">Serrano, Oscar, Jeffrey J. Kelleway, Catherine Lovelock, and Paul S. Lavery. 2019. “Chapter 28 - Conservation of Blue Carbon Ecosystems for Climate Change Mitigation and Adaptation.” In </w:t>
      </w:r>
      <w:r w:rsidRPr="00E64B95">
        <w:rPr>
          <w:i/>
          <w:iCs/>
        </w:rPr>
        <w:t>Coastal Wetlands</w:t>
      </w:r>
      <w:r w:rsidRPr="00E64B95">
        <w:t>, edited by Gerardo M. E. Perillo, Eric Wolanski, Donald R. Cahoon, and Charles S. Hopkinson, 965–96. Elsevier. https://doi.org/10.1016/B978-0-444-63893-9.00028-9.</w:t>
      </w:r>
    </w:p>
    <w:p w14:paraId="33A0B012" w14:textId="77777777" w:rsidR="00E64B95" w:rsidRPr="00E64B95" w:rsidRDefault="00E64B95" w:rsidP="00E64B95">
      <w:pPr>
        <w:pStyle w:val="Bibliography"/>
      </w:pPr>
      <w:r w:rsidRPr="00E64B95">
        <w:t xml:space="preserve">Sheridan, Jennifer A., and David Bickford. 2011. “Shrinking Body Size as an Ecological Response to Climate Change.” </w:t>
      </w:r>
      <w:r w:rsidRPr="00E64B95">
        <w:rPr>
          <w:i/>
          <w:iCs/>
        </w:rPr>
        <w:t>Nature Climate Change</w:t>
      </w:r>
      <w:r w:rsidRPr="00E64B95">
        <w:t xml:space="preserve"> 1 (8): 401–6. https://doi.org/10.1038/nclimate1259.</w:t>
      </w:r>
    </w:p>
    <w:p w14:paraId="368F8359" w14:textId="77777777" w:rsidR="00E64B95" w:rsidRPr="00E64B95" w:rsidRDefault="00E64B95" w:rsidP="00E64B95">
      <w:pPr>
        <w:pStyle w:val="Bibliography"/>
      </w:pPr>
      <w:r w:rsidRPr="00E64B95">
        <w:t xml:space="preserve">Siegel Katherine J., Cabral Reniel B., McHenry Jennifer, Ojea Elena, Owashi Brandon, and Lester Sarah E. 2019. “Sovereign States in the Caribbean Have Lower Social-Ecological Vulnerability to Coral Bleaching than Overseas Territories.” </w:t>
      </w:r>
      <w:r w:rsidRPr="00E64B95">
        <w:rPr>
          <w:i/>
          <w:iCs/>
        </w:rPr>
        <w:t>Proceedings of the Royal Society B: Biological Sciences</w:t>
      </w:r>
      <w:r w:rsidRPr="00E64B95">
        <w:t xml:space="preserve"> 286 (1897): 20182365. https://doi.org/10.1098/rspb.2018.2365.</w:t>
      </w:r>
    </w:p>
    <w:p w14:paraId="3AAEBAE2" w14:textId="77777777" w:rsidR="00E64B95" w:rsidRPr="00E64B95" w:rsidRDefault="00E64B95" w:rsidP="00E64B95">
      <w:pPr>
        <w:pStyle w:val="Bibliography"/>
      </w:pPr>
      <w:r w:rsidRPr="00E64B95">
        <w:t xml:space="preserve">Smale, Dan A., Thomas Wernberg, Eric C. J. Oliver, Mads Thomsen, Ben P. Harvey, Sandra C. Straub, Michael T. Burrows, et al. 2019. “Marine Heatwaves Threaten Global Biodiversity and the Provision of Ecosystem Services.” </w:t>
      </w:r>
      <w:r w:rsidRPr="00E64B95">
        <w:rPr>
          <w:i/>
          <w:iCs/>
        </w:rPr>
        <w:t>Nature Climate Change</w:t>
      </w:r>
      <w:r w:rsidRPr="00E64B95">
        <w:t xml:space="preserve"> 9 (4): 306. https://doi.org/10.1038/s41558-019-0412-1.</w:t>
      </w:r>
    </w:p>
    <w:p w14:paraId="5C4449DD" w14:textId="77777777" w:rsidR="00E64B95" w:rsidRPr="00E64B95" w:rsidRDefault="00E64B95" w:rsidP="00E64B95">
      <w:pPr>
        <w:pStyle w:val="Bibliography"/>
      </w:pPr>
      <w:r w:rsidRPr="00E64B95">
        <w:t xml:space="preserve">Spalding, Mark, Lauretta Burke, Spencer A. Wood, Joscelyne Ashpole, James Hutchison, and Philine zu Ermgassen. 2017. “Mapping the Global Value and Distribution of Coral Reef Tourism.” </w:t>
      </w:r>
      <w:r w:rsidRPr="00E64B95">
        <w:rPr>
          <w:i/>
          <w:iCs/>
        </w:rPr>
        <w:t>Marine Policy</w:t>
      </w:r>
      <w:r w:rsidRPr="00E64B95">
        <w:t xml:space="preserve"> 82 (August): 104–13. https://doi.org/10.1016/j.marpol.2017.05.014.</w:t>
      </w:r>
    </w:p>
    <w:p w14:paraId="42D2945A" w14:textId="77777777" w:rsidR="00E64B95" w:rsidRPr="00E64B95" w:rsidRDefault="00E64B95" w:rsidP="00E64B95">
      <w:pPr>
        <w:pStyle w:val="Bibliography"/>
      </w:pPr>
      <w:r w:rsidRPr="00E64B95">
        <w:t xml:space="preserve">Spijkers, Jessica, and Wiebren J. Boonstra. 2017. “Environmental Change and Social Conflict: The Northeast Atlantic Mackerel Dispute.” </w:t>
      </w:r>
      <w:r w:rsidRPr="00E64B95">
        <w:rPr>
          <w:i/>
          <w:iCs/>
        </w:rPr>
        <w:t>Regional Environmental Change</w:t>
      </w:r>
      <w:r w:rsidRPr="00E64B95">
        <w:t xml:space="preserve"> 17 (6): 1835–51. https://doi.org/10.1007/s10113-017-1150-4.</w:t>
      </w:r>
    </w:p>
    <w:p w14:paraId="23921E35" w14:textId="77777777" w:rsidR="00E64B95" w:rsidRPr="00E64B95" w:rsidRDefault="00E64B95" w:rsidP="00E64B95">
      <w:pPr>
        <w:pStyle w:val="Bibliography"/>
      </w:pPr>
      <w:r w:rsidRPr="00E64B95">
        <w:t xml:space="preserve">Stramma, Lothar, Sunke Schmidtko, Lisa A. Levin, and Gregory C. Johnson. 2010. “Ocean Oxygen Minima Expansions and Their Biological Impacts.” </w:t>
      </w:r>
      <w:r w:rsidRPr="00E64B95">
        <w:rPr>
          <w:i/>
          <w:iCs/>
        </w:rPr>
        <w:t>Deep Sea Research Part I: Oceanographic Research Papers</w:t>
      </w:r>
      <w:r w:rsidRPr="00E64B95">
        <w:t xml:space="preserve"> 57 (4): 587–95. https://doi.org/10.1016/j.dsr.2010.01.005.</w:t>
      </w:r>
    </w:p>
    <w:p w14:paraId="379DA51B" w14:textId="77777777" w:rsidR="00E64B95" w:rsidRPr="00E64B95" w:rsidRDefault="00E64B95" w:rsidP="00E64B95">
      <w:pPr>
        <w:pStyle w:val="Bibliography"/>
      </w:pPr>
      <w:r w:rsidRPr="00E64B95">
        <w:t xml:space="preserve">Szuwalski, Cody S. 2016. “Changing Fisheries Productivity and Food Security.” </w:t>
      </w:r>
      <w:r w:rsidRPr="00E64B95">
        <w:rPr>
          <w:i/>
          <w:iCs/>
        </w:rPr>
        <w:t>Proceedings of the National Academy of Sciences</w:t>
      </w:r>
      <w:r w:rsidRPr="00E64B95">
        <w:t xml:space="preserve"> 113 (13): E1773–74. https://doi.org/10.1073/pnas.1600641113.</w:t>
      </w:r>
    </w:p>
    <w:p w14:paraId="35D3CC15" w14:textId="77777777" w:rsidR="00E64B95" w:rsidRPr="00E64B95" w:rsidRDefault="00E64B95" w:rsidP="00E64B95">
      <w:pPr>
        <w:pStyle w:val="Bibliography"/>
      </w:pPr>
      <w:r w:rsidRPr="00E64B95">
        <w:t xml:space="preserve">Szuwalski, Cody S., Gregory L. Britten, Roberto Licandeo, Ricardo O. Amoroso, Ray Hilborn, and Carl Walters. 2019. “Global Forage Fish Recruitment Dynamics: A Comparison of Methods, Time-Variation, and Reverse Causality.” </w:t>
      </w:r>
      <w:r w:rsidRPr="00E64B95">
        <w:rPr>
          <w:i/>
          <w:iCs/>
        </w:rPr>
        <w:t>Fisheries Research</w:t>
      </w:r>
      <w:r w:rsidRPr="00E64B95">
        <w:t xml:space="preserve"> 214 (June): 56–64. https://doi.org/10.1016/j.fishres.2019.01.007.</w:t>
      </w:r>
    </w:p>
    <w:p w14:paraId="19492237" w14:textId="77777777" w:rsidR="00E64B95" w:rsidRPr="00E64B95" w:rsidRDefault="00E64B95" w:rsidP="00E64B95">
      <w:pPr>
        <w:pStyle w:val="Bibliography"/>
      </w:pPr>
      <w:r w:rsidRPr="00E64B95">
        <w:t>Szuwalski, Cody S., Katyana A. Vert</w:t>
      </w:r>
      <w:r w:rsidRPr="00E64B95">
        <w:rPr>
          <w:rFonts w:ascii="Cambria Math" w:hAnsi="Cambria Math" w:cs="Cambria Math"/>
        </w:rPr>
        <w:t>‐</w:t>
      </w:r>
      <w:r w:rsidRPr="00E64B95">
        <w:t xml:space="preserve">Pre, André E. Punt, Trevor A. Branch, and Ray Hilborn. 2015. “Examining Common Assumptions about Recruitment: A Meta-Analysis of Recruitment Dynamics for Worldwide Marine Fisheries.” </w:t>
      </w:r>
      <w:r w:rsidRPr="00E64B95">
        <w:rPr>
          <w:i/>
          <w:iCs/>
        </w:rPr>
        <w:t>Fish and Fisheries</w:t>
      </w:r>
      <w:r w:rsidRPr="00E64B95">
        <w:t xml:space="preserve"> 16 (4): 633–48. https://doi.org/10.1111/faf.12083.</w:t>
      </w:r>
    </w:p>
    <w:p w14:paraId="25B250A1" w14:textId="77777777" w:rsidR="00E64B95" w:rsidRPr="00E64B95" w:rsidRDefault="00E64B95" w:rsidP="00E64B95">
      <w:pPr>
        <w:pStyle w:val="Bibliography"/>
      </w:pPr>
      <w:r w:rsidRPr="00E64B95">
        <w:t>Tacon, Albert, Mohammad Hasan, and Marc Metian. 2011. “Demand and Supply of Feed Ingredients for Farmed Fish and Crustaceans: Trends and Prospects.” Rome: FAO Fisheries and Aquaculture Technical Paper.</w:t>
      </w:r>
    </w:p>
    <w:p w14:paraId="44CBF041" w14:textId="77777777" w:rsidR="00E64B95" w:rsidRPr="00E64B95" w:rsidRDefault="00E64B95" w:rsidP="00E64B95">
      <w:pPr>
        <w:pStyle w:val="Bibliography"/>
      </w:pPr>
      <w:r w:rsidRPr="00E64B95">
        <w:t xml:space="preserve">Taylor, Karl E., Ronald J. Stouffer, and Gerald A. Meehl. 2012. “An Overview of CMIP5 and the Experiment Design.” </w:t>
      </w:r>
      <w:r w:rsidRPr="00E64B95">
        <w:rPr>
          <w:i/>
          <w:iCs/>
        </w:rPr>
        <w:t>Bulletin of the American Meteorological Society</w:t>
      </w:r>
      <w:r w:rsidRPr="00E64B95">
        <w:t xml:space="preserve"> 93 (4): 485–98. https://doi.org/10.1175/BAMS-D-11-00094.1.</w:t>
      </w:r>
    </w:p>
    <w:p w14:paraId="5ECCB731" w14:textId="77777777" w:rsidR="00E64B95" w:rsidRPr="00E64B95" w:rsidRDefault="00E64B95" w:rsidP="00E64B95">
      <w:pPr>
        <w:pStyle w:val="Bibliography"/>
      </w:pPr>
      <w:r w:rsidRPr="00E64B95">
        <w:t xml:space="preserve">Toimil, Alexandra, Pedro Díaz-Simal, Inigo J. Losada, and Paula Camus. 2018. “Estimating the Risk of Loss of Beach Recreation Value under Climate Change.” </w:t>
      </w:r>
      <w:r w:rsidRPr="00E64B95">
        <w:rPr>
          <w:i/>
          <w:iCs/>
        </w:rPr>
        <w:t>Tourism Management</w:t>
      </w:r>
      <w:r w:rsidRPr="00E64B95">
        <w:t xml:space="preserve"> 68 (October): 387–400. https://doi.org/10.1016/j.tourman.2018.03.024.</w:t>
      </w:r>
    </w:p>
    <w:p w14:paraId="6E9CBAE0" w14:textId="77777777" w:rsidR="00E64B95" w:rsidRPr="00E64B95" w:rsidRDefault="00E64B95" w:rsidP="00E64B95">
      <w:pPr>
        <w:pStyle w:val="Bibliography"/>
      </w:pPr>
      <w:r w:rsidRPr="00E64B95">
        <w:t xml:space="preserve">Vaughan, Naomi E., and Timothy M. Lenton. 2011. “A Review of Climate Geoengineering Proposals.” </w:t>
      </w:r>
      <w:r w:rsidRPr="00E64B95">
        <w:rPr>
          <w:i/>
          <w:iCs/>
        </w:rPr>
        <w:t>Climatic Change</w:t>
      </w:r>
      <w:r w:rsidRPr="00E64B95">
        <w:t xml:space="preserve"> 109 (3): 745–90. https://doi.org/10.1007/s10584-011-0027-7.</w:t>
      </w:r>
    </w:p>
    <w:p w14:paraId="0DBA08AE" w14:textId="77777777" w:rsidR="00E64B95" w:rsidRPr="00E64B95" w:rsidRDefault="00E64B95" w:rsidP="00E64B95">
      <w:pPr>
        <w:pStyle w:val="Bibliography"/>
      </w:pPr>
      <w:r w:rsidRPr="00E64B95">
        <w:t xml:space="preserve">Verges, A., P. D. Steinberg, M. E. Hay, A. G. B. Poore, A. H. Campbell, E. Ballesteros, K. L. Heck, et al. 2014. “The Tropicalization of Temperate Marine Ecosystems: Climate-Mediated Changes in Herbivory and Community Phase Shifts.” </w:t>
      </w:r>
      <w:r w:rsidRPr="00E64B95">
        <w:rPr>
          <w:i/>
          <w:iCs/>
        </w:rPr>
        <w:t>Proceedings of the Royal Society B: Biological Sciences</w:t>
      </w:r>
      <w:r w:rsidRPr="00E64B95">
        <w:t xml:space="preserve"> 281 (1789): 20140846–20140846. https://doi.org/10.1098/rspb.2014.0846.</w:t>
      </w:r>
    </w:p>
    <w:p w14:paraId="34EBC4DE" w14:textId="77777777" w:rsidR="00E64B95" w:rsidRPr="00E64B95" w:rsidRDefault="00E64B95" w:rsidP="00E64B95">
      <w:pPr>
        <w:pStyle w:val="Bibliography"/>
      </w:pPr>
      <w:r w:rsidRPr="00E64B95">
        <w:t xml:space="preserve">Vuuren, Detlef P. van, Jae Edmonds, Mikiko Kainuma, Keywan Riahi, Allison Thomson, Kathy Hibbard, George C. Hurtt, et al. 2011. “The Representative Concentration Pathways: An Overview.” </w:t>
      </w:r>
      <w:r w:rsidRPr="00E64B95">
        <w:rPr>
          <w:i/>
          <w:iCs/>
        </w:rPr>
        <w:t>Climatic Change</w:t>
      </w:r>
      <w:r w:rsidRPr="00E64B95">
        <w:t xml:space="preserve"> 109 (1): 5. https://doi.org/10.1007/s10584-011-0148-z.</w:t>
      </w:r>
    </w:p>
    <w:p w14:paraId="53EC4154" w14:textId="77777777" w:rsidR="00E64B95" w:rsidRPr="00E64B95" w:rsidRDefault="00E64B95" w:rsidP="00E64B95">
      <w:pPr>
        <w:pStyle w:val="Bibliography"/>
      </w:pPr>
      <w:r w:rsidRPr="00E64B95">
        <w:t>Wardle, Arthur R, Julian Morris, and Reason Foundation. 2017. “Farming the Oceans: Opportunities and Regulatory Challenges for U.S. Marine Aquaculture Development,” 39.</w:t>
      </w:r>
    </w:p>
    <w:p w14:paraId="299314B3" w14:textId="77777777" w:rsidR="00E64B95" w:rsidRPr="00E64B95" w:rsidRDefault="00E64B95" w:rsidP="00E64B95">
      <w:pPr>
        <w:pStyle w:val="Bibliography"/>
      </w:pPr>
      <w:r w:rsidRPr="00E64B95">
        <w:t xml:space="preserve">Watanabe, Atsushi, and Takashi Nakamura. 2019. “Carbon Dynamics in Coral Reefs.” In </w:t>
      </w:r>
      <w:r w:rsidRPr="00E64B95">
        <w:rPr>
          <w:i/>
          <w:iCs/>
        </w:rPr>
        <w:t>Blue Carbon in Shallow Coastal Ecosystems: Carbon Dynamics, Policy, and Implementation</w:t>
      </w:r>
      <w:r w:rsidRPr="00E64B95">
        <w:t>, edited by Tomohiro Kuwae and Masakazu Hori, 273–93. Singapore: Springer Singapore. https://doi.org/10.1007/978-981-13-1295-3_10.</w:t>
      </w:r>
    </w:p>
    <w:p w14:paraId="0A8DE10F" w14:textId="77777777" w:rsidR="00E64B95" w:rsidRPr="00E64B95" w:rsidRDefault="00E64B95" w:rsidP="00E64B95">
      <w:pPr>
        <w:pStyle w:val="Bibliography"/>
      </w:pPr>
      <w:r w:rsidRPr="00E64B95">
        <w:t xml:space="preserve">Weatherdon, Lauren V., Alexandre K. Magnan, Alex D. Rogers, U. Rashid Sumaila, and William W. L. Cheung. 2016. “Observed and Projected Impacts of Climate Change on Marine Fisheries, Aquaculture, Coastal Tourism, and Human Health: An Update.” </w:t>
      </w:r>
      <w:r w:rsidRPr="00E64B95">
        <w:rPr>
          <w:i/>
          <w:iCs/>
        </w:rPr>
        <w:t>Frontiers in Marine Science</w:t>
      </w:r>
      <w:r w:rsidRPr="00E64B95">
        <w:t xml:space="preserve"> 3. https://doi.org/10.3389/fmars.2016.00048.</w:t>
      </w:r>
    </w:p>
    <w:p w14:paraId="7FFFC19B" w14:textId="77777777" w:rsidR="00E64B95" w:rsidRPr="00E64B95" w:rsidRDefault="00E64B95" w:rsidP="00E64B95">
      <w:pPr>
        <w:pStyle w:val="Bibliography"/>
      </w:pPr>
      <w:r w:rsidRPr="00E64B95">
        <w:t xml:space="preserve">World Tourism Organization (UNWTO). 2016. </w:t>
      </w:r>
      <w:r w:rsidRPr="00E64B95">
        <w:rPr>
          <w:i/>
          <w:iCs/>
        </w:rPr>
        <w:t>UNWTO Tourism Highlights, 2016 Edition</w:t>
      </w:r>
      <w:r w:rsidRPr="00E64B95">
        <w:t>. World Tourism Organization (UNWTO). https://doi.org/10.18111/9789284418145.</w:t>
      </w:r>
    </w:p>
    <w:p w14:paraId="3162D7CA" w14:textId="6FF3AE83" w:rsidR="00D70396" w:rsidRPr="007D3A3E" w:rsidRDefault="00E64B95">
      <w:r>
        <w:fldChar w:fldCharType="end"/>
      </w:r>
    </w:p>
    <w:sectPr w:rsidR="00D70396" w:rsidRPr="007D3A3E">
      <w:footerReference w:type="default" r:id="rId2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tricia González" w:date="2019-09-12T08:08:00Z" w:initials="PGD">
    <w:p w14:paraId="130C9B01" w14:textId="420147A2" w:rsidR="00EE1826" w:rsidRDefault="00EE1826">
      <w:pPr>
        <w:pStyle w:val="CommentText"/>
      </w:pPr>
      <w:r>
        <w:rPr>
          <w:rStyle w:val="CommentReference"/>
        </w:rPr>
        <w:annotationRef/>
      </w:r>
      <w:r>
        <w:t>There is no possible to include index here to offer an overview of different themes that are included in the document???</w:t>
      </w:r>
    </w:p>
  </w:comment>
  <w:comment w:id="5" w:author="Patricia González" w:date="2019-09-12T07:19:00Z" w:initials="PGD">
    <w:p w14:paraId="2B492DB1" w14:textId="0BCA60CF" w:rsidR="00AC4048" w:rsidRDefault="00AC4048">
      <w:pPr>
        <w:pStyle w:val="CommentText"/>
      </w:pPr>
      <w:r>
        <w:rPr>
          <w:rStyle w:val="CommentReference"/>
        </w:rPr>
        <w:annotationRef/>
      </w:r>
      <w:r>
        <w:t>This means fisheries???</w:t>
      </w:r>
      <w:r w:rsidR="004A7926">
        <w:t xml:space="preserve"> Because later in a document it is a sub-chapter dedicated to fisheries, I suggest that here could be a good place to start mention it. </w:t>
      </w:r>
    </w:p>
  </w:comment>
  <w:comment w:id="9" w:author="Patricia González" w:date="2019-09-12T07:22:00Z" w:initials="PGD">
    <w:p w14:paraId="56D2FB33" w14:textId="5A7254ED" w:rsidR="00AC4048" w:rsidRDefault="00AC4048">
      <w:pPr>
        <w:pStyle w:val="CommentText"/>
      </w:pPr>
      <w:r>
        <w:rPr>
          <w:rStyle w:val="CommentReference"/>
        </w:rPr>
        <w:annotationRef/>
      </w:r>
      <w:r>
        <w:t xml:space="preserve">I suggest give an example of “Others” to clarify </w:t>
      </w:r>
      <w:r w:rsidR="007B7E4E">
        <w:t xml:space="preserve">to what it is </w:t>
      </w:r>
      <w:proofErr w:type="spellStart"/>
      <w:r w:rsidR="007B7E4E">
        <w:t>refered</w:t>
      </w:r>
      <w:proofErr w:type="spellEnd"/>
      <w:r w:rsidR="007B7E4E">
        <w:t xml:space="preserve">. </w:t>
      </w:r>
    </w:p>
  </w:comment>
  <w:comment w:id="12" w:author="Patricia González" w:date="2019-09-12T07:26:00Z" w:initials="PGD">
    <w:p w14:paraId="6F30E023" w14:textId="257A3516" w:rsidR="007B7E4E" w:rsidRDefault="007B7E4E">
      <w:pPr>
        <w:pStyle w:val="CommentText"/>
      </w:pPr>
      <w:r>
        <w:rPr>
          <w:rStyle w:val="CommentReference"/>
        </w:rPr>
        <w:annotationRef/>
      </w:r>
      <w:r>
        <w:t xml:space="preserve">Biodiversity also it is critically impacted </w:t>
      </w:r>
    </w:p>
  </w:comment>
  <w:comment w:id="13" w:author="Patricia González" w:date="2019-09-12T07:27:00Z" w:initials="PGD">
    <w:p w14:paraId="5C536029" w14:textId="629D6180" w:rsidR="007B7E4E" w:rsidRDefault="007B7E4E">
      <w:pPr>
        <w:pStyle w:val="CommentText"/>
      </w:pPr>
      <w:r>
        <w:rPr>
          <w:rStyle w:val="CommentReference"/>
        </w:rPr>
        <w:annotationRef/>
      </w:r>
      <w:r>
        <w:t xml:space="preserve">I suggest </w:t>
      </w:r>
      <w:proofErr w:type="gramStart"/>
      <w:r>
        <w:t>include</w:t>
      </w:r>
      <w:proofErr w:type="gramEnd"/>
      <w:r>
        <w:t xml:space="preserve"> others </w:t>
      </w:r>
      <w:r w:rsidR="004A6076">
        <w:t xml:space="preserve">cited </w:t>
      </w:r>
      <w:r>
        <w:t xml:space="preserve">because in four lines are the same four authors </w:t>
      </w:r>
    </w:p>
  </w:comment>
  <w:comment w:id="15" w:author="Patricia González" w:date="2019-09-12T07:37:00Z" w:initials="PGD">
    <w:p w14:paraId="450A2F54" w14:textId="284DBB87" w:rsidR="004A6076" w:rsidRDefault="004A6076">
      <w:pPr>
        <w:pStyle w:val="CommentText"/>
      </w:pPr>
      <w:r>
        <w:rPr>
          <w:rStyle w:val="CommentReference"/>
        </w:rPr>
        <w:annotationRef/>
      </w:r>
      <w:r>
        <w:t xml:space="preserve">Couple of years ago, exist article in Science that </w:t>
      </w:r>
      <w:proofErr w:type="spellStart"/>
      <w:r>
        <w:t>disscuss</w:t>
      </w:r>
      <w:proofErr w:type="spellEnd"/>
      <w:r>
        <w:t xml:space="preserve"> this theory and conclude that it is no feasible for corals in shallow coral reefs.</w:t>
      </w:r>
    </w:p>
  </w:comment>
  <w:comment w:id="17" w:author="Patricia González" w:date="2019-09-12T07:54:00Z" w:initials="PGD">
    <w:p w14:paraId="6D8F5875" w14:textId="7D4444E5" w:rsidR="00255339" w:rsidRDefault="00255339">
      <w:pPr>
        <w:pStyle w:val="CommentText"/>
      </w:pPr>
      <w:r>
        <w:rPr>
          <w:rStyle w:val="CommentReference"/>
        </w:rPr>
        <w:annotationRef/>
      </w:r>
      <w:r>
        <w:t xml:space="preserve">I suggest </w:t>
      </w:r>
      <w:proofErr w:type="gramStart"/>
      <w:r>
        <w:t>include</w:t>
      </w:r>
      <w:proofErr w:type="gramEnd"/>
      <w:r>
        <w:t xml:space="preserve"> here also cite</w:t>
      </w:r>
    </w:p>
  </w:comment>
  <w:comment w:id="25" w:author="Patricia González" w:date="2019-09-12T08:36:00Z" w:initials="PGD">
    <w:p w14:paraId="54249E51" w14:textId="106B69F4" w:rsidR="00D47D33" w:rsidRDefault="00D47D33">
      <w:pPr>
        <w:pStyle w:val="CommentText"/>
      </w:pPr>
      <w:r>
        <w:rPr>
          <w:rStyle w:val="CommentReference"/>
        </w:rPr>
        <w:annotationRef/>
      </w:r>
      <w:r>
        <w:t xml:space="preserve">I´ll looking for the article in Science that discuss this for corals in shallow coral reefs. Could be interesting offer both different point of view. </w:t>
      </w:r>
    </w:p>
  </w:comment>
  <w:comment w:id="26" w:author="Patricia González" w:date="2019-09-12T08:39:00Z" w:initials="PGD">
    <w:p w14:paraId="03CC7509" w14:textId="79952241" w:rsidR="00D47D33" w:rsidRDefault="00D47D33">
      <w:pPr>
        <w:pStyle w:val="CommentText"/>
      </w:pPr>
      <w:r>
        <w:rPr>
          <w:rStyle w:val="CommentReference"/>
        </w:rPr>
        <w:annotationRef/>
      </w:r>
      <w:r>
        <w:t xml:space="preserve">García </w:t>
      </w:r>
      <w:proofErr w:type="spellStart"/>
      <w:r>
        <w:t>Molinos</w:t>
      </w:r>
      <w:proofErr w:type="spellEnd"/>
      <w:r>
        <w:t xml:space="preserve"> are both lasts names (compound last name) or it is García-</w:t>
      </w:r>
      <w:proofErr w:type="spellStart"/>
      <w:r>
        <w:t>Molinos</w:t>
      </w:r>
      <w:proofErr w:type="spellEnd"/>
      <w:r>
        <w:t xml:space="preserve">??? </w:t>
      </w:r>
    </w:p>
  </w:comment>
  <w:comment w:id="49" w:author="Patricia González" w:date="2019-09-12T10:36:00Z" w:initials="PGD">
    <w:p w14:paraId="55B3948B" w14:textId="617E196C" w:rsidR="007A266E" w:rsidRDefault="007A266E">
      <w:pPr>
        <w:pStyle w:val="CommentText"/>
      </w:pPr>
      <w:r>
        <w:rPr>
          <w:rStyle w:val="CommentReference"/>
        </w:rPr>
        <w:annotationRef/>
      </w:r>
      <w:r>
        <w:t xml:space="preserve">What about increase </w:t>
      </w:r>
      <w:proofErr w:type="spellStart"/>
      <w:r>
        <w:t>ecoturism</w:t>
      </w:r>
      <w:proofErr w:type="spellEnd"/>
      <w:r>
        <w:t xml:space="preserve"> alternatives…, share environmental information with general public and tourists??? </w:t>
      </w:r>
    </w:p>
  </w:comment>
  <w:comment w:id="50" w:author="Patricia González" w:date="2019-09-12T10:34:00Z" w:initials="PGD">
    <w:p w14:paraId="7C163AED" w14:textId="616AB521" w:rsidR="007A266E" w:rsidRDefault="007A266E">
      <w:pPr>
        <w:pStyle w:val="CommentText"/>
      </w:pPr>
      <w:r>
        <w:rPr>
          <w:rStyle w:val="CommentReference"/>
        </w:rPr>
        <w:annotationRef/>
      </w:r>
      <w:r>
        <w:t xml:space="preserve">What about fresh water treatment and </w:t>
      </w:r>
      <w:proofErr w:type="spellStart"/>
      <w:r>
        <w:t>reciclying</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0C9B01" w15:done="0"/>
  <w15:commentEx w15:paraId="2B492DB1" w15:done="0"/>
  <w15:commentEx w15:paraId="56D2FB33" w15:done="0"/>
  <w15:commentEx w15:paraId="6F30E023" w15:done="0"/>
  <w15:commentEx w15:paraId="5C536029" w15:done="0"/>
  <w15:commentEx w15:paraId="450A2F54" w15:done="0"/>
  <w15:commentEx w15:paraId="6D8F5875" w15:done="0"/>
  <w15:commentEx w15:paraId="54249E51" w15:done="0"/>
  <w15:commentEx w15:paraId="03CC7509" w15:done="0"/>
  <w15:commentEx w15:paraId="55B3948B" w15:done="0"/>
  <w15:commentEx w15:paraId="7C163A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0C9B01" w16cid:durableId="2138898F"/>
  <w16cid:commentId w16cid:paraId="2B492DB1" w16cid:durableId="21388990"/>
  <w16cid:commentId w16cid:paraId="56D2FB33" w16cid:durableId="21388991"/>
  <w16cid:commentId w16cid:paraId="6F30E023" w16cid:durableId="21388992"/>
  <w16cid:commentId w16cid:paraId="5C536029" w16cid:durableId="21388993"/>
  <w16cid:commentId w16cid:paraId="450A2F54" w16cid:durableId="21388994"/>
  <w16cid:commentId w16cid:paraId="6D8F5875" w16cid:durableId="21388995"/>
  <w16cid:commentId w16cid:paraId="54249E51" w16cid:durableId="21388996"/>
  <w16cid:commentId w16cid:paraId="03CC7509" w16cid:durableId="21388997"/>
  <w16cid:commentId w16cid:paraId="55B3948B" w16cid:durableId="21388998"/>
  <w16cid:commentId w16cid:paraId="7C163AED" w16cid:durableId="213889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F2B9D" w14:textId="77777777" w:rsidR="00F64E64" w:rsidRDefault="00F64E64">
      <w:pPr>
        <w:spacing w:line="240" w:lineRule="auto"/>
      </w:pPr>
      <w:r>
        <w:separator/>
      </w:r>
    </w:p>
  </w:endnote>
  <w:endnote w:type="continuationSeparator" w:id="0">
    <w:p w14:paraId="0B1A262E" w14:textId="77777777" w:rsidR="00F64E64" w:rsidRDefault="00F64E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224DA" w14:textId="77777777" w:rsidR="00AC4048" w:rsidRDefault="00AC4048">
    <w:pPr>
      <w:jc w:val="right"/>
    </w:pPr>
    <w:r>
      <w:fldChar w:fldCharType="begin"/>
    </w:r>
    <w:r>
      <w:instrText>PAGE</w:instrText>
    </w:r>
    <w:r>
      <w:fldChar w:fldCharType="separate"/>
    </w:r>
    <w:r w:rsidR="00276641">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94233" w14:textId="77777777" w:rsidR="00F64E64" w:rsidRDefault="00F64E64">
      <w:pPr>
        <w:spacing w:line="240" w:lineRule="auto"/>
      </w:pPr>
      <w:r>
        <w:separator/>
      </w:r>
    </w:p>
  </w:footnote>
  <w:footnote w:type="continuationSeparator" w:id="0">
    <w:p w14:paraId="709C7A97" w14:textId="77777777" w:rsidR="00F64E64" w:rsidRDefault="00F64E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1F7E"/>
    <w:multiLevelType w:val="multilevel"/>
    <w:tmpl w:val="954058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302516"/>
    <w:multiLevelType w:val="multilevel"/>
    <w:tmpl w:val="037643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F1251D"/>
    <w:multiLevelType w:val="multilevel"/>
    <w:tmpl w:val="FE64D9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F6050B"/>
    <w:multiLevelType w:val="multilevel"/>
    <w:tmpl w:val="64FC8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2D69C6"/>
    <w:multiLevelType w:val="multilevel"/>
    <w:tmpl w:val="33BC2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9E20CC"/>
    <w:multiLevelType w:val="multilevel"/>
    <w:tmpl w:val="F2960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48467F5"/>
    <w:multiLevelType w:val="multilevel"/>
    <w:tmpl w:val="BBC4EE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8734CBD"/>
    <w:multiLevelType w:val="multilevel"/>
    <w:tmpl w:val="81843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A8550C1"/>
    <w:multiLevelType w:val="multilevel"/>
    <w:tmpl w:val="7BCA8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86293F"/>
    <w:multiLevelType w:val="multilevel"/>
    <w:tmpl w:val="1292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EE6"/>
    <w:multiLevelType w:val="multilevel"/>
    <w:tmpl w:val="C436D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0"/>
  </w:num>
  <w:num w:numId="3">
    <w:abstractNumId w:val="9"/>
  </w:num>
  <w:num w:numId="4">
    <w:abstractNumId w:val="1"/>
  </w:num>
  <w:num w:numId="5">
    <w:abstractNumId w:val="2"/>
  </w:num>
  <w:num w:numId="6">
    <w:abstractNumId w:val="8"/>
  </w:num>
  <w:num w:numId="7">
    <w:abstractNumId w:val="5"/>
  </w:num>
  <w:num w:numId="8">
    <w:abstractNumId w:val="7"/>
  </w:num>
  <w:num w:numId="9">
    <w:abstractNumId w:val="3"/>
  </w:num>
  <w:num w:numId="10">
    <w:abstractNumId w:val="4"/>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ricia González">
    <w15:presenceInfo w15:providerId="None" w15:userId="Patricia Gonzál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396"/>
    <w:rsid w:val="0001586A"/>
    <w:rsid w:val="000776FD"/>
    <w:rsid w:val="000B5E39"/>
    <w:rsid w:val="001B4A47"/>
    <w:rsid w:val="00255339"/>
    <w:rsid w:val="00276641"/>
    <w:rsid w:val="002D0F59"/>
    <w:rsid w:val="0039503E"/>
    <w:rsid w:val="003A38FA"/>
    <w:rsid w:val="003D5658"/>
    <w:rsid w:val="00435DD2"/>
    <w:rsid w:val="00453829"/>
    <w:rsid w:val="00474B96"/>
    <w:rsid w:val="004A5D54"/>
    <w:rsid w:val="004A6076"/>
    <w:rsid w:val="004A7926"/>
    <w:rsid w:val="00537BE5"/>
    <w:rsid w:val="00547A9F"/>
    <w:rsid w:val="00593EE3"/>
    <w:rsid w:val="005B4159"/>
    <w:rsid w:val="00631948"/>
    <w:rsid w:val="00764D30"/>
    <w:rsid w:val="007711B2"/>
    <w:rsid w:val="007A266E"/>
    <w:rsid w:val="007B7E4E"/>
    <w:rsid w:val="007D3A3E"/>
    <w:rsid w:val="0080755A"/>
    <w:rsid w:val="008C6916"/>
    <w:rsid w:val="008F507D"/>
    <w:rsid w:val="00905F33"/>
    <w:rsid w:val="00943086"/>
    <w:rsid w:val="00957A54"/>
    <w:rsid w:val="009A6EC9"/>
    <w:rsid w:val="00A06F44"/>
    <w:rsid w:val="00A15ADF"/>
    <w:rsid w:val="00A17298"/>
    <w:rsid w:val="00A700BD"/>
    <w:rsid w:val="00A9241B"/>
    <w:rsid w:val="00AC4048"/>
    <w:rsid w:val="00B255F0"/>
    <w:rsid w:val="00B90283"/>
    <w:rsid w:val="00CB13CA"/>
    <w:rsid w:val="00CE0648"/>
    <w:rsid w:val="00CF519D"/>
    <w:rsid w:val="00CF588C"/>
    <w:rsid w:val="00D0326F"/>
    <w:rsid w:val="00D05128"/>
    <w:rsid w:val="00D47D33"/>
    <w:rsid w:val="00D70396"/>
    <w:rsid w:val="00E14968"/>
    <w:rsid w:val="00E24F34"/>
    <w:rsid w:val="00E30C48"/>
    <w:rsid w:val="00E64B95"/>
    <w:rsid w:val="00EE1826"/>
    <w:rsid w:val="00F64E64"/>
    <w:rsid w:val="00FF1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70A57"/>
  <w15:docId w15:val="{AC0A099F-6240-E846-A506-2D807F100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700B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00BD"/>
    <w:rPr>
      <w:rFonts w:ascii="Times New Roman" w:hAnsi="Times New Roman" w:cs="Times New Roman"/>
      <w:sz w:val="18"/>
      <w:szCs w:val="18"/>
    </w:rPr>
  </w:style>
  <w:style w:type="character" w:styleId="Hyperlink">
    <w:name w:val="Hyperlink"/>
    <w:basedOn w:val="DefaultParagraphFont"/>
    <w:uiPriority w:val="99"/>
    <w:semiHidden/>
    <w:unhideWhenUsed/>
    <w:rsid w:val="008C6916"/>
    <w:rPr>
      <w:color w:val="0000FF"/>
      <w:u w:val="single"/>
    </w:rPr>
  </w:style>
  <w:style w:type="paragraph" w:styleId="Bibliography">
    <w:name w:val="Bibliography"/>
    <w:basedOn w:val="Normal"/>
    <w:next w:val="Normal"/>
    <w:uiPriority w:val="37"/>
    <w:unhideWhenUsed/>
    <w:rsid w:val="00E64B95"/>
    <w:pPr>
      <w:spacing w:line="240" w:lineRule="auto"/>
      <w:ind w:left="720" w:hanging="720"/>
    </w:pPr>
  </w:style>
  <w:style w:type="paragraph" w:styleId="CommentSubject">
    <w:name w:val="annotation subject"/>
    <w:basedOn w:val="CommentText"/>
    <w:next w:val="CommentText"/>
    <w:link w:val="CommentSubjectChar"/>
    <w:uiPriority w:val="99"/>
    <w:semiHidden/>
    <w:unhideWhenUsed/>
    <w:rsid w:val="00AC4048"/>
    <w:rPr>
      <w:b/>
      <w:bCs/>
    </w:rPr>
  </w:style>
  <w:style w:type="character" w:customStyle="1" w:styleId="CommentSubjectChar">
    <w:name w:val="Comment Subject Char"/>
    <w:basedOn w:val="CommentTextChar"/>
    <w:link w:val="CommentSubject"/>
    <w:uiPriority w:val="99"/>
    <w:semiHidden/>
    <w:rsid w:val="00AC404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56713">
      <w:bodyDiv w:val="1"/>
      <w:marLeft w:val="0"/>
      <w:marRight w:val="0"/>
      <w:marTop w:val="0"/>
      <w:marBottom w:val="0"/>
      <w:divBdr>
        <w:top w:val="none" w:sz="0" w:space="0" w:color="auto"/>
        <w:left w:val="none" w:sz="0" w:space="0" w:color="auto"/>
        <w:bottom w:val="none" w:sz="0" w:space="0" w:color="auto"/>
        <w:right w:val="none" w:sz="0" w:space="0" w:color="auto"/>
      </w:divBdr>
    </w:div>
    <w:div w:id="574433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sfg-ucsb.shinyapps.io/fishcast2/"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climexp.knmi.nl/getindices.cgi?WMO=CDIACData/RCP45_CO2&amp;STATION=RCP45_CO2&amp;TYPE=i&amp;id=someone@somewhere&amp;NPERYEAR=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fg-ucsb.shinyapps.io/fishcast2/"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10021D66EC4D740836EC7FFBD444F75" ma:contentTypeVersion="14" ma:contentTypeDescription="Create a new document." ma:contentTypeScope="" ma:versionID="a96fc301aa676271813933793c2b9f78">
  <xsd:schema xmlns:xsd="http://www.w3.org/2001/XMLSchema" xmlns:xs="http://www.w3.org/2001/XMLSchema" xmlns:p="http://schemas.microsoft.com/office/2006/metadata/properties" xmlns:ns1="http://schemas.microsoft.com/sharepoint/v3" xmlns:ns2="ade55f21-1ead-41ca-a93b-8c6d7806e0d9" xmlns:ns3="ba43b5c3-0a98-4679-bf78-f0645707e058" targetNamespace="http://schemas.microsoft.com/office/2006/metadata/properties" ma:root="true" ma:fieldsID="c48f16115f5b969e664c5695f1625962" ns1:_="" ns2:_="" ns3:_="">
    <xsd:import namespace="http://schemas.microsoft.com/sharepoint/v3"/>
    <xsd:import namespace="ade55f21-1ead-41ca-a93b-8c6d7806e0d9"/>
    <xsd:import namespace="ba43b5c3-0a98-4679-bf78-f0645707e0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e55f21-1ead-41ca-a93b-8c6d7806e0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43b5c3-0a98-4679-bf78-f0645707e05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35606-60ED-4672-86DD-5563F5E0E994}">
  <ds:schemaRefs>
    <ds:schemaRef ds:uri="http://schemas.microsoft.com/sharepoint/v3/contenttype/forms"/>
  </ds:schemaRefs>
</ds:datastoreItem>
</file>

<file path=customXml/itemProps2.xml><?xml version="1.0" encoding="utf-8"?>
<ds:datastoreItem xmlns:ds="http://schemas.openxmlformats.org/officeDocument/2006/customXml" ds:itemID="{139E779D-64FF-43AB-867F-0ABA29CA72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de55f21-1ead-41ca-a93b-8c6d7806e0d9"/>
    <ds:schemaRef ds:uri="ba43b5c3-0a98-4679-bf78-f0645707e0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C99B33-7E22-47FC-BC5C-F66FAAABC9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E577463-7781-4E44-9496-94619F248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110360</Words>
  <Characters>629058</Characters>
  <Application>Microsoft Office Word</Application>
  <DocSecurity>0</DocSecurity>
  <Lines>5242</Lines>
  <Paragraphs>1475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737943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dc:creator>
  <cp:lastModifiedBy>Nicola Frost</cp:lastModifiedBy>
  <cp:revision>2</cp:revision>
  <dcterms:created xsi:type="dcterms:W3CDTF">2019-09-27T12:14:00Z</dcterms:created>
  <dcterms:modified xsi:type="dcterms:W3CDTF">2019-09-27T12:14:00Z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id="8PjQJ3aB"/&gt;&lt;style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 name="dontAskDelayCitationUpdates" value="true"/&gt;&lt;/prefs&gt;&lt;/data&gt;</vt:lpwstr>
  </property>
  <property fmtid="{D5CDD505-2E9C-101B-9397-08002B2CF9AE}" pid="4" name="ContentTypeId">
    <vt:lpwstr>0x010100110021D66EC4D740836EC7FFBD444F75</vt:lpwstr>
  </property>
</Properties>
</file>