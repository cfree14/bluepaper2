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15F580" w14:textId="77777777" w:rsidR="00573167" w:rsidRDefault="0059350F">
      <w:pPr>
        <w:pStyle w:val="Heading1"/>
        <w:jc w:val="center"/>
      </w:pPr>
      <w:r>
        <w:t>Blue Paper 2: The expected impacts of climate change on the ocean economy</w:t>
      </w:r>
    </w:p>
    <w:p w14:paraId="227824FD" w14:textId="77777777" w:rsidR="00573167" w:rsidRDefault="00573167"/>
    <w:p w14:paraId="762FD08E" w14:textId="77777777" w:rsidR="00573167" w:rsidRDefault="0059350F">
      <w:pPr>
        <w:pStyle w:val="Heading2"/>
      </w:pPr>
      <w:bookmarkStart w:id="0" w:name="_30j0zll" w:colFirst="0" w:colLast="0"/>
      <w:bookmarkEnd w:id="0"/>
      <w:r>
        <w:t>1. Introduction</w:t>
      </w:r>
    </w:p>
    <w:p w14:paraId="2360BED7" w14:textId="77777777" w:rsidR="00573167" w:rsidRDefault="0059350F">
      <w:pPr>
        <w:rPr>
          <w:b/>
        </w:rPr>
      </w:pPr>
      <w:r>
        <w:t>The ocean is critically important to our global economy. Collectively, ocean-based industries and activities contributed approximately 31 million jobs and 1.5 trillion USD, or 2.5% of world-wide gross value added, in 2010 (OECD 2016). In addition, the non-market services and benefits provided by the global ocean are significant and may in fact far exceed the value added by market-based goods and services (Costanza et al. 2014).</w:t>
      </w:r>
    </w:p>
    <w:p w14:paraId="5185FD45" w14:textId="77777777" w:rsidR="00573167" w:rsidRDefault="00573167"/>
    <w:p w14:paraId="1C521EA1" w14:textId="77777777" w:rsidR="00573167" w:rsidRDefault="0059350F">
      <w:r>
        <w:t>Anthropogenic climate change, driven by the exponential increase in emissions of greenhouse gasses (GHGs) since the industrial revolution, will impact the ocean through a variety of channels. The severity of effects will depend on the extent of warming realized. The resulting changes to ocean processes and functioning have implications for our economy that must be taken into account, both to inform adaptation efforts and motivate urgent mitigation strategies.</w:t>
      </w:r>
    </w:p>
    <w:p w14:paraId="156DC2CF" w14:textId="77777777" w:rsidR="00573167" w:rsidRDefault="00573167"/>
    <w:p w14:paraId="2ED73B25" w14:textId="77777777" w:rsidR="00573167" w:rsidRDefault="0059350F">
      <w:r>
        <w:t xml:space="preserve">In this paper, we focus on those sectors of the ocean economy that are most in need of resilience-building to ensure they can continue to provide valued functions as the climate changes. We also briefly discuss other marine-based sectors, some of which generate higher monetary value at a global scale, but which either face no significant existential risk from the changing climate (e.g., shipping), or which must be drastically transitioned to avoid worsening the climate crisis (e.g., oil and gas extraction). However, we leave deeper discussion of these important industries and the issues surrounding them to other </w:t>
      </w:r>
      <w:r>
        <w:rPr>
          <w:highlight w:val="yellow"/>
        </w:rPr>
        <w:t>Blue Papers (BP3, BP7)</w:t>
      </w:r>
      <w:r>
        <w:t>.</w:t>
      </w:r>
    </w:p>
    <w:p w14:paraId="1204B9E9" w14:textId="77777777" w:rsidR="00573167" w:rsidRDefault="0059350F">
      <w:pPr>
        <w:pStyle w:val="Heading2"/>
      </w:pPr>
      <w:bookmarkStart w:id="1" w:name="_la7z3kyo2rcp" w:colFirst="0" w:colLast="0"/>
      <w:bookmarkEnd w:id="1"/>
      <w:r>
        <w:t>2. The Ocean Economy: Essentials</w:t>
      </w:r>
    </w:p>
    <w:p w14:paraId="5A5CCD59" w14:textId="77777777" w:rsidR="00573167" w:rsidRDefault="0059350F">
      <w:pPr>
        <w:rPr>
          <w:color w:val="000000"/>
        </w:rPr>
      </w:pPr>
      <w:r>
        <w:t xml:space="preserve">The ocean economy consists broadly of all ocean-based human activities that generate revenue, employment, and other monetary and non-monetary benefits (OECD 2016). </w:t>
      </w:r>
    </w:p>
    <w:p w14:paraId="353EC7E5" w14:textId="77777777" w:rsidR="00573167" w:rsidRDefault="0059350F">
      <w:r>
        <w:t xml:space="preserve"> </w:t>
      </w:r>
    </w:p>
    <w:p w14:paraId="448759A2" w14:textId="77777777" w:rsidR="00573167" w:rsidRDefault="0059350F">
      <w:r>
        <w:t xml:space="preserve">Some of the ocean benefits, and the resources needed to generate them, are market-based in that they are traded on global markets and have market prices. Examples of market-based ocean benefits include: wild capture and farmed marine species; pharmaceuticals; fossil fuel energy resources such as oil and gas; renewable energy resources such as wave, wind, or thermal energy; the use of the ocean surface for transportation (shipping); and ocean-based tourism. </w:t>
      </w:r>
    </w:p>
    <w:p w14:paraId="17867398" w14:textId="77777777" w:rsidR="00573167" w:rsidRDefault="0059350F">
      <w:r>
        <w:t xml:space="preserve"> </w:t>
      </w:r>
    </w:p>
    <w:p w14:paraId="1C0D5C99" w14:textId="77777777" w:rsidR="00573167" w:rsidRDefault="0059350F">
      <w:r>
        <w:t xml:space="preserve">Other ocean benefits are not traded on markets, and their value is thus more difficult to assess. The set of non-market benefits, sometimes referred to as ecosystem services, obtained from the ocean is very large (Polasky and Segerson 2009, Costanza et al. 2014). Examples include </w:t>
      </w:r>
      <w:r>
        <w:lastRenderedPageBreak/>
        <w:t xml:space="preserve">swimming, recreational fishing, enjoying the beach, observing sea life, and the existence value of the ocean’s diverse biota. Other examples include the ocean’s contribution to the global water, energy, and chemical circulation systems. </w:t>
      </w:r>
    </w:p>
    <w:p w14:paraId="47A60CE8" w14:textId="77777777" w:rsidR="00573167" w:rsidRDefault="00573167"/>
    <w:p w14:paraId="484A0A61" w14:textId="77777777" w:rsidR="00573167" w:rsidRDefault="0059350F">
      <w:r>
        <w:t>All of these ocean benefits can be affected by the activities necessary to generate them. For example, excessive harvest of marine life can damage ecotourism potential; excessive extraction of oil, gas, and minerals can harm ocean habitats and biodiversity that underpin the biogeochemical processing functions of the ocean; and pollution from shipping can harm ocean ecosystems and the goods and services they produce by contributing to nitrogen deposition, global warming, and ocean acidification</w:t>
      </w:r>
      <w:r>
        <w:rPr>
          <w:sz w:val="16"/>
          <w:szCs w:val="16"/>
        </w:rPr>
        <w:t>.</w:t>
      </w:r>
      <w:r>
        <w:t xml:space="preserve"> </w:t>
      </w:r>
    </w:p>
    <w:p w14:paraId="5B7D0CDE" w14:textId="77777777" w:rsidR="00573167" w:rsidRDefault="0059350F">
      <w:pPr>
        <w:pStyle w:val="Heading3"/>
      </w:pPr>
      <w:bookmarkStart w:id="2" w:name="_3znysh7" w:colFirst="0" w:colLast="0"/>
      <w:bookmarkEnd w:id="2"/>
      <w:r>
        <w:t>2.1 The market-based ocean economy</w:t>
      </w:r>
    </w:p>
    <w:p w14:paraId="6763947C" w14:textId="77777777" w:rsidR="00573167" w:rsidRDefault="0059350F">
      <w:r>
        <w:t xml:space="preserve"> </w:t>
      </w:r>
    </w:p>
    <w:p w14:paraId="72445234" w14:textId="77777777" w:rsidR="00573167" w:rsidRDefault="0059350F">
      <w:r>
        <w:t xml:space="preserve">The Organisation for Economic Co-operation and Development (OECD) projects that market-based ocean industries will expand at least as fast as the global economy as a whole over the next decade. According to the OECD (2016), the current ocean industries that contribute the most in terms of production value and employment are: </w:t>
      </w:r>
    </w:p>
    <w:p w14:paraId="42128A14" w14:textId="77777777" w:rsidR="00573167" w:rsidRDefault="00573167"/>
    <w:p w14:paraId="5C47FE66" w14:textId="77777777" w:rsidR="00573167" w:rsidRDefault="0059350F">
      <w:r>
        <w:tab/>
      </w:r>
      <w:r>
        <w:tab/>
      </w:r>
      <w:r>
        <w:tab/>
      </w:r>
      <w:r>
        <w:tab/>
      </w:r>
      <w:r>
        <w:tab/>
      </w:r>
      <w:r>
        <w:tab/>
      </w:r>
      <w:r>
        <w:tab/>
      </w:r>
      <w:r>
        <w:tab/>
      </w:r>
      <w:r>
        <w:tab/>
        <w:t>% of</w:t>
      </w:r>
      <w:r>
        <w:tab/>
      </w:r>
      <w:r>
        <w:tab/>
        <w:t xml:space="preserve">         % of</w:t>
      </w:r>
    </w:p>
    <w:p w14:paraId="50F786CA" w14:textId="77777777" w:rsidR="00573167" w:rsidRDefault="0059350F">
      <w:r>
        <w:tab/>
      </w:r>
      <w:r>
        <w:tab/>
      </w:r>
      <w:r>
        <w:tab/>
      </w:r>
      <w:r>
        <w:tab/>
      </w:r>
      <w:r>
        <w:tab/>
      </w:r>
      <w:r>
        <w:tab/>
      </w:r>
      <w:r>
        <w:tab/>
      </w:r>
      <w:r>
        <w:tab/>
        <w:t xml:space="preserve">  Production Value</w:t>
      </w:r>
      <w:r>
        <w:tab/>
        <w:t xml:space="preserve">   Employment</w:t>
      </w:r>
    </w:p>
    <w:p w14:paraId="42FAD743" w14:textId="77777777" w:rsidR="00573167" w:rsidRDefault="0059350F">
      <w:r>
        <w:t>1.</w:t>
      </w:r>
      <w:r>
        <w:rPr>
          <w:rFonts w:ascii="Times New Roman" w:eastAsia="Times New Roman" w:hAnsi="Times New Roman" w:cs="Times New Roman"/>
          <w:sz w:val="14"/>
          <w:szCs w:val="14"/>
        </w:rPr>
        <w:t xml:space="preserve">     </w:t>
      </w:r>
      <w:r>
        <w:t xml:space="preserve">Offshore oil and gas: </w:t>
      </w:r>
      <w:r>
        <w:tab/>
      </w:r>
      <w:r>
        <w:tab/>
      </w:r>
      <w:r>
        <w:tab/>
      </w:r>
      <w:r>
        <w:tab/>
      </w:r>
      <w:r>
        <w:tab/>
      </w:r>
      <w:r>
        <w:tab/>
        <w:t>34%</w:t>
      </w:r>
      <w:r>
        <w:tab/>
      </w:r>
      <w:r>
        <w:tab/>
      </w:r>
      <w:r>
        <w:tab/>
        <w:t xml:space="preserve"> 6%</w:t>
      </w:r>
    </w:p>
    <w:p w14:paraId="2C21040D" w14:textId="77777777" w:rsidR="00573167" w:rsidRDefault="0059350F">
      <w:r>
        <w:t>2.</w:t>
      </w:r>
      <w:r>
        <w:rPr>
          <w:rFonts w:ascii="Times New Roman" w:eastAsia="Times New Roman" w:hAnsi="Times New Roman" w:cs="Times New Roman"/>
          <w:sz w:val="14"/>
          <w:szCs w:val="14"/>
        </w:rPr>
        <w:t xml:space="preserve">     </w:t>
      </w:r>
      <w:r>
        <w:t xml:space="preserve">Maritime equipment, shipbuilding, and port activity: </w:t>
      </w:r>
      <w:r>
        <w:tab/>
      </w:r>
      <w:r>
        <w:tab/>
        <w:t>28%</w:t>
      </w:r>
      <w:r>
        <w:tab/>
      </w:r>
      <w:r>
        <w:tab/>
      </w:r>
      <w:r>
        <w:tab/>
        <w:t>18%</w:t>
      </w:r>
    </w:p>
    <w:p w14:paraId="09A530FB" w14:textId="77777777" w:rsidR="00573167" w:rsidRDefault="0059350F">
      <w:r>
        <w:t>3.</w:t>
      </w:r>
      <w:r>
        <w:rPr>
          <w:rFonts w:ascii="Times New Roman" w:eastAsia="Times New Roman" w:hAnsi="Times New Roman" w:cs="Times New Roman"/>
          <w:sz w:val="14"/>
          <w:szCs w:val="14"/>
        </w:rPr>
        <w:t xml:space="preserve">     </w:t>
      </w:r>
      <w:r>
        <w:t xml:space="preserve">Marine and coastal tourism: </w:t>
      </w:r>
      <w:r>
        <w:tab/>
      </w:r>
      <w:r>
        <w:tab/>
      </w:r>
      <w:r>
        <w:tab/>
      </w:r>
      <w:r>
        <w:tab/>
      </w:r>
      <w:r>
        <w:tab/>
        <w:t>26%</w:t>
      </w:r>
      <w:r>
        <w:tab/>
      </w:r>
      <w:r>
        <w:tab/>
      </w:r>
      <w:r>
        <w:tab/>
        <w:t>22%</w:t>
      </w:r>
    </w:p>
    <w:p w14:paraId="2154C0E3" w14:textId="77777777" w:rsidR="00573167" w:rsidRDefault="0059350F">
      <w:r>
        <w:t>4.</w:t>
      </w:r>
      <w:r>
        <w:rPr>
          <w:rFonts w:ascii="Times New Roman" w:eastAsia="Times New Roman" w:hAnsi="Times New Roman" w:cs="Times New Roman"/>
          <w:sz w:val="14"/>
          <w:szCs w:val="14"/>
        </w:rPr>
        <w:t xml:space="preserve">     </w:t>
      </w:r>
      <w:r>
        <w:t xml:space="preserve">Fisheries, marine aquaculture, and fish processing: </w:t>
      </w:r>
      <w:r>
        <w:tab/>
      </w:r>
      <w:r>
        <w:tab/>
        <w:t xml:space="preserve"> 7%</w:t>
      </w:r>
      <w:r>
        <w:tab/>
      </w:r>
      <w:r>
        <w:tab/>
      </w:r>
      <w:r>
        <w:tab/>
        <w:t>49%</w:t>
      </w:r>
    </w:p>
    <w:p w14:paraId="4B7884AE" w14:textId="77777777" w:rsidR="00573167" w:rsidRDefault="0059350F">
      <w:r>
        <w:t>5.</w:t>
      </w:r>
      <w:r>
        <w:rPr>
          <w:rFonts w:ascii="Times New Roman" w:eastAsia="Times New Roman" w:hAnsi="Times New Roman" w:cs="Times New Roman"/>
          <w:sz w:val="14"/>
          <w:szCs w:val="14"/>
        </w:rPr>
        <w:t xml:space="preserve">     </w:t>
      </w:r>
      <w:r>
        <w:t xml:space="preserve">Ocean transportation: </w:t>
      </w:r>
      <w:r>
        <w:tab/>
      </w:r>
      <w:r>
        <w:tab/>
      </w:r>
      <w:r>
        <w:tab/>
      </w:r>
      <w:r>
        <w:tab/>
      </w:r>
      <w:r>
        <w:tab/>
      </w:r>
      <w:r>
        <w:tab/>
        <w:t xml:space="preserve"> 5%</w:t>
      </w:r>
      <w:r>
        <w:tab/>
      </w:r>
      <w:r>
        <w:tab/>
      </w:r>
      <w:r>
        <w:tab/>
        <w:t xml:space="preserve"> 4%</w:t>
      </w:r>
    </w:p>
    <w:p w14:paraId="6986D43C" w14:textId="77777777" w:rsidR="00573167" w:rsidRDefault="0059350F">
      <w:r>
        <w:t>6.</w:t>
      </w:r>
      <w:r>
        <w:rPr>
          <w:rFonts w:ascii="Times New Roman" w:eastAsia="Times New Roman" w:hAnsi="Times New Roman" w:cs="Times New Roman"/>
          <w:sz w:val="14"/>
          <w:szCs w:val="14"/>
        </w:rPr>
        <w:t xml:space="preserve">     </w:t>
      </w:r>
      <w:r>
        <w:t xml:space="preserve">Other: </w:t>
      </w:r>
      <w:r>
        <w:tab/>
      </w:r>
      <w:r>
        <w:tab/>
      </w:r>
      <w:r>
        <w:tab/>
      </w:r>
      <w:r>
        <w:tab/>
      </w:r>
      <w:r>
        <w:tab/>
      </w:r>
      <w:r>
        <w:tab/>
      </w:r>
      <w:r>
        <w:tab/>
      </w:r>
      <w:r>
        <w:tab/>
        <w:t xml:space="preserve"> 1%</w:t>
      </w:r>
      <w:r>
        <w:tab/>
      </w:r>
      <w:r>
        <w:tab/>
      </w:r>
      <w:r>
        <w:tab/>
        <w:t xml:space="preserve"> 1%</w:t>
      </w:r>
    </w:p>
    <w:p w14:paraId="7488F782" w14:textId="77777777" w:rsidR="00573167" w:rsidRDefault="00573167"/>
    <w:p w14:paraId="458C1DC7" w14:textId="77777777" w:rsidR="00573167" w:rsidRDefault="0059350F">
      <w:r>
        <w:t xml:space="preserve">The rankings of ocean industries are quite different for these two economic benefits. Energy production, shipping, and tourism dominate production values, while nearly half of all ocean employment arises from food production. Therefore, the impacts of climate disruptions on these different industries can have quite disparate social and economic consequences. </w:t>
      </w:r>
    </w:p>
    <w:p w14:paraId="2B5F3655" w14:textId="77777777" w:rsidR="00573167" w:rsidRDefault="0059350F">
      <w:pPr>
        <w:pStyle w:val="Heading3"/>
      </w:pPr>
      <w:bookmarkStart w:id="3" w:name="_2et92p0" w:colFirst="0" w:colLast="0"/>
      <w:bookmarkEnd w:id="3"/>
      <w:r>
        <w:t>2.2 The non-market ocean economy</w:t>
      </w:r>
    </w:p>
    <w:p w14:paraId="7EB428F3" w14:textId="77777777" w:rsidR="00573167" w:rsidRDefault="00573167"/>
    <w:p w14:paraId="6093FCD1" w14:textId="77777777" w:rsidR="00573167" w:rsidRDefault="0059350F">
      <w:r>
        <w:t xml:space="preserve">Despite the complexities and theoretical challenges, a number of researchers have attempted to calculate the value of the diverse ecosystem services provided by the ocean. Although there is much debate, these assessments generally conclude that non-market services from the ocean are nearly comparable in value to the entire global gross (market-based) product. For example, a prominent evaluation by Costanza et al. (2014) assessed the value of global ocean ecosystem services to be almost USD 50 trillion in 2011. This translates to more than 80% of the global gross product in that year.  </w:t>
      </w:r>
    </w:p>
    <w:p w14:paraId="2856D896" w14:textId="77777777" w:rsidR="00573167" w:rsidRDefault="0059350F">
      <w:pPr>
        <w:pStyle w:val="Heading2"/>
      </w:pPr>
      <w:bookmarkStart w:id="4" w:name="_tyjcwt" w:colFirst="0" w:colLast="0"/>
      <w:bookmarkEnd w:id="4"/>
      <w:r>
        <w:lastRenderedPageBreak/>
        <w:t>3. How rising greenhouse gasses alter the oceans</w:t>
      </w:r>
    </w:p>
    <w:p w14:paraId="26BFB33B" w14:textId="04EF5523" w:rsidR="00573167" w:rsidRDefault="00CD3BFB">
      <w:ins w:id="5" w:author="Merrick Burden" w:date="2019-07-03T15:31:00Z">
        <w:r>
          <w:t>Many sectors of the ocean economy rely on healthy and productive ecosystems, including capture fisheries, aquaculture, recreation</w:t>
        </w:r>
      </w:ins>
      <w:ins w:id="6" w:author="Merrick Burden" w:date="2019-07-03T15:32:00Z">
        <w:r>
          <w:t>,</w:t>
        </w:r>
      </w:ins>
      <w:ins w:id="7" w:author="Merrick Burden" w:date="2019-07-03T15:31:00Z">
        <w:r>
          <w:t xml:space="preserve"> and tourism. </w:t>
        </w:r>
      </w:ins>
      <w:r w:rsidR="0059350F">
        <w:t xml:space="preserve">Climate change is altering ocean climate, chemistry, circulation, sea level, and ice distribution. Collectively these system changes have critical impacts on habitats, biotic productivity, and species assemblages that underpin many of the economic benefits of the sea </w:t>
      </w:r>
      <w:r w:rsidR="0059350F">
        <w:rPr>
          <w:rFonts w:ascii="Calibri" w:eastAsia="Calibri" w:hAnsi="Calibri" w:cs="Calibri"/>
        </w:rPr>
        <w:t>(</w:t>
      </w:r>
      <w:commentRangeStart w:id="8"/>
      <w:commentRangeStart w:id="9"/>
      <w:r w:rsidR="0059350F">
        <w:rPr>
          <w:rFonts w:ascii="Calibri" w:eastAsia="Calibri" w:hAnsi="Calibri" w:cs="Calibri"/>
        </w:rPr>
        <w:t>Barange, 2018</w:t>
      </w:r>
      <w:commentRangeEnd w:id="8"/>
      <w:r w:rsidR="0059350F">
        <w:commentReference w:id="8"/>
      </w:r>
      <w:commentRangeEnd w:id="9"/>
      <w:r w:rsidR="0059350F">
        <w:commentReference w:id="9"/>
      </w:r>
      <w:r w:rsidR="0059350F">
        <w:rPr>
          <w:rFonts w:ascii="Calibri" w:eastAsia="Calibri" w:hAnsi="Calibri" w:cs="Calibri"/>
        </w:rPr>
        <w:t>; Gattuso et al., 2015)</w:t>
      </w:r>
      <w:r w:rsidR="0059350F">
        <w:t>. They also affect the risks of various human activities and developments (</w:t>
      </w:r>
      <w:r w:rsidR="0059350F">
        <w:rPr>
          <w:highlight w:val="yellow"/>
        </w:rPr>
        <w:t>ref</w:t>
      </w:r>
      <w:r w:rsidR="0059350F">
        <w:t xml:space="preserve">). Unprecedented ocean changes are already occurring across all latitudes </w:t>
      </w:r>
      <w:r w:rsidR="0059350F">
        <w:rPr>
          <w:rFonts w:ascii="Calibri" w:eastAsia="Calibri" w:hAnsi="Calibri" w:cs="Calibri"/>
        </w:rPr>
        <w:t>(Barange, 2018; Gattuso et al., 2015)</w:t>
      </w:r>
      <w:r w:rsidR="0059350F">
        <w:t xml:space="preserve"> with high risks of negative impacts to many ocean organisms, ecosystems, and services </w:t>
      </w:r>
      <w:r w:rsidR="0059350F">
        <w:rPr>
          <w:rFonts w:ascii="Calibri" w:eastAsia="Calibri" w:hAnsi="Calibri" w:cs="Calibri"/>
        </w:rPr>
        <w:t>(Gattuso et al., 2015)</w:t>
      </w:r>
      <w:r w:rsidR="0059350F">
        <w:t xml:space="preserve">. These impacts are likely to increase dramatically towards the end of this century, depending on the extent of future greenhouse gas emissions, with potentially dire consequences for ecosystem services, the ocean economy, and human welfare (Pecl et al. 2017). Below we describe these effects individually, but many of </w:t>
      </w:r>
      <w:commentRangeStart w:id="10"/>
      <w:r w:rsidR="0059350F">
        <w:t>these influences may synergistically or antagonistically interact, potentially with additional consequences</w:t>
      </w:r>
      <w:commentRangeEnd w:id="10"/>
      <w:r w:rsidR="0059350F">
        <w:commentReference w:id="10"/>
      </w:r>
      <w:r w:rsidR="0059350F">
        <w:t>.</w:t>
      </w:r>
    </w:p>
    <w:p w14:paraId="234BB5E1" w14:textId="77777777" w:rsidR="00573167" w:rsidRDefault="00573167"/>
    <w:p w14:paraId="2A8D2B3E" w14:textId="77777777" w:rsidR="00573167" w:rsidRDefault="0059350F">
      <w:r>
        <w:t xml:space="preserve">Throughout this paper, we rely on the </w:t>
      </w:r>
      <w:commentRangeStart w:id="11"/>
      <w:r>
        <w:t>Representative Concentration Pathways (RCPs) adopted by the Intergovernmental Panel on Climate Change (IPCC)</w:t>
      </w:r>
      <w:commentRangeEnd w:id="11"/>
      <w:r>
        <w:commentReference w:id="11"/>
      </w:r>
      <w:r>
        <w:t xml:space="preserve"> in its Fifth Assessment Report (AR5) to describe potential greenhouse gas emission trajectories and associated climate futures. The RCP scenarios are named according to the projected radiative forcing experienced in 2100 (2.6, 4.5, 6.0, and 8.5 W/m</w:t>
      </w:r>
      <w:r>
        <w:rPr>
          <w:vertAlign w:val="superscript"/>
        </w:rPr>
        <w:t>2</w:t>
      </w:r>
      <w:r>
        <w:t xml:space="preserve">, respectively). They roughly correspond to projected increases in planetary surface air temperatures of an additional 0.2, 1.1, 1.6, and 2.7 </w:t>
      </w:r>
      <w:r>
        <w:rPr>
          <w:vertAlign w:val="superscript"/>
        </w:rPr>
        <w:t>o</w:t>
      </w:r>
      <w:r>
        <w:t xml:space="preserve">C, respectively, through this century </w:t>
      </w:r>
      <w:r>
        <w:rPr>
          <w:rFonts w:ascii="Calibri" w:eastAsia="Calibri" w:hAnsi="Calibri" w:cs="Calibri"/>
        </w:rPr>
        <w:t>(Barange, 2018; IPCC, 2014).</w:t>
      </w:r>
    </w:p>
    <w:p w14:paraId="04C0AD56" w14:textId="77777777" w:rsidR="00573167" w:rsidRDefault="0059350F">
      <w:pPr>
        <w:pStyle w:val="Heading3"/>
      </w:pPr>
      <w:bookmarkStart w:id="12" w:name="_aocte0f93oqm" w:colFirst="0" w:colLast="0"/>
      <w:bookmarkEnd w:id="12"/>
      <w:r>
        <w:t>3.1 Altered ocean temperatures and disturbances</w:t>
      </w:r>
    </w:p>
    <w:p w14:paraId="6EC67E7A" w14:textId="77777777" w:rsidR="00573167" w:rsidRDefault="0059350F">
      <w:pPr>
        <w:rPr>
          <w:color w:val="7F7F7F"/>
        </w:rPr>
      </w:pPr>
      <w:r>
        <w:t xml:space="preserve">Climate change has already contributed to substantial warming of the oceans over most of the globe. The oceans have absorbed ~93% of additional heat, leading to significant warming of the upper ocean (above 700 m) and warming of deeper waters (700 - 2000 m) increasing in strength since the 1980s </w:t>
      </w:r>
      <w:r>
        <w:rPr>
          <w:rFonts w:ascii="Calibri" w:eastAsia="Calibri" w:hAnsi="Calibri" w:cs="Calibri"/>
        </w:rPr>
        <w:t>(Cheng et al., 2017)</w:t>
      </w:r>
      <w:r>
        <w:t xml:space="preserve">. Sea surface temperatures (SSTs) have increased by an average of 0.7 °C globally since 1900 </w:t>
      </w:r>
      <w:r>
        <w:rPr>
          <w:rFonts w:ascii="Calibri" w:eastAsia="Calibri" w:hAnsi="Calibri" w:cs="Calibri"/>
        </w:rPr>
        <w:t>(Barange, 2018; Jewett and Romanou, 2017)</w:t>
      </w:r>
      <w:r>
        <w:t xml:space="preserve">. RCP scenarios suggest that these trends, which already exceed the range in natural seasonal variability in subtropical areas and the Arctic, will continue </w:t>
      </w:r>
      <w:r>
        <w:rPr>
          <w:rFonts w:ascii="Calibri" w:eastAsia="Calibri" w:hAnsi="Calibri" w:cs="Calibri"/>
        </w:rPr>
        <w:t>(Barange, 2018)</w:t>
      </w:r>
      <w:r>
        <w:t xml:space="preserve">. Future upper ocean warming is expected to be most pronounced in tropical and Northern Hemisphere subtropical regions, while deep water warming is expected to be more pronounced in the Southern Ocean </w:t>
      </w:r>
      <w:r>
        <w:rPr>
          <w:rFonts w:ascii="Calibri" w:eastAsia="Calibri" w:hAnsi="Calibri" w:cs="Calibri"/>
        </w:rPr>
        <w:t>(Barange, 2018; Gattuso et al., 2015)</w:t>
      </w:r>
      <w:r>
        <w:t xml:space="preserve">. </w:t>
      </w:r>
    </w:p>
    <w:p w14:paraId="4FEEFE0A" w14:textId="77777777" w:rsidR="00573167" w:rsidRDefault="00573167"/>
    <w:p w14:paraId="1E9498E1" w14:textId="77777777" w:rsidR="00573167" w:rsidRDefault="0059350F">
      <w:r>
        <w:t xml:space="preserve">As these warming trends continue, the suitable distribution ranges of many marine species are expected to shift poleward. In general, species that are able to move to cooler waters, and have suitable habitats to move to, will do so </w:t>
      </w:r>
      <w:r>
        <w:rPr>
          <w:rFonts w:ascii="Calibri" w:eastAsia="Calibri" w:hAnsi="Calibri" w:cs="Calibri"/>
        </w:rPr>
        <w:t>(Barange, 2018; Doney et al., 2014; Gattuso et al., 2015)</w:t>
      </w:r>
      <w:r>
        <w:t xml:space="preserve">. Organisms and habitats that cannot move will either adapt to the new conditions caused by climate change or become extirpated unless extensive transplantation or other initiatives are mounted to prevent extirpation. Significant habitat losses are predicted in many areas, especially in the Arctic and coral reef ecosystems, resulting in altered community assemblages, </w:t>
      </w:r>
      <w:r>
        <w:lastRenderedPageBreak/>
        <w:t xml:space="preserve">predator-prey mismatches, and local extinctions </w:t>
      </w:r>
      <w:r>
        <w:rPr>
          <w:rFonts w:ascii="Calibri" w:eastAsia="Calibri" w:hAnsi="Calibri" w:cs="Calibri"/>
        </w:rPr>
        <w:t>(Doney et al., 2014; Free et al., 2019; Gattuso et al., 2015; Holbrook, Schmitt, &amp; Stephens, 1997)</w:t>
      </w:r>
      <w:r>
        <w:t xml:space="preserve">. Warming waters along with an increase in episodic “marine heat waves,” ocean acidification (discussed below), and the spread of diseases, will lead to mass coral bleaching and mortality throughout the ranges of most coral species </w:t>
      </w:r>
      <w:r>
        <w:rPr>
          <w:rFonts w:ascii="Calibri" w:eastAsia="Calibri" w:hAnsi="Calibri" w:cs="Calibri"/>
        </w:rPr>
        <w:t>(FAO, 2018; Gattuso et al., 2015)</w:t>
      </w:r>
      <w:r>
        <w:t>. Intense reshufflings of current biodiversity patterns are also anticipated in biogeographical transition zones, where local populations of multiple species are at or close to their thermal tolerance limits. Indeed, ongoing rapid processes of community thermofilization, wherein cold-affinity species are replaced by warm-affinity species, have been recently documented in tropical-to-temperate (Kumagai et al. 2018, Verges et al. 2014) and boreal-to-Arctic (Fossheim et al. 2015) regions.</w:t>
      </w:r>
    </w:p>
    <w:p w14:paraId="45B9C202" w14:textId="77777777" w:rsidR="00573167" w:rsidRDefault="00573167"/>
    <w:p w14:paraId="0254B181" w14:textId="77777777" w:rsidR="00573167" w:rsidRDefault="0059350F">
      <w:r>
        <w:t xml:space="preserve">Furthermore, tropical cyclones, extreme sea level events including storm surges, and precipitation over the ocean are predicted to increase in intensity and frequency through the first half of this century due to ocean circulation changes (discussed below) </w:t>
      </w:r>
      <w:r>
        <w:rPr>
          <w:rFonts w:ascii="Calibri" w:eastAsia="Calibri" w:hAnsi="Calibri" w:cs="Calibri"/>
        </w:rPr>
        <w:t>(Barange, 2018)</w:t>
      </w:r>
      <w:r>
        <w:t xml:space="preserve">. In addition, recent models and observational data indicate that recurring climate patterns such as the El Niño-Southern Oscillation (ENSO) are likely to increase in frequency and intensity as the oceans warm </w:t>
      </w:r>
      <w:r>
        <w:rPr>
          <w:rFonts w:ascii="Calibri" w:eastAsia="Calibri" w:hAnsi="Calibri" w:cs="Calibri"/>
        </w:rPr>
        <w:t>(Barange, 2018)</w:t>
      </w:r>
      <w:r>
        <w:t xml:space="preserve">, with potentially important impacts on fishing, aquaculture, and tourism operations. River flows and flooding may also change with increased snowmelt and more variable land-based precipitation, reducing salinity, increasing sedimentation, and impacting productivity in nearshore waters </w:t>
      </w:r>
      <w:r>
        <w:rPr>
          <w:rFonts w:ascii="Calibri" w:eastAsia="Calibri" w:hAnsi="Calibri" w:cs="Calibri"/>
        </w:rPr>
        <w:t>(Loo, Billa, &amp; Singh, 2015)</w:t>
      </w:r>
      <w:r>
        <w:t xml:space="preserve">. Finally, ocean warming leads to increased stratification of the water column and reduced water circulation and mixing </w:t>
      </w:r>
      <w:r>
        <w:rPr>
          <w:rFonts w:ascii="Calibri" w:eastAsia="Calibri" w:hAnsi="Calibri" w:cs="Calibri"/>
        </w:rPr>
        <w:t>(Barange, 2018; FAO, 2018; Oschlies, Brandt, Stramma, &amp; Schmidtko, 2018)</w:t>
      </w:r>
      <w:r>
        <w:t>.</w:t>
      </w:r>
    </w:p>
    <w:p w14:paraId="062A4F20" w14:textId="77777777" w:rsidR="00573167" w:rsidRDefault="0059350F">
      <w:pPr>
        <w:pStyle w:val="Heading3"/>
      </w:pPr>
      <w:bookmarkStart w:id="13" w:name="_5nd66l32cng3" w:colFirst="0" w:colLast="0"/>
      <w:bookmarkEnd w:id="13"/>
      <w:r>
        <w:t>3.2 Altered ocean chemistry</w:t>
      </w:r>
    </w:p>
    <w:p w14:paraId="202A2704" w14:textId="77777777" w:rsidR="00573167" w:rsidRDefault="0059350F">
      <w:r>
        <w:t xml:space="preserve">Ocean acidification, driven primarily by oceanic absorption of CO₂, has increased by 26% since the industrial revolution, with regional variability in severity and rate of change </w:t>
      </w:r>
      <w:r>
        <w:rPr>
          <w:rFonts w:ascii="Calibri" w:eastAsia="Calibri" w:hAnsi="Calibri" w:cs="Calibri"/>
        </w:rPr>
        <w:t>(Barange, 2018; Gattuso et al., 2015)</w:t>
      </w:r>
      <w:r>
        <w:t xml:space="preserve">. Ocean uptake of CO₂ lowers ocean pH (by increasing bicarbonate and hydrogen ion concentrations) and carbonate ion concentrations, and increases the partial pressure of CO₂ and dissolved inorganic carbon. These changes can impact many marine organisms, particularly in early life stages, but they are especially detrimental to corals and organisms that form carbonate shells </w:t>
      </w:r>
      <w:r>
        <w:rPr>
          <w:rFonts w:ascii="Calibri" w:eastAsia="Calibri" w:hAnsi="Calibri" w:cs="Calibri"/>
        </w:rPr>
        <w:t>(Barange, 2018; FAO, 2018)</w:t>
      </w:r>
      <w:r>
        <w:t xml:space="preserve">, whilst benefiting some photosynthetic non-calcifying taxa. Observed trends of declining ocean pH already exceed the natural seasonal variability throughout most of the ocean, and they are expected to continue throughout this century </w:t>
      </w:r>
      <w:r>
        <w:rPr>
          <w:rFonts w:ascii="Calibri" w:eastAsia="Calibri" w:hAnsi="Calibri" w:cs="Calibri"/>
        </w:rPr>
        <w:t>(Barange, 2018; Gattuso et al., 2015; Henson et al. 2017)</w:t>
      </w:r>
      <w:r>
        <w:t xml:space="preserve">. High latitude waters, deep waters, and upwelling regions will be the first to become carbonate ion unsaturated (the Arctic ocean, the northeastern Pacific, and the California upwelling system already experience seasonally undersaturated conditions), while the tropical ocean (where current carbonate ion concentrations are higher) will experience the largest absolute decreases in pH </w:t>
      </w:r>
      <w:r>
        <w:rPr>
          <w:rFonts w:ascii="Calibri" w:eastAsia="Calibri" w:hAnsi="Calibri" w:cs="Calibri"/>
        </w:rPr>
        <w:t>(Barange, 2018)</w:t>
      </w:r>
      <w:r>
        <w:t xml:space="preserve">. Warm water corals will be impacted by decreased carbonate ion saturation levels even where waters do not become undersaturated (Hoegh-Guldberg et al. 2017). Coastal seawater acidification can be intensified by additional carbon from riverine input or through coastal productivity stimulated from land-based nutrient inputs, or released from sediments, aquaculture, and fishing </w:t>
      </w:r>
      <w:r>
        <w:rPr>
          <w:rFonts w:ascii="Calibri" w:eastAsia="Calibri" w:hAnsi="Calibri" w:cs="Calibri"/>
        </w:rPr>
        <w:t>(Gattuso et al., 2015)</w:t>
      </w:r>
      <w:r>
        <w:t xml:space="preserve">. </w:t>
      </w:r>
    </w:p>
    <w:p w14:paraId="0C278B41" w14:textId="77777777" w:rsidR="00573167" w:rsidRDefault="00573167"/>
    <w:p w14:paraId="6415F9CA" w14:textId="77777777" w:rsidR="00573167" w:rsidRDefault="0059350F">
      <w:r>
        <w:t xml:space="preserve">Climate change is also impacting dissolved oxygen content in ocean systems across the globe. Warming-driven stratification of the water column, exacerbated by eutrophication from coastal pollution, reduces dissolved oxygen content in ocean water </w:t>
      </w:r>
      <w:r>
        <w:rPr>
          <w:rFonts w:ascii="Calibri" w:eastAsia="Calibri" w:hAnsi="Calibri" w:cs="Calibri"/>
        </w:rPr>
        <w:t>(Barange, 2018; Gattuso et al., 2015; Oschlies et al., 2</w:t>
      </w:r>
      <w:r>
        <w:t>018)</w:t>
      </w:r>
      <w:r>
        <w:rPr>
          <w:color w:val="808080"/>
        </w:rPr>
        <w:t xml:space="preserve">. </w:t>
      </w:r>
      <w:r>
        <w:t xml:space="preserve">Decreases in oxygen concentration in coastal waters and the prevalence and size of “oxygen minimum zones (OMZs),” areas where oxygen consumption by sediment bacteria exceeds the availability of oxygen, have increased significantly in recent decades, especially in the tropics (Barange, 2018; Breitburg et al. 2018; Oschlies et al., 2018; Stramma et al. 2010; Levin 2002). This trend is expected to continue, with the whole-ocean oxygen inventory expected to decrease from -1.81 ± 0.31% (RCP2.6) to -3.45 ± 0.44% (RCP8.5), and the global volume of OMZs expected to increase by 10 – 30% by 2100 (Barange, 2018; Gattuso et al., 2015). Increased deoxygenation will likely lead to habitat compression, shifts in distribution, and loss of biodiversity (Stramma et al. 2010; Levin 2002). However, observed deoxygenation is generally worse than modelled results, which emphasizes the need to improve our understanding of the processes driving deoxygenation to reduce model uncertainty in our projections </w:t>
      </w:r>
      <w:r>
        <w:rPr>
          <w:rFonts w:ascii="Calibri" w:eastAsia="Calibri" w:hAnsi="Calibri" w:cs="Calibri"/>
        </w:rPr>
        <w:t>(Oschlies et al., 2018)</w:t>
      </w:r>
      <w:r>
        <w:t>.</w:t>
      </w:r>
    </w:p>
    <w:p w14:paraId="3A1CB348" w14:textId="77777777" w:rsidR="00573167" w:rsidRDefault="00573167"/>
    <w:p w14:paraId="7A169ABC" w14:textId="77777777" w:rsidR="00573167" w:rsidRDefault="0059350F">
      <w:r>
        <w:t xml:space="preserve">Deoxygenation and OMZs affect different species in different ways and to different degrees depending on varying oxygen tolerances. While some hypoxia-adapted species may benefit, impacts on most fish and invertebrates will range from reduced vertical migration and compressed vertical habitats to death from asphyxiation </w:t>
      </w:r>
      <w:r>
        <w:rPr>
          <w:rFonts w:ascii="Calibri" w:eastAsia="Calibri" w:hAnsi="Calibri" w:cs="Calibri"/>
        </w:rPr>
        <w:t>(Barange, 2018; Gattuso et al., 2015; Oschlies et al., 2018)</w:t>
      </w:r>
      <w:r>
        <w:t xml:space="preserve">. </w:t>
      </w:r>
    </w:p>
    <w:p w14:paraId="503B065F" w14:textId="77777777" w:rsidR="00573167" w:rsidRDefault="0059350F">
      <w:pPr>
        <w:pStyle w:val="Heading3"/>
      </w:pPr>
      <w:bookmarkStart w:id="14" w:name="_d9m3ei9vjdwf" w:colFirst="0" w:colLast="0"/>
      <w:bookmarkEnd w:id="14"/>
      <w:r>
        <w:t>3.3 Altered circulation patterns</w:t>
      </w:r>
    </w:p>
    <w:p w14:paraId="03704FE5" w14:textId="77777777" w:rsidR="00573167" w:rsidRDefault="0059350F">
      <w:r>
        <w:t xml:space="preserve">Water circulation in the ocean, known as the “global conveyor belt,” is responsible for the redistribution of heat and freshwater, influencing local climates, productivity levels, and ocean chemistry. A warming climate increases inflows of warm fresh water (from increased precipitation and melting glaciers and sea ice), which can reduce the formation of sea ice and sinking of cold salt water. This influx slows, and may potentially even stop, some of these global conveyor belts (Barange, 2018; Liu, Xie, Liu, &amp; Zhu, 2017). The Atlantic Meridional Overturning Circulation (AMOC) and Gulf Stream, which are responsible for a significant portion of the redistribution of heat from the tropics to the middle and high latitudes as well as of the ocean’s capacity to sequester carbon, are already showing signs of weakening (Barange, 2018) and may continue to do so under all RCP scenarios. In the Atlantic, this weakening is driving lower sea surface temperatures in the subpolar Atlantic Ocean and a warming and northward shift of the Gulf Stream, which is also expected to weaken in the coming decades (Barange, 2018; Liu et al., 2017). These changes could lead to dramatic shifts in weather and local and regional climate patterns, which would have significant impacts on the ocean economy, and on society as a whole. </w:t>
      </w:r>
    </w:p>
    <w:p w14:paraId="06B5AE74" w14:textId="77777777" w:rsidR="00573167" w:rsidRDefault="00573167"/>
    <w:p w14:paraId="02F25CB4" w14:textId="77777777" w:rsidR="00573167" w:rsidRDefault="0059350F">
      <w:r>
        <w:t xml:space="preserve">All Western boundary currents other than the Gulf Stream are expected to intensify in response to tropical atmospheric changes and shifts in wind patterns resulting from climate change and GHG concentrations, likely strengthening coastal storm systems (Barange, 2018). Eastern </w:t>
      </w:r>
      <w:r>
        <w:lastRenderedPageBreak/>
        <w:t xml:space="preserve">boundary currents, responsible for the major coastal upwelling zones and thus for some of the most productive waters in the world, will also likely shift, although there is more uncertainty around impacts (Barange, 2018). As the land and ocean warm at different rates, stronger upwelling-favorable winds may strengthen these patterns; however increased thermal stratification may also restrict the depth of upwelling waters, and thus limit the amount of nutrients brought with them (Barange, 2018). The impacts of intensified upwelling may result in a net increase in nutrient inputs and primary productivity, or alternatively it could increase the presence of low oxygen and more acidic waters along the continental shelf (Barange, 2018). </w:t>
      </w:r>
    </w:p>
    <w:p w14:paraId="26DB2096" w14:textId="77777777" w:rsidR="00573167" w:rsidRDefault="0059350F">
      <w:pPr>
        <w:pStyle w:val="Heading3"/>
      </w:pPr>
      <w:bookmarkStart w:id="15" w:name="_rvt1786q9r0q" w:colFirst="0" w:colLast="0"/>
      <w:bookmarkEnd w:id="15"/>
      <w:r>
        <w:t xml:space="preserve">3.4 Altered distribution of ice and altered sea level </w:t>
      </w:r>
    </w:p>
    <w:p w14:paraId="3F7DE101" w14:textId="77777777" w:rsidR="00573167" w:rsidRDefault="0059350F">
      <w:r>
        <w:t xml:space="preserve">Polar areas have seen drastic changes including shifts in timing of the annual melt seasons, changes in snow cover, and changes in ice sheet and glacier mass, which have resulted in sea level rise. Globally, mean sea level rose on average by 0.19 m from 1901 to 2010, and estimates indicate that by 2100 the global mean sea level will rise between 0.4 m to 0.9 m under RCP4.5, and between 0.5 m and 1.2 m under RCP8.5 </w:t>
      </w:r>
      <w:r>
        <w:rPr>
          <w:rFonts w:ascii="Calibri" w:eastAsia="Calibri" w:hAnsi="Calibri" w:cs="Calibri"/>
        </w:rPr>
        <w:t>(Barange, 2018, Kopp et al. 2014)</w:t>
      </w:r>
      <w:r>
        <w:t xml:space="preserve">. The rate of increase varies across regions – in the Western Pacific, sea level is increasing at three times the global average, while the rate of increase in the Eastern Pacific is null or negative </w:t>
      </w:r>
      <w:r>
        <w:rPr>
          <w:rFonts w:ascii="Calibri" w:eastAsia="Calibri" w:hAnsi="Calibri" w:cs="Calibri"/>
        </w:rPr>
        <w:t>(Barange, 2018)</w:t>
      </w:r>
      <w:r>
        <w:t xml:space="preserve">. In the Arctic, annual sea ice extent has decreased at a rate of 3.5 – 4.1% per decade, increasing to -13% in September, the month marking the end of the melt season. This strong downward trend in extent is accompanied by a progressive loss of multi-year sea ice with over 50% of its extent lost during the period 1999 – 2017 (Kwok 2018). Meanwhile Antarctic sea ice has increased by 1.2 – 1.8% over the same period </w:t>
      </w:r>
      <w:r>
        <w:rPr>
          <w:rFonts w:ascii="Calibri" w:eastAsia="Calibri" w:hAnsi="Calibri" w:cs="Calibri"/>
        </w:rPr>
        <w:t>(Barange, 2018)</w:t>
      </w:r>
      <w:r>
        <w:t xml:space="preserve">. Glaciers and land-based ice sheets across the world over have also shrunk </w:t>
      </w:r>
      <w:r>
        <w:rPr>
          <w:rFonts w:ascii="Calibri" w:eastAsia="Calibri" w:hAnsi="Calibri" w:cs="Calibri"/>
        </w:rPr>
        <w:t>(Barange, 2018)</w:t>
      </w:r>
      <w:r>
        <w:t xml:space="preserve"> and their influences on sea level rise are expected to outpace that of other sources in the near future </w:t>
      </w:r>
      <w:r>
        <w:rPr>
          <w:rFonts w:ascii="Calibri" w:eastAsia="Calibri" w:hAnsi="Calibri" w:cs="Calibri"/>
        </w:rPr>
        <w:t>(Dutton et al., 2015)</w:t>
      </w:r>
      <w:r>
        <w:t xml:space="preserve">. </w:t>
      </w:r>
    </w:p>
    <w:p w14:paraId="5B2DAAEB" w14:textId="77777777" w:rsidR="00573167" w:rsidRDefault="00573167">
      <w:pPr>
        <w:rPr>
          <w:ins w:id="16" w:author="Merrick Burden" w:date="2019-07-03T15:33:00Z"/>
        </w:rPr>
      </w:pPr>
    </w:p>
    <w:p w14:paraId="4F3F2CBE" w14:textId="43BD7DFB" w:rsidR="00CD3BFB" w:rsidRDefault="00CD3BFB">
      <w:pPr>
        <w:pStyle w:val="Heading3"/>
        <w:rPr>
          <w:ins w:id="17" w:author="Merrick Burden" w:date="2019-07-03T15:35:00Z"/>
        </w:rPr>
        <w:pPrChange w:id="18" w:author="Merrick Burden" w:date="2019-07-03T15:33:00Z">
          <w:pPr/>
        </w:pPrChange>
      </w:pPr>
      <w:commentRangeStart w:id="19"/>
      <w:ins w:id="20" w:author="Merrick Burden" w:date="2019-07-03T15:35:00Z">
        <w:r>
          <w:t>3.5 B</w:t>
        </w:r>
      </w:ins>
      <w:ins w:id="21" w:author="Merrick Burden" w:date="2019-07-03T15:33:00Z">
        <w:r>
          <w:t>uilding resilience of ecosystems to climate change</w:t>
        </w:r>
      </w:ins>
      <w:commentRangeEnd w:id="19"/>
      <w:ins w:id="22" w:author="Merrick Burden" w:date="2019-07-03T15:34:00Z">
        <w:r w:rsidRPr="00CD3BFB">
          <w:rPr>
            <w:rPrChange w:id="23" w:author="Merrick Burden" w:date="2019-07-03T15:34:00Z">
              <w:rPr>
                <w:rStyle w:val="CommentReference"/>
              </w:rPr>
            </w:rPrChange>
          </w:rPr>
          <w:commentReference w:id="19"/>
        </w:r>
      </w:ins>
    </w:p>
    <w:p w14:paraId="45A5F53A" w14:textId="3E116629" w:rsidR="00CD3BFB" w:rsidRDefault="00CD3BFB" w:rsidP="00CD3BFB">
      <w:pPr>
        <w:rPr>
          <w:ins w:id="24" w:author="Merrick Burden" w:date="2019-07-03T15:35:00Z"/>
        </w:rPr>
      </w:pPr>
      <w:ins w:id="25" w:author="Merrick Burden" w:date="2019-07-03T15:35:00Z">
        <w:r>
          <w:t xml:space="preserve">Because many ocean ecosystems are believed to have “tipping points” – thresholds beyond which they may change into far less desirable systems that generate far fewer ecosystem goods and services – it is imperative to reduce the drivers of ecosystem degradation and build the resilience of these systems to climate change. The drivers of ocean ecosystem degradation and how to address them are well known: use environmentally-friendly coastal development techniques, manage coastal land use to reduce hydrologic alterations and sediment loading, hold fishing pressure to scientifically determined limits, eliminate sewage pollution, etc. Actions that can enhance the resilience of ecosystems are well-documented in the literature (see Walker and Salt, 2006), and include things like increasing species biological and genetic diversity, increasing habitat diversity and connectivity, and implementing more adaptive management systems that are supported by appropriate monitoring, among others. </w:t>
        </w:r>
      </w:ins>
    </w:p>
    <w:p w14:paraId="0D029FB3" w14:textId="77777777" w:rsidR="00CD3BFB" w:rsidRPr="00CD3BFB" w:rsidRDefault="00CD3BFB" w:rsidP="00CD3BFB"/>
    <w:p w14:paraId="0202E51F" w14:textId="77777777" w:rsidR="00573167" w:rsidRDefault="0059350F">
      <w:pPr>
        <w:pStyle w:val="Heading2"/>
        <w:ind w:right="-360"/>
      </w:pPr>
      <w:bookmarkStart w:id="26" w:name="_3dy6vkm" w:colFirst="0" w:colLast="0"/>
      <w:bookmarkEnd w:id="26"/>
      <w:r>
        <w:lastRenderedPageBreak/>
        <w:t>4. Connecting the links between climate change and the ocean economy</w:t>
      </w:r>
    </w:p>
    <w:p w14:paraId="441C9161" w14:textId="77777777" w:rsidR="00573167" w:rsidRDefault="0059350F">
      <w:pPr>
        <w:pStyle w:val="Heading3"/>
      </w:pPr>
      <w:r>
        <w:t>4.1 Capture fisheries</w:t>
      </w:r>
    </w:p>
    <w:p w14:paraId="17021C25" w14:textId="77777777" w:rsidR="00573167" w:rsidRDefault="0059350F">
      <w:pPr>
        <w:pStyle w:val="Heading4"/>
      </w:pPr>
      <w:bookmarkStart w:id="27" w:name="_1t3h5sf" w:colFirst="0" w:colLast="0"/>
      <w:bookmarkEnd w:id="27"/>
      <w:r>
        <w:t>4.1.1 Importance of capture fisheries to the ocean economy</w:t>
      </w:r>
    </w:p>
    <w:p w14:paraId="46FE831E" w14:textId="77777777" w:rsidR="00573167" w:rsidRDefault="0059350F">
      <w:r>
        <w:t>In 2016, the UN Food and Agriculture Organization (FAO) estimated that marine capture fisheries produced 79.3 million metric tons (mt) of landings, representing 46.4% of global seafood production (170.9 million mt), and US$130 billion in first sale value (FAO 2018). They also estimated that approximately 30.6 million people participated (either full-time, part-time, or occasionally) in capture fisheries operated by approximately 4.6 million fishing vessels. Small-scale fisheries are the backbone of socioeconomic well-being in many coastal communities (Bene 2006; Bene et al. 2007, 2010), especially in the tropics where the majority of fish-dependent countries are located (Golden et al, 2016). Fish and fish products are among the most traded food commodities in the world. In 2016, approximately 35% of production entered international trade for either human consumption or non-food uses (FAO 2018). The 60 million mt (US$143 billion) of fish products exported in 2016 constitute a 245% increase relative to 1976 exports (US$8 billion). Over this time period, the rate of growth of exports from developing countries has surpassed that from developed countries (FAO 2018). Finally, the average annual increase in fish consumption (3.2%) has outpaced the average annual increase in human population growth (1.6%), and demand for fish is projected to increase as the human population grows and becomes increasingly wealthy (FAO 2018).</w:t>
      </w:r>
    </w:p>
    <w:p w14:paraId="2CF90146" w14:textId="77777777" w:rsidR="00573167" w:rsidRDefault="0059350F">
      <w:pPr>
        <w:pStyle w:val="Heading4"/>
      </w:pPr>
      <w:bookmarkStart w:id="28" w:name="_ilsbz3g9t0gj" w:colFirst="0" w:colLast="0"/>
      <w:bookmarkEnd w:id="28"/>
      <w:r>
        <w:t>4.1.2 Impacts of climate change on capture fisheries</w:t>
      </w:r>
    </w:p>
    <w:p w14:paraId="3A03C910" w14:textId="4FDBD6DF" w:rsidR="0059350F" w:rsidRDefault="00613249">
      <w:pPr>
        <w:rPr>
          <w:ins w:id="29" w:author="Merrick Burden" w:date="2019-07-03T11:32:00Z"/>
        </w:rPr>
      </w:pPr>
      <w:commentRangeStart w:id="30"/>
      <w:ins w:id="31" w:author="Merrick Burden" w:date="2019-07-03T12:02:00Z">
        <w:r>
          <w:t xml:space="preserve">Climate change will affect the marine ecosystems that support wild capture fisheries. </w:t>
        </w:r>
      </w:ins>
      <w:ins w:id="32" w:author="Merrick Burden" w:date="2019-07-03T12:03:00Z">
        <w:r>
          <w:t>The full nature of these effects</w:t>
        </w:r>
      </w:ins>
      <w:ins w:id="33" w:author="Merrick Burden" w:date="2019-07-03T12:02:00Z">
        <w:r>
          <w:t xml:space="preserve"> </w:t>
        </w:r>
      </w:ins>
      <w:ins w:id="34" w:author="Merrick Burden" w:date="2019-07-03T12:03:00Z">
        <w:r>
          <w:t xml:space="preserve">on the ability of these ecosystems to support fisheries is not fully known, but </w:t>
        </w:r>
        <w:r w:rsidR="00524948">
          <w:t>can be considered through the lens of risk. C</w:t>
        </w:r>
      </w:ins>
      <w:ins w:id="35" w:author="Merrick Burden" w:date="2019-07-03T12:06:00Z">
        <w:r w:rsidR="00524948">
          <w:t>limate induced c</w:t>
        </w:r>
      </w:ins>
      <w:ins w:id="36" w:author="Merrick Burden" w:date="2019-07-03T12:03:00Z">
        <w:r w:rsidR="00524948">
          <w:t xml:space="preserve">hanges in ocean circulation and upwelling patterns, impacts on </w:t>
        </w:r>
      </w:ins>
      <w:ins w:id="37" w:author="Merrick Burden" w:date="2019-07-03T12:04:00Z">
        <w:r w:rsidR="00524948">
          <w:t xml:space="preserve">physical and </w:t>
        </w:r>
      </w:ins>
      <w:ins w:id="38" w:author="Merrick Burden" w:date="2019-07-03T12:03:00Z">
        <w:r w:rsidR="00524948">
          <w:t xml:space="preserve">biogenic habitats, </w:t>
        </w:r>
      </w:ins>
      <w:ins w:id="39" w:author="Merrick Burden" w:date="2019-07-03T12:04:00Z">
        <w:r w:rsidR="00524948">
          <w:t xml:space="preserve">and the interaction of these </w:t>
        </w:r>
      </w:ins>
      <w:ins w:id="40" w:author="Merrick Burden" w:date="2019-07-03T12:05:00Z">
        <w:r w:rsidR="00524948">
          <w:t>effects with other man-made stressors threaten the existing capacity of ecosystems.</w:t>
        </w:r>
      </w:ins>
      <w:ins w:id="41" w:author="Merrick Burden" w:date="2019-07-03T12:02:00Z">
        <w:r>
          <w:t xml:space="preserve"> </w:t>
        </w:r>
      </w:ins>
      <w:commentRangeEnd w:id="30"/>
      <w:ins w:id="42" w:author="Merrick Burden" w:date="2019-07-03T12:07:00Z">
        <w:r w:rsidR="00524948">
          <w:rPr>
            <w:rStyle w:val="CommentReference"/>
          </w:rPr>
          <w:commentReference w:id="30"/>
        </w:r>
      </w:ins>
      <w:ins w:id="43" w:author="Merrick Burden" w:date="2019-07-03T12:06:00Z">
        <w:r w:rsidR="00524948">
          <w:t xml:space="preserve">In addition, </w:t>
        </w:r>
      </w:ins>
      <w:del w:id="44" w:author="Merrick Burden" w:date="2019-07-03T12:06:00Z">
        <w:r w:rsidR="0059350F" w:rsidDel="00524948">
          <w:delText>T</w:delText>
        </w:r>
      </w:del>
      <w:ins w:id="45" w:author="Merrick Burden" w:date="2019-07-03T12:06:00Z">
        <w:r w:rsidR="00524948">
          <w:t>t</w:t>
        </w:r>
      </w:ins>
      <w:r w:rsidR="0059350F">
        <w:t xml:space="preserve">he dynamics of harvested marine fish and invertebrate populations </w:t>
      </w:r>
      <w:ins w:id="46" w:author="Merrick Burden" w:date="2019-07-03T12:06:00Z">
        <w:r w:rsidR="00524948">
          <w:t xml:space="preserve">themselves </w:t>
        </w:r>
      </w:ins>
      <w:r w:rsidR="0059350F">
        <w:t xml:space="preserve">are sensitive to climate change (Rijnsdorp et al. 2009; Hollowed et al. 2013) via changes in both environmental (e.g., warming, deoxygenation, acidification, etc.) and biological (e.g., phenology, food webs, predator-prey dynamics, etc.) conditions. In some cases, these changes can increase fisheries productivity. For example, warming can increase the suitable thermal habitat range available to a species, leading to range expansions, or negatively impact a key predator or competitor species. In other cases, these changes can decrease fisheries productivity. For example, hypoxia can increase mortality, acidification can decrease growth rates, and spatial-temporal mismatches in the availability of prey can reduce the recruitment of juveniles. </w:t>
      </w:r>
    </w:p>
    <w:p w14:paraId="0202F0DF" w14:textId="77777777" w:rsidR="0059350F" w:rsidRDefault="0059350F">
      <w:pPr>
        <w:rPr>
          <w:ins w:id="47" w:author="Merrick Burden" w:date="2019-07-03T11:32:00Z"/>
        </w:rPr>
      </w:pPr>
    </w:p>
    <w:p w14:paraId="45DF44D2" w14:textId="2FFD9251" w:rsidR="0059350F" w:rsidRDefault="0059350F">
      <w:pPr>
        <w:rPr>
          <w:ins w:id="48" w:author="Merrick Burden" w:date="2019-07-03T11:32:00Z"/>
        </w:rPr>
      </w:pPr>
      <w:ins w:id="49" w:author="Merrick Burden" w:date="2019-07-03T11:32:00Z">
        <w:r>
          <w:t xml:space="preserve">The effects of climate change on fisheries depends in part on their status and health prior to the </w:t>
        </w:r>
      </w:ins>
      <w:ins w:id="50" w:author="Merrick Burden" w:date="2019-07-03T11:33:00Z">
        <w:r>
          <w:t xml:space="preserve">full </w:t>
        </w:r>
      </w:ins>
      <w:ins w:id="51" w:author="Merrick Burden" w:date="2019-07-03T11:40:00Z">
        <w:r w:rsidR="004E167D">
          <w:t>effects</w:t>
        </w:r>
      </w:ins>
      <w:ins w:id="52" w:author="Merrick Burden" w:date="2019-07-03T11:32:00Z">
        <w:r>
          <w:t xml:space="preserve"> of climate change </w:t>
        </w:r>
      </w:ins>
      <w:ins w:id="53" w:author="Merrick Burden" w:date="2019-07-03T11:33:00Z">
        <w:r>
          <w:t>taking hold</w:t>
        </w:r>
        <w:r w:rsidR="004E167D">
          <w:t xml:space="preserve"> (</w:t>
        </w:r>
      </w:ins>
      <w:ins w:id="54" w:author="Merrick Burden" w:date="2019-07-03T11:41:00Z">
        <w:r w:rsidR="004E167D">
          <w:t>see Barange 2019,</w:t>
        </w:r>
      </w:ins>
      <w:ins w:id="55" w:author="Merrick Burden" w:date="2019-07-03T11:33:00Z">
        <w:r w:rsidR="004E167D">
          <w:t xml:space="preserve"> Gaines et al. 2018). </w:t>
        </w:r>
      </w:ins>
      <w:ins w:id="56" w:author="Merrick Burden" w:date="2019-07-03T11:37:00Z">
        <w:r w:rsidR="004E167D">
          <w:t xml:space="preserve">It is estimated that 33.1 percent of fish stocks globally are currently overfished (FAO 2018), which raises </w:t>
        </w:r>
        <w:r w:rsidR="004E167D">
          <w:lastRenderedPageBreak/>
          <w:t xml:space="preserve">questions about the effects of climate change on those fisheries. </w:t>
        </w:r>
      </w:ins>
      <w:ins w:id="57" w:author="Merrick Burden" w:date="2019-07-03T11:39:00Z">
        <w:r w:rsidR="004E167D">
          <w:t xml:space="preserve">As outlined in </w:t>
        </w:r>
      </w:ins>
      <w:ins w:id="58" w:author="Merrick Burden" w:date="2019-07-03T11:37:00Z">
        <w:r w:rsidR="004E167D">
          <w:t>Hilborn (</w:t>
        </w:r>
      </w:ins>
      <w:ins w:id="59" w:author="Merrick Burden" w:date="2019-07-03T11:39:00Z">
        <w:r w:rsidR="004E167D">
          <w:t xml:space="preserve">2014) and elsewhere, </w:t>
        </w:r>
      </w:ins>
      <w:ins w:id="60" w:author="Merrick Burden" w:date="2019-07-03T11:42:00Z">
        <w:r w:rsidR="004E167D">
          <w:t xml:space="preserve">fisheries that are depleted can frequently be explained by failure to implement fishery management. When considering </w:t>
        </w:r>
      </w:ins>
      <w:ins w:id="61" w:author="Merrick Burden" w:date="2019-07-03T11:43:00Z">
        <w:r w:rsidR="004E167D">
          <w:t xml:space="preserve">the effects of </w:t>
        </w:r>
      </w:ins>
      <w:ins w:id="62" w:author="Merrick Burden" w:date="2019-07-03T11:42:00Z">
        <w:r w:rsidR="004E167D">
          <w:t>climate change, well managed fisheries can be shown to be more resilient to c</w:t>
        </w:r>
        <w:r w:rsidR="007A74D2">
          <w:t xml:space="preserve">limate change effects compared to other fisheries (Free 2019). Therefore, the contribution of ocean fisheries to the ocean economy </w:t>
        </w:r>
      </w:ins>
      <w:ins w:id="63" w:author="Merrick Burden" w:date="2019-07-03T11:47:00Z">
        <w:r w:rsidR="007A74D2">
          <w:t xml:space="preserve">both </w:t>
        </w:r>
      </w:ins>
      <w:ins w:id="64" w:author="Merrick Burden" w:date="2019-07-03T11:44:00Z">
        <w:r w:rsidR="007A74D2">
          <w:t xml:space="preserve">today and in the future </w:t>
        </w:r>
      </w:ins>
      <w:ins w:id="65" w:author="Merrick Burden" w:date="2019-07-03T11:42:00Z">
        <w:r w:rsidR="007A74D2">
          <w:t>depend to a large degree on the implementation of fishery management.</w:t>
        </w:r>
      </w:ins>
      <w:ins w:id="66" w:author="Merrick Burden" w:date="2019-07-03T11:33:00Z">
        <w:r>
          <w:t xml:space="preserve"> </w:t>
        </w:r>
      </w:ins>
      <w:ins w:id="67" w:author="Merrick Burden" w:date="2019-07-03T11:47:00Z">
        <w:r w:rsidR="007A74D2">
          <w:t>Unfortunately, m</w:t>
        </w:r>
      </w:ins>
      <w:ins w:id="68" w:author="Merrick Burden" w:date="2019-07-03T11:44:00Z">
        <w:r w:rsidR="007A74D2">
          <w:t xml:space="preserve">any of the places around the world most in need of fishery management lack the capacity for implementation. In such places, the introduction of </w:t>
        </w:r>
      </w:ins>
      <w:ins w:id="69" w:author="Merrick Burden" w:date="2019-07-03T11:46:00Z">
        <w:r w:rsidR="007A74D2">
          <w:t>“primary fisheries management” as outlined in Cochrane et al, 2011, can be pursued as a way to get cost effective and basic fishery management in place. These measures help to minimize risks, but also can reduce the socioeconomic potential of fisheries due to their use of precaution. Therefore, primary fisheries management should be viewed as a first step, with the goal of increasing management capacity and sophistication. Regardless of the effects of climate change and the capacity of a place to implement fishery management, the first course of action for addressing climate change effects in fisheries is the implementation of fishery management</w:t>
        </w:r>
        <w:commentRangeStart w:id="70"/>
        <w:r w:rsidR="007A74D2">
          <w:t xml:space="preserve">. </w:t>
        </w:r>
      </w:ins>
      <w:commentRangeEnd w:id="70"/>
      <w:ins w:id="71" w:author="Merrick Burden" w:date="2019-07-03T11:52:00Z">
        <w:r w:rsidR="007A74D2">
          <w:rPr>
            <w:rStyle w:val="CommentReference"/>
          </w:rPr>
          <w:commentReference w:id="70"/>
        </w:r>
      </w:ins>
    </w:p>
    <w:p w14:paraId="216013C5" w14:textId="77777777" w:rsidR="0059350F" w:rsidRDefault="0059350F">
      <w:pPr>
        <w:rPr>
          <w:ins w:id="72" w:author="Merrick Burden" w:date="2019-07-03T11:32:00Z"/>
        </w:rPr>
      </w:pPr>
    </w:p>
    <w:p w14:paraId="67B29911" w14:textId="3E454208" w:rsidR="00573167" w:rsidRDefault="0059350F">
      <w:r>
        <w:t>In the section below, we detail how retrospective and forward-looking studies have revealed the impact of climate change on marine fisheries and the opportunity for fisheries management to mitigate the negative impacts of climate change on the ocean economy.</w:t>
      </w:r>
    </w:p>
    <w:p w14:paraId="49A71BAF" w14:textId="77777777" w:rsidR="00573167" w:rsidRDefault="00573167">
      <w:pPr>
        <w:rPr>
          <w:ins w:id="73" w:author="Merrick Burden" w:date="2019-07-03T12:09:00Z"/>
        </w:rPr>
      </w:pPr>
    </w:p>
    <w:p w14:paraId="7DC63DAE" w14:textId="2D72BEDD" w:rsidR="00524948" w:rsidRDefault="00524948" w:rsidP="00524948">
      <w:pPr>
        <w:rPr>
          <w:ins w:id="74" w:author="Merrick Burden" w:date="2019-07-03T12:10:00Z"/>
        </w:rPr>
      </w:pPr>
      <w:ins w:id="75" w:author="Merrick Burden" w:date="2019-07-03T12:10:00Z">
        <w:r>
          <w:t xml:space="preserve"> </w:t>
        </w:r>
      </w:ins>
    </w:p>
    <w:p w14:paraId="12EC9570" w14:textId="77777777" w:rsidR="00524948" w:rsidRDefault="00524948"/>
    <w:p w14:paraId="2ADDE1BE" w14:textId="58E5D88C" w:rsidR="00573167" w:rsidRDefault="0059350F">
      <w:pPr>
        <w:rPr>
          <w:b/>
        </w:rPr>
      </w:pPr>
      <w:r>
        <w:rPr>
          <w:b/>
        </w:rPr>
        <w:t xml:space="preserve">Climate change </w:t>
      </w:r>
      <w:commentRangeStart w:id="76"/>
      <w:ins w:id="77" w:author="Merrick Burden" w:date="2019-07-03T11:51:00Z">
        <w:r w:rsidR="007A74D2">
          <w:rPr>
            <w:b/>
          </w:rPr>
          <w:t xml:space="preserve">will alter the productivity and population of </w:t>
        </w:r>
      </w:ins>
      <w:del w:id="78" w:author="Merrick Burden" w:date="2019-07-03T11:51:00Z">
        <w:r w:rsidDel="007A74D2">
          <w:rPr>
            <w:b/>
          </w:rPr>
          <w:delText>modifies the life history of marine fish and invertebrates, including their growth, natural mortality, and recruitment rates</w:delText>
        </w:r>
      </w:del>
      <w:ins w:id="79" w:author="Merrick Burden" w:date="2019-07-03T11:51:00Z">
        <w:r w:rsidR="007A74D2">
          <w:rPr>
            <w:b/>
          </w:rPr>
          <w:t>fish stocks</w:t>
        </w:r>
      </w:ins>
      <w:commentRangeEnd w:id="76"/>
      <w:ins w:id="80" w:author="Merrick Burden" w:date="2019-07-03T11:54:00Z">
        <w:r w:rsidR="00613249">
          <w:rPr>
            <w:rStyle w:val="CommentReference"/>
          </w:rPr>
          <w:commentReference w:id="76"/>
        </w:r>
      </w:ins>
      <w:r>
        <w:rPr>
          <w:b/>
        </w:rPr>
        <w:t xml:space="preserve">. </w:t>
      </w:r>
      <w:commentRangeStart w:id="81"/>
      <w:ins w:id="82" w:author="Merrick Burden" w:date="2019-07-03T11:51:00Z">
        <w:r w:rsidR="007A74D2">
          <w:rPr>
            <w:b/>
          </w:rPr>
          <w:t>Managers</w:t>
        </w:r>
      </w:ins>
      <w:ins w:id="83" w:author="Merrick Burden" w:date="2019-07-03T11:52:00Z">
        <w:r w:rsidR="007A74D2">
          <w:rPr>
            <w:b/>
          </w:rPr>
          <w:t>,</w:t>
        </w:r>
      </w:ins>
      <w:ins w:id="84" w:author="Merrick Burden" w:date="2019-07-03T11:51:00Z">
        <w:r w:rsidR="007A74D2">
          <w:rPr>
            <w:b/>
          </w:rPr>
          <w:t xml:space="preserve"> scientists</w:t>
        </w:r>
      </w:ins>
      <w:ins w:id="85" w:author="Merrick Burden" w:date="2019-07-03T11:52:00Z">
        <w:r w:rsidR="007A74D2">
          <w:rPr>
            <w:b/>
          </w:rPr>
          <w:t>, and stakeholders</w:t>
        </w:r>
      </w:ins>
      <w:ins w:id="86" w:author="Merrick Burden" w:date="2019-07-03T11:51:00Z">
        <w:r w:rsidR="007A74D2">
          <w:rPr>
            <w:b/>
          </w:rPr>
          <w:t xml:space="preserve"> will need to account for these changing conditions in a variety of ways. </w:t>
        </w:r>
      </w:ins>
      <w:del w:id="87" w:author="Merrick Burden" w:date="2019-07-03T11:52:00Z">
        <w:r w:rsidDel="007A74D2">
          <w:rPr>
            <w:b/>
          </w:rPr>
          <w:delText>Fisheries stock assessments will have to increasingly account for environmentally-driven changes in fish life history under climate change.</w:delText>
        </w:r>
      </w:del>
      <w:commentRangeEnd w:id="81"/>
      <w:r w:rsidR="00613249">
        <w:rPr>
          <w:rStyle w:val="CommentReference"/>
        </w:rPr>
        <w:commentReference w:id="81"/>
      </w:r>
    </w:p>
    <w:p w14:paraId="1D29EF59" w14:textId="77777777" w:rsidR="00573167" w:rsidRDefault="00573167">
      <w:pPr>
        <w:rPr>
          <w:b/>
        </w:rPr>
      </w:pPr>
    </w:p>
    <w:p w14:paraId="6CCFDB15" w14:textId="0A84FD8E" w:rsidR="00573167" w:rsidRDefault="0059350F">
      <w:r>
        <w:rPr>
          <w:u w:val="single"/>
        </w:rPr>
        <w:t>Observed changes:</w:t>
      </w:r>
      <w:r>
        <w:t xml:space="preserve"> Climate change has resulted in reduced growth rates and smaller body sizes in many marine fishes (Sheridan and Bickford 2011), which translates to reduced yield per recruit (Baudron </w:t>
      </w:r>
      <w:r>
        <w:rPr>
          <w:i/>
        </w:rPr>
        <w:t>et al.</w:t>
      </w:r>
      <w:r>
        <w:t xml:space="preserve"> 2014) and by extension, reduced catch potential. Climate change has also altered the timing and location of the phytoplankton and zooplankton blooms that support marine food webs (Cushing 1990; Edwards and Richardson 2004; Poloczanska </w:t>
      </w:r>
      <w:r>
        <w:rPr>
          <w:i/>
        </w:rPr>
        <w:t>et al.</w:t>
      </w:r>
      <w:r>
        <w:t xml:space="preserve"> 2013). S</w:t>
      </w:r>
      <w:ins w:id="88" w:author="Merrick Burden" w:date="2019-07-03T12:59:00Z">
        <w:r w:rsidR="00862B5E">
          <w:t>uch s</w:t>
        </w:r>
      </w:ins>
      <w:r>
        <w:t xml:space="preserve">patial-temporal mismatches in prey availability have increased mortality rates of some species (Beaugrand </w:t>
      </w:r>
      <w:r>
        <w:rPr>
          <w:i/>
        </w:rPr>
        <w:t>et al.</w:t>
      </w:r>
      <w:r>
        <w:t xml:space="preserve"> 2003; Clausen </w:t>
      </w:r>
      <w:r>
        <w:rPr>
          <w:i/>
        </w:rPr>
        <w:t>et al.</w:t>
      </w:r>
      <w:r>
        <w:t xml:space="preserve"> 2017) while matches have reduced mortality rates of others (MacKenzie and Köster 2004). Finally, recruitment of juveniles is often more strongly driven by environmental factors than by spawner biomass (Szuwalski </w:t>
      </w:r>
      <w:r>
        <w:rPr>
          <w:i/>
        </w:rPr>
        <w:t>et al.</w:t>
      </w:r>
      <w:r>
        <w:t xml:space="preserve"> 2014; 2019). The net effect of historical environmental change on recruitment is under debate: Britten et al. (2016) document a net decline while Szuwalski (2016) documents a net increase.</w:t>
      </w:r>
      <w:ins w:id="89" w:author="Merrick Burden" w:date="2019-07-03T12:29:00Z">
        <w:r w:rsidR="00DB299E">
          <w:t xml:space="preserve"> </w:t>
        </w:r>
      </w:ins>
    </w:p>
    <w:p w14:paraId="7D14A5D8" w14:textId="77777777" w:rsidR="00573167" w:rsidRDefault="00573167"/>
    <w:p w14:paraId="1C2B3AFE" w14:textId="77777777" w:rsidR="00573167" w:rsidRDefault="0059350F">
      <w:pPr>
        <w:rPr>
          <w:ins w:id="90" w:author="Merrick Burden" w:date="2019-07-03T13:02:00Z"/>
        </w:rPr>
      </w:pPr>
      <w:r>
        <w:rPr>
          <w:u w:val="single"/>
        </w:rPr>
        <w:t>Forecasted changes:</w:t>
      </w:r>
      <w:r>
        <w:rPr>
          <w:b/>
        </w:rPr>
        <w:t xml:space="preserve"> </w:t>
      </w:r>
      <w:r>
        <w:t xml:space="preserve">Fish growth rates and body sizes are expected to decline further under continued warming and deoxygenation, with consequences for catch potential (Cheung 2012 but see Lefevre </w:t>
      </w:r>
      <w:r>
        <w:rPr>
          <w:i/>
        </w:rPr>
        <w:t>et al.</w:t>
      </w:r>
      <w:r>
        <w:t xml:space="preserve"> 2017 and Pauly and Cheung 2017 correspondences). On average, </w:t>
      </w:r>
      <w:r>
        <w:lastRenderedPageBreak/>
        <w:t xml:space="preserve">maximum body weights are expected to shrink by 14-25% globally from 2000-2050 under a high emission scenario (Cheung 2012). Furthermore, changes in physical oceanography are expected to transport nutrients from surface waters into the deep ocean, driving a 24% reduction in the primary productivity that supports marine food webs by 2300 (Moore </w:t>
      </w:r>
      <w:r>
        <w:rPr>
          <w:i/>
        </w:rPr>
        <w:t>et al.</w:t>
      </w:r>
      <w:r>
        <w:t xml:space="preserve"> 2018).</w:t>
      </w:r>
    </w:p>
    <w:p w14:paraId="07C89C74" w14:textId="77777777" w:rsidR="00862B5E" w:rsidRDefault="00862B5E"/>
    <w:p w14:paraId="4182EEED" w14:textId="45AC982F" w:rsidR="00573167" w:rsidRDefault="00862B5E">
      <w:pPr>
        <w:rPr>
          <w:ins w:id="91" w:author="Merrick Burden" w:date="2019-07-03T13:02:00Z"/>
        </w:rPr>
      </w:pPr>
      <w:ins w:id="92" w:author="Merrick Burden" w:date="2019-07-03T13:02:00Z">
        <w:r>
          <w:t>The resulting socioeconomic impacts can be quite acute at regional and localized levels. As certain species fare better while others fare worse, socioeconomic distributional consequences will occur. These patterns may unfold in ways that look familiar</w:t>
        </w:r>
      </w:ins>
      <w:ins w:id="93" w:author="Merrick Burden" w:date="2019-07-03T13:04:00Z">
        <w:r w:rsidR="00E1010E">
          <w:t>. The unfolding</w:t>
        </w:r>
      </w:ins>
      <w:ins w:id="94" w:author="Merrick Burden" w:date="2019-07-03T13:02:00Z">
        <w:r>
          <w:t xml:space="preserve"> </w:t>
        </w:r>
      </w:ins>
      <w:ins w:id="95" w:author="Merrick Burden" w:date="2019-07-03T13:04:00Z">
        <w:r w:rsidR="00E1010E">
          <w:t>change in</w:t>
        </w:r>
        <w:r>
          <w:t xml:space="preserve"> status of fisheries in the</w:t>
        </w:r>
      </w:ins>
      <w:ins w:id="96" w:author="Merrick Burden" w:date="2019-07-03T13:02:00Z">
        <w:r>
          <w:t xml:space="preserve"> Baltic Sea</w:t>
        </w:r>
      </w:ins>
      <w:ins w:id="97" w:author="Merrick Burden" w:date="2019-07-03T13:04:00Z">
        <w:r w:rsidR="00E1010E">
          <w:t xml:space="preserve"> is one example</w:t>
        </w:r>
      </w:ins>
      <w:ins w:id="98" w:author="Merrick Burden" w:date="2019-07-03T13:08:00Z">
        <w:r w:rsidR="00E1010E">
          <w:t>, while c</w:t>
        </w:r>
      </w:ins>
      <w:ins w:id="99" w:author="Merrick Burden" w:date="2019-07-03T13:02:00Z">
        <w:r>
          <w:t xml:space="preserve">hanges </w:t>
        </w:r>
      </w:ins>
      <w:ins w:id="100" w:author="Merrick Burden" w:date="2019-07-03T13:04:00Z">
        <w:r>
          <w:t>to the dominant</w:t>
        </w:r>
      </w:ins>
      <w:ins w:id="101" w:author="Merrick Burden" w:date="2019-07-03T13:05:00Z">
        <w:r w:rsidR="00E1010E">
          <w:t xml:space="preserve"> system state</w:t>
        </w:r>
      </w:ins>
      <w:ins w:id="102" w:author="Merrick Burden" w:date="2019-07-03T13:04:00Z">
        <w:r>
          <w:t xml:space="preserve"> </w:t>
        </w:r>
      </w:ins>
      <w:ins w:id="103" w:author="Merrick Burden" w:date="2019-07-03T13:02:00Z">
        <w:r>
          <w:t xml:space="preserve">that </w:t>
        </w:r>
      </w:ins>
      <w:ins w:id="104" w:author="Merrick Burden" w:date="2019-07-03T13:04:00Z">
        <w:r>
          <w:t xml:space="preserve">occurred in the Bering Sea due to </w:t>
        </w:r>
      </w:ins>
      <w:ins w:id="105" w:author="Merrick Burden" w:date="2019-07-03T13:05:00Z">
        <w:r w:rsidR="00E1010E">
          <w:t xml:space="preserve">the Pacific Decadal Oscillation is another example. </w:t>
        </w:r>
      </w:ins>
      <w:ins w:id="106" w:author="Merrick Burden" w:date="2019-07-03T13:08:00Z">
        <w:r w:rsidR="00E1010E">
          <w:t xml:space="preserve">While climate change may not have been a cause of the dramatic change in both systems, </w:t>
        </w:r>
      </w:ins>
      <w:ins w:id="107" w:author="Merrick Burden" w:date="2019-07-03T13:09:00Z">
        <w:r w:rsidR="00E1010E">
          <w:t>i</w:t>
        </w:r>
      </w:ins>
      <w:ins w:id="108" w:author="Merrick Burden" w:date="2019-07-03T13:05:00Z">
        <w:r w:rsidR="00E1010E">
          <w:t xml:space="preserve">n both cases </w:t>
        </w:r>
      </w:ins>
      <w:ins w:id="109" w:author="Merrick Burden" w:date="2019-07-03T13:07:00Z">
        <w:r w:rsidR="00E1010E">
          <w:t xml:space="preserve">managers were faced with difficult decisions, science had to incorporate dramatic changes in fish population and life history characteristics, and </w:t>
        </w:r>
      </w:ins>
      <w:ins w:id="110" w:author="Merrick Burden" w:date="2019-07-03T13:05:00Z">
        <w:r w:rsidR="00E1010E">
          <w:t>portions of the fishing industry had to cope with dramatic changes to fishing opportunities</w:t>
        </w:r>
      </w:ins>
      <w:ins w:id="111" w:author="Merrick Burden" w:date="2019-07-03T13:09:00Z">
        <w:r w:rsidR="00E1010E">
          <w:t xml:space="preserve"> and make necessary adaptations</w:t>
        </w:r>
      </w:ins>
      <w:ins w:id="112" w:author="Merrick Burden" w:date="2019-07-03T13:05:00Z">
        <w:r w:rsidR="00E1010E">
          <w:t>.</w:t>
        </w:r>
      </w:ins>
    </w:p>
    <w:p w14:paraId="3626D34D" w14:textId="77777777" w:rsidR="00862B5E" w:rsidRDefault="00862B5E"/>
    <w:p w14:paraId="5714CCF8" w14:textId="646321FF" w:rsidR="00573167" w:rsidRDefault="0059350F">
      <w:pPr>
        <w:rPr>
          <w:b/>
        </w:rPr>
      </w:pPr>
      <w:commentRangeStart w:id="113"/>
      <w:r>
        <w:rPr>
          <w:u w:val="single"/>
        </w:rPr>
        <w:t>Implications for adaptation</w:t>
      </w:r>
      <w:commentRangeEnd w:id="113"/>
      <w:r w:rsidR="00BF61D7">
        <w:rPr>
          <w:rStyle w:val="CommentReference"/>
        </w:rPr>
        <w:commentReference w:id="113"/>
      </w:r>
      <w:r>
        <w:rPr>
          <w:u w:val="single"/>
        </w:rPr>
        <w:t>:</w:t>
      </w:r>
      <w:r>
        <w:t xml:space="preserve"> Fisheries</w:t>
      </w:r>
      <w:ins w:id="114" w:author="Merrick Burden" w:date="2019-07-03T13:10:00Z">
        <w:r w:rsidR="00E1010E">
          <w:t xml:space="preserve"> scientists will need to help managers identify realistic goals and to measure progress toward their attainment. In high capacity fishery systems this will include</w:t>
        </w:r>
      </w:ins>
      <w:r>
        <w:t xml:space="preserve"> stock assessments </w:t>
      </w:r>
      <w:del w:id="115" w:author="Merrick Burden" w:date="2019-07-03T13:11:00Z">
        <w:r w:rsidDel="00E1010E">
          <w:delText>will increasingly have to</w:delText>
        </w:r>
      </w:del>
      <w:ins w:id="116" w:author="Merrick Burden" w:date="2019-07-03T13:11:00Z">
        <w:r w:rsidR="00E1010E">
          <w:t>that</w:t>
        </w:r>
      </w:ins>
      <w:r>
        <w:t xml:space="preserve"> account for environmental</w:t>
      </w:r>
      <w:ins w:id="117" w:author="Merrick Burden" w:date="2019-07-03T13:11:00Z">
        <w:r w:rsidR="00E1010E">
          <w:t xml:space="preserve"> change, and the development of scenario tools and management strategy evaluation that is forward looking and helps managers anticipate change</w:t>
        </w:r>
      </w:ins>
      <w:del w:id="118" w:author="Merrick Burden" w:date="2019-07-03T13:11:00Z">
        <w:r w:rsidDel="00E1010E">
          <w:delText>ly-driven, time-varying natural mortality, growth rates, and recruitment</w:delText>
        </w:r>
      </w:del>
      <w:r>
        <w:t xml:space="preserve">. </w:t>
      </w:r>
      <w:del w:id="119" w:author="Merrick Burden" w:date="2019-07-03T13:11:00Z">
        <w:r w:rsidDel="00E1010E">
          <w:delText>This will involve one of many potential strategies (</w:delText>
        </w:r>
      </w:del>
      <w:r>
        <w:t xml:space="preserve">Pinsky and Mantua </w:t>
      </w:r>
      <w:ins w:id="120" w:author="Merrick Burden" w:date="2019-07-03T13:11:00Z">
        <w:r w:rsidR="00E1010E">
          <w:t>(</w:t>
        </w:r>
      </w:ins>
      <w:r>
        <w:t xml:space="preserve">2014) </w:t>
      </w:r>
      <w:ins w:id="121" w:author="Merrick Burden" w:date="2019-07-03T13:11:00Z">
        <w:r w:rsidR="00E1010E">
          <w:t xml:space="preserve">outline several strategies for making these changes. </w:t>
        </w:r>
      </w:ins>
      <w:del w:id="122" w:author="Merrick Burden" w:date="2019-07-03T13:12:00Z">
        <w:r w:rsidDel="00E1010E">
          <w:delText>including: (1) using assessments with time-varying parameters; (2) restricting assessments to the current environmental regime; and/or (3) using climate-adaptive reference points (Queiros et al. 2018).</w:delText>
        </w:r>
      </w:del>
      <w:ins w:id="123" w:author="Merrick Burden" w:date="2019-07-03T13:12:00Z">
        <w:r w:rsidR="00E1010E">
          <w:t xml:space="preserve">Secondarily, managers will need to have realistic expectations regarding the possibilities for a fishery as productivity changes, and they will need to develop policies that are appropriate to these conditions. Such policies include tools that help foster </w:t>
        </w:r>
      </w:ins>
      <w:ins w:id="124" w:author="Merrick Burden" w:date="2019-07-03T13:14:00Z">
        <w:r w:rsidR="00E1010E">
          <w:t xml:space="preserve">the business </w:t>
        </w:r>
      </w:ins>
      <w:ins w:id="125" w:author="Merrick Burden" w:date="2019-07-03T13:12:00Z">
        <w:r w:rsidR="00E1010E">
          <w:t>adaptation on the part of the fishing sector</w:t>
        </w:r>
      </w:ins>
      <w:ins w:id="126" w:author="Merrick Burden" w:date="2019-07-03T13:14:00Z">
        <w:r w:rsidR="00E1010E">
          <w:t xml:space="preserve">. </w:t>
        </w:r>
        <w:r w:rsidR="00BF61D7">
          <w:t xml:space="preserve">Lastly, fishery stakeholders can benefit from clear expectations about future conditions </w:t>
        </w:r>
      </w:ins>
      <w:ins w:id="127" w:author="Merrick Burden" w:date="2019-07-03T13:15:00Z">
        <w:r w:rsidR="00BF61D7">
          <w:t>and can benefit from</w:t>
        </w:r>
      </w:ins>
      <w:ins w:id="128" w:author="Merrick Burden" w:date="2019-07-03T13:14:00Z">
        <w:r w:rsidR="00BF61D7">
          <w:t xml:space="preserve"> forecasting tools</w:t>
        </w:r>
      </w:ins>
      <w:ins w:id="129" w:author="Merrick Burden" w:date="2019-07-03T13:12:00Z">
        <w:r w:rsidR="00BF61D7">
          <w:t>.</w:t>
        </w:r>
      </w:ins>
      <w:ins w:id="130" w:author="Merrick Burden" w:date="2019-07-03T13:15:00Z">
        <w:r w:rsidR="00BF61D7">
          <w:t xml:space="preserve"> This will help with business planning and their adaptation to changing conditions. </w:t>
        </w:r>
      </w:ins>
      <w:commentRangeStart w:id="131"/>
      <w:ins w:id="132" w:author="Merrick Burden" w:date="2019-07-03T13:17:00Z">
        <w:r w:rsidR="00BF61D7">
          <w:t xml:space="preserve">In less developed management systems, data poor methods and processes can be used </w:t>
        </w:r>
      </w:ins>
      <w:ins w:id="133" w:author="Merrick Burden" w:date="2019-07-03T13:18:00Z">
        <w:r w:rsidR="00BF61D7">
          <w:t xml:space="preserve">ensure primary management is in place and </w:t>
        </w:r>
      </w:ins>
      <w:ins w:id="134" w:author="Merrick Burden" w:date="2019-07-03T13:17:00Z">
        <w:r w:rsidR="00BF61D7">
          <w:t xml:space="preserve">to help paint a picture of future conditions for stakeholders and managers. </w:t>
        </w:r>
      </w:ins>
      <w:ins w:id="135" w:author="Merrick Burden" w:date="2019-07-03T13:19:00Z">
        <w:r w:rsidR="00BF61D7">
          <w:t>As described in Cochrane et al (2011), when c</w:t>
        </w:r>
      </w:ins>
      <w:ins w:id="136" w:author="Merrick Burden" w:date="2019-07-03T13:17:00Z">
        <w:r w:rsidR="00BF61D7">
          <w:t xml:space="preserve">ombined with highly participatory processes and management institutions that are devolved to local communities, this can result in </w:t>
        </w:r>
      </w:ins>
      <w:ins w:id="137" w:author="Merrick Burden" w:date="2019-07-03T13:19:00Z">
        <w:r w:rsidR="00BF61D7">
          <w:t xml:space="preserve">acceptance of uptake and </w:t>
        </w:r>
      </w:ins>
      <w:ins w:id="138" w:author="Merrick Burden" w:date="2019-07-03T13:20:00Z">
        <w:r w:rsidR="00BF61D7">
          <w:t xml:space="preserve">the capacity for </w:t>
        </w:r>
      </w:ins>
      <w:ins w:id="139" w:author="Merrick Burden" w:date="2019-07-03T13:19:00Z">
        <w:r w:rsidR="00BF61D7">
          <w:t>adaptation</w:t>
        </w:r>
      </w:ins>
      <w:ins w:id="140" w:author="Merrick Burden" w:date="2019-07-03T13:20:00Z">
        <w:r w:rsidR="00BF61D7">
          <w:t xml:space="preserve"> over time. </w:t>
        </w:r>
        <w:commentRangeEnd w:id="131"/>
        <w:r w:rsidR="00BF61D7">
          <w:rPr>
            <w:rStyle w:val="CommentReference"/>
          </w:rPr>
          <w:commentReference w:id="131"/>
        </w:r>
      </w:ins>
    </w:p>
    <w:p w14:paraId="54081BE3" w14:textId="77777777" w:rsidR="00573167" w:rsidRDefault="00573167">
      <w:pPr>
        <w:rPr>
          <w:b/>
        </w:rPr>
      </w:pPr>
    </w:p>
    <w:p w14:paraId="5622AC7B" w14:textId="2FEB00E1" w:rsidR="00573167" w:rsidRDefault="0059350F">
      <w:pPr>
        <w:rPr>
          <w:b/>
        </w:rPr>
      </w:pPr>
      <w:r>
        <w:rPr>
          <w:b/>
        </w:rPr>
        <w:t xml:space="preserve">Marine fish and invertebrates are shifting distributions to track their preferred temperatures. </w:t>
      </w:r>
      <w:commentRangeStart w:id="141"/>
      <w:ins w:id="142" w:author="Kate Bonzon" w:date="2019-07-03T17:28:00Z">
        <w:r w:rsidR="00752F7B">
          <w:rPr>
            <w:b/>
          </w:rPr>
          <w:t xml:space="preserve">International </w:t>
        </w:r>
        <w:commentRangeEnd w:id="141"/>
        <w:r w:rsidR="00752F7B">
          <w:rPr>
            <w:rStyle w:val="CommentReference"/>
          </w:rPr>
          <w:commentReference w:id="141"/>
        </w:r>
      </w:ins>
      <w:del w:id="143" w:author="Kate Bonzon" w:date="2019-07-03T17:28:00Z">
        <w:r w:rsidDel="00752F7B">
          <w:rPr>
            <w:b/>
          </w:rPr>
          <w:delText xml:space="preserve">Transboundary </w:delText>
        </w:r>
      </w:del>
      <w:r>
        <w:rPr>
          <w:b/>
        </w:rPr>
        <w:t>agreements will be necessary to ensure that management remains sustainable as species shift in and out of new management jurisdictions.</w:t>
      </w:r>
    </w:p>
    <w:p w14:paraId="0B3FBC6F" w14:textId="77777777" w:rsidR="00573167" w:rsidRDefault="00573167">
      <w:pPr>
        <w:rPr>
          <w:b/>
        </w:rPr>
      </w:pPr>
    </w:p>
    <w:p w14:paraId="272CA852" w14:textId="77777777" w:rsidR="00573167" w:rsidRDefault="0059350F">
      <w:r>
        <w:rPr>
          <w:u w:val="single"/>
        </w:rPr>
        <w:t>Observed changes:</w:t>
      </w:r>
      <w:r>
        <w:t xml:space="preserve"> As the oceans have warmed, marine fish and invertebrates have shifted their distributions to track their preferred temperatures (Perry </w:t>
      </w:r>
      <w:r>
        <w:rPr>
          <w:i/>
        </w:rPr>
        <w:t>et al.</w:t>
      </w:r>
      <w:r>
        <w:t xml:space="preserve"> 2005; Dulvy </w:t>
      </w:r>
      <w:r>
        <w:rPr>
          <w:i/>
        </w:rPr>
        <w:t>et al.</w:t>
      </w:r>
      <w:r>
        <w:t xml:space="preserve"> 2008; Poloczanska </w:t>
      </w:r>
      <w:r>
        <w:rPr>
          <w:i/>
        </w:rPr>
        <w:t>et al.</w:t>
      </w:r>
      <w:r>
        <w:t xml:space="preserve"> 2013; Pinsky </w:t>
      </w:r>
      <w:r>
        <w:rPr>
          <w:i/>
        </w:rPr>
        <w:t>et al.</w:t>
      </w:r>
      <w:r>
        <w:t xml:space="preserve"> 2013). In general, this has resulted in shifts poleward and </w:t>
      </w:r>
      <w:r>
        <w:lastRenderedPageBreak/>
        <w:t xml:space="preserve">into deeper waters. At a mean rate of 72 km per decade, marine species have been shifting an order of magnitude faster than terrestrial species (Poloczanska </w:t>
      </w:r>
      <w:r>
        <w:rPr>
          <w:i/>
        </w:rPr>
        <w:t>et al.</w:t>
      </w:r>
      <w:r>
        <w:t xml:space="preserve"> 2013). These distribution shifts are already generating management challenges (Pinsky </w:t>
      </w:r>
      <w:r>
        <w:rPr>
          <w:i/>
        </w:rPr>
        <w:t>et al.</w:t>
      </w:r>
      <w:r>
        <w:t xml:space="preserve"> 2018). For example, a “mackerel war” erupted in 2007 when the northeast Atlantic mackerel stock shifted from waters managed by the European Union, Norway, and Faroe Islands into Icelandic and Greenland waters. Disagreements over the drivers of the shift, the expected duration of the shift, and appropriate catch reallocations resulted in the stock becoming increasingly overfished (Spijkers and Boonstra 2017).</w:t>
      </w:r>
    </w:p>
    <w:p w14:paraId="77421BE4" w14:textId="77777777" w:rsidR="00573167" w:rsidRDefault="00573167"/>
    <w:p w14:paraId="3E34EC52" w14:textId="134BAB81" w:rsidR="00573167" w:rsidRDefault="0059350F">
      <w:pPr>
        <w:rPr>
          <w:u w:val="single"/>
        </w:rPr>
      </w:pPr>
      <w:r>
        <w:rPr>
          <w:u w:val="single"/>
        </w:rPr>
        <w:t>Forecasted changes:</w:t>
      </w:r>
      <w:r>
        <w:t xml:space="preserve"> The rate of distribution shifts and associated management conflicts are anticipated to increase under climate change. All studies forecast generally poleward shifts in species distribution and productivity under continued warming (Cheung </w:t>
      </w:r>
      <w:r>
        <w:rPr>
          <w:i/>
        </w:rPr>
        <w:t>et al.</w:t>
      </w:r>
      <w:r>
        <w:t xml:space="preserve"> 2008; 2010; Blanchard </w:t>
      </w:r>
      <w:r>
        <w:rPr>
          <w:i/>
        </w:rPr>
        <w:t>et al.</w:t>
      </w:r>
      <w:r>
        <w:t xml:space="preserve"> 2012), often with a decrease of species diversity in equatorial regions, an increase in diversity in poleward regions, and the subsequent formation of novel marine communities (García Molinos </w:t>
      </w:r>
      <w:r>
        <w:rPr>
          <w:i/>
        </w:rPr>
        <w:t>et al.</w:t>
      </w:r>
      <w:r>
        <w:t xml:space="preserve"> 2016; Cheung </w:t>
      </w:r>
      <w:r>
        <w:rPr>
          <w:i/>
        </w:rPr>
        <w:t>et al.</w:t>
      </w:r>
      <w:r>
        <w:t xml:space="preserve"> 2016). These shifts are likely to increase the risk of management conflicts over transboundary stocks. For example, 23% to 35% of exclusive economic zones (EEZs) are expected to receive a new stock by 2100 under strong greenhouse gas mitigation (RCP 2.6) to business-as-usual mitigation (RCP 8.5) scenarios, respectively (Pinsky </w:t>
      </w:r>
      <w:r>
        <w:rPr>
          <w:i/>
        </w:rPr>
        <w:t>et al.</w:t>
      </w:r>
      <w:r>
        <w:t xml:space="preserve"> 2018).</w:t>
      </w:r>
    </w:p>
    <w:p w14:paraId="0F5ACE3F" w14:textId="77777777" w:rsidR="00573167" w:rsidRDefault="00573167">
      <w:pPr>
        <w:rPr>
          <w:u w:val="single"/>
        </w:rPr>
      </w:pPr>
    </w:p>
    <w:p w14:paraId="29A7132A" w14:textId="3DAE0547" w:rsidR="00573167" w:rsidRDefault="0059350F">
      <w:r>
        <w:rPr>
          <w:u w:val="single"/>
        </w:rPr>
        <w:t>Implications for adaptation:</w:t>
      </w:r>
      <w:r>
        <w:t xml:space="preserve"> Establish and strengthen transboundary institutions to better manage stocks shifting in and out of jurisdictions. Pinsky et al. (2018) make the following recommendations: (1) promote data sharing to foster the identification of shifting stocks; (2) use pooled data to inform collaborative management; (3) use side payments to incentivize cooperation and prevent asymmetry in winners and losers; and (4) develop permits that are tradeable across political boundaries to foster dynamic catch allocations.</w:t>
      </w:r>
    </w:p>
    <w:p w14:paraId="099708A7" w14:textId="77777777" w:rsidR="00573167" w:rsidRDefault="00573167"/>
    <w:p w14:paraId="0233B2B5" w14:textId="314D4638" w:rsidR="00573167" w:rsidRDefault="00CD3BFB">
      <w:pPr>
        <w:rPr>
          <w:b/>
        </w:rPr>
      </w:pPr>
      <w:commentRangeStart w:id="144"/>
      <w:ins w:id="145" w:author="Merrick Burden" w:date="2019-07-03T15:39:00Z">
        <w:r>
          <w:rPr>
            <w:b/>
          </w:rPr>
          <w:t>Heterogeneous climate e</w:t>
        </w:r>
      </w:ins>
      <w:ins w:id="146" w:author="Merrick Burden" w:date="2019-07-03T13:32:00Z">
        <w:r w:rsidR="00516931">
          <w:rPr>
            <w:b/>
          </w:rPr>
          <w:t xml:space="preserve">ffects </w:t>
        </w:r>
      </w:ins>
      <w:ins w:id="147" w:author="Merrick Burden" w:date="2019-07-03T15:39:00Z">
        <w:r>
          <w:rPr>
            <w:b/>
          </w:rPr>
          <w:t>can lead to inequities and civil unrest</w:t>
        </w:r>
      </w:ins>
      <w:ins w:id="148" w:author="Merrick Burden" w:date="2019-07-03T13:32:00Z">
        <w:r w:rsidR="00516931">
          <w:rPr>
            <w:b/>
          </w:rPr>
          <w:t xml:space="preserve">. </w:t>
        </w:r>
      </w:ins>
      <w:del w:id="149" w:author="Merrick Burden" w:date="2019-07-03T13:33:00Z">
        <w:r w:rsidR="0059350F" w:rsidDel="00516931">
          <w:rPr>
            <w:b/>
          </w:rPr>
          <w:delText xml:space="preserve">Although the net global impacts of climate change on fisheries productivity (catch potential) are modest, regional impacts are stronger, with some regions experiencing large gains in productivity and others experiencing large losses. </w:delText>
        </w:r>
      </w:del>
      <w:del w:id="150" w:author="Merrick Burden" w:date="2019-07-03T14:07:00Z">
        <w:r w:rsidR="0059350F" w:rsidDel="00F222F2">
          <w:rPr>
            <w:b/>
          </w:rPr>
          <w:delText>V</w:delText>
        </w:r>
      </w:del>
      <w:del w:id="151" w:author="Merrick Burden" w:date="2019-07-03T15:40:00Z">
        <w:r w:rsidR="0059350F" w:rsidDel="00CD3BFB">
          <w:rPr>
            <w:b/>
          </w:rPr>
          <w:delText xml:space="preserve">ulnerable regions </w:delText>
        </w:r>
      </w:del>
      <w:del w:id="152" w:author="Merrick Burden" w:date="2019-07-03T14:10:00Z">
        <w:r w:rsidR="0059350F" w:rsidDel="00E17B74">
          <w:rPr>
            <w:b/>
          </w:rPr>
          <w:delText>must focus on management reform and adaptation. Resilience to climate change can be enhanced by preventing overfishing, rebuilding overfished stocks, and accounting for shifting productivity in assessment and management.</w:delText>
        </w:r>
      </w:del>
      <w:ins w:id="153" w:author="Merrick Burden" w:date="2019-07-03T15:40:00Z">
        <w:r>
          <w:rPr>
            <w:b/>
          </w:rPr>
          <w:t xml:space="preserve">Using fairness and equity as driving principles in policy development can help mitigate negative consequences, promote social </w:t>
        </w:r>
      </w:ins>
      <w:ins w:id="154" w:author="Merrick Burden" w:date="2019-07-03T15:41:00Z">
        <w:r>
          <w:rPr>
            <w:b/>
          </w:rPr>
          <w:t>resilience, and foster acceptance of new policies.</w:t>
        </w:r>
      </w:ins>
      <w:commentRangeEnd w:id="144"/>
      <w:ins w:id="155" w:author="Merrick Burden" w:date="2019-07-03T15:48:00Z">
        <w:r w:rsidR="00471224">
          <w:rPr>
            <w:rStyle w:val="CommentReference"/>
          </w:rPr>
          <w:commentReference w:id="144"/>
        </w:r>
      </w:ins>
    </w:p>
    <w:p w14:paraId="145B7A89" w14:textId="77777777" w:rsidR="00573167" w:rsidRDefault="00573167">
      <w:pPr>
        <w:rPr>
          <w:b/>
        </w:rPr>
      </w:pPr>
    </w:p>
    <w:p w14:paraId="4B531E5F" w14:textId="77777777" w:rsidR="00B10744" w:rsidRDefault="0059350F">
      <w:pPr>
        <w:rPr>
          <w:ins w:id="156" w:author="Merrick Burden" w:date="2019-07-03T16:01:00Z"/>
        </w:rPr>
      </w:pPr>
      <w:r>
        <w:rPr>
          <w:u w:val="single"/>
        </w:rPr>
        <w:t>Observed changes:</w:t>
      </w:r>
      <w:r>
        <w:t xml:space="preserve"> Free et al. (2019) estimate that </w:t>
      </w:r>
      <w:ins w:id="157" w:author="Merrick Burden" w:date="2019-07-03T15:51:00Z">
        <w:r w:rsidR="00471224">
          <w:t xml:space="preserve">in </w:t>
        </w:r>
      </w:ins>
      <w:del w:id="158" w:author="Merrick Burden" w:date="2019-07-03T15:42:00Z">
        <w:r w:rsidDel="00471224">
          <w:delText>ocean warming has driven a 4.1% decline in the maximum sustainable yield (MSY), the maximum amount of catch that can be harvested for perpetuity, of 235 of the world’s largest industrial fisheries over the past eighty years (Free et al. 2019). I</w:delText>
        </w:r>
      </w:del>
      <w:ins w:id="159" w:author="Merrick Burden" w:date="2019-07-03T15:42:00Z">
        <w:r w:rsidR="00471224">
          <w:t>i</w:t>
        </w:r>
      </w:ins>
      <w:r>
        <w:t xml:space="preserve">n </w:t>
      </w:r>
      <w:del w:id="160" w:author="Merrick Burden" w:date="2019-07-03T15:42:00Z">
        <w:r w:rsidDel="00471224">
          <w:delText xml:space="preserve">five regions, including </w:delText>
        </w:r>
      </w:del>
      <w:r>
        <w:t xml:space="preserve">the North Sea </w:t>
      </w:r>
      <w:ins w:id="161" w:author="Merrick Burden" w:date="2019-07-03T15:51:00Z">
        <w:r w:rsidR="00471224">
          <w:t xml:space="preserve">and </w:t>
        </w:r>
      </w:ins>
      <w:del w:id="162" w:author="Merrick Burden" w:date="2019-07-03T15:42:00Z">
        <w:r w:rsidDel="00471224">
          <w:delText xml:space="preserve">and ecosystems of </w:delText>
        </w:r>
      </w:del>
      <w:r>
        <w:t xml:space="preserve">East Asia, losses in MSY have ranged </w:t>
      </w:r>
      <w:ins w:id="163" w:author="Merrick Burden" w:date="2019-07-03T15:43:00Z">
        <w:r w:rsidR="00471224">
          <w:t xml:space="preserve">from </w:t>
        </w:r>
      </w:ins>
      <w:r>
        <w:t xml:space="preserve">15-35%. Meanwhile, the Baltic Sea and other regions have seen increases in MSY up to 15%. </w:t>
      </w:r>
      <w:commentRangeStart w:id="164"/>
      <w:ins w:id="165" w:author="Merrick Burden" w:date="2019-07-03T15:43:00Z">
        <w:r w:rsidR="00471224">
          <w:t xml:space="preserve">These statistics highlight </w:t>
        </w:r>
      </w:ins>
      <w:ins w:id="166" w:author="Merrick Burden" w:date="2019-07-03T15:44:00Z">
        <w:r w:rsidR="00471224">
          <w:t xml:space="preserve">some significant </w:t>
        </w:r>
      </w:ins>
      <w:ins w:id="167" w:author="Merrick Burden" w:date="2019-07-03T15:43:00Z">
        <w:r w:rsidR="00471224">
          <w:t>regional disparities</w:t>
        </w:r>
      </w:ins>
      <w:ins w:id="168" w:author="Merrick Burden" w:date="2019-07-03T15:45:00Z">
        <w:r w:rsidR="00471224">
          <w:t xml:space="preserve"> in climate impacts</w:t>
        </w:r>
      </w:ins>
      <w:ins w:id="169" w:author="Merrick Burden" w:date="2019-07-03T15:43:00Z">
        <w:r w:rsidR="00471224">
          <w:t>, but they belie even more granular considerations</w:t>
        </w:r>
      </w:ins>
      <w:ins w:id="170" w:author="Merrick Burden" w:date="2019-07-03T15:51:00Z">
        <w:r w:rsidR="00471224">
          <w:t xml:space="preserve">. Changes in the productivity </w:t>
        </w:r>
        <w:r w:rsidR="00471224">
          <w:lastRenderedPageBreak/>
          <w:t>of individual species</w:t>
        </w:r>
      </w:ins>
      <w:ins w:id="171" w:author="Merrick Burden" w:date="2019-07-03T15:43:00Z">
        <w:r w:rsidR="00471224">
          <w:t xml:space="preserve"> </w:t>
        </w:r>
      </w:ins>
      <w:ins w:id="172" w:author="Merrick Burden" w:date="2019-07-03T15:45:00Z">
        <w:r w:rsidR="00471224">
          <w:t xml:space="preserve">in a place </w:t>
        </w:r>
      </w:ins>
      <w:ins w:id="173" w:author="Merrick Burden" w:date="2019-07-03T15:52:00Z">
        <w:r w:rsidR="00471224">
          <w:t xml:space="preserve">will impact </w:t>
        </w:r>
      </w:ins>
      <w:ins w:id="174" w:author="Merrick Burden" w:date="2019-07-03T15:44:00Z">
        <w:r w:rsidR="00471224">
          <w:t xml:space="preserve">different segments of </w:t>
        </w:r>
      </w:ins>
      <w:ins w:id="175" w:author="Merrick Burden" w:date="2019-07-03T15:45:00Z">
        <w:r w:rsidR="00471224">
          <w:t>the</w:t>
        </w:r>
      </w:ins>
      <w:ins w:id="176" w:author="Merrick Burden" w:date="2019-07-03T15:44:00Z">
        <w:r w:rsidR="00471224">
          <w:t xml:space="preserve"> industry</w:t>
        </w:r>
      </w:ins>
      <w:commentRangeEnd w:id="164"/>
      <w:ins w:id="177" w:author="Merrick Burden" w:date="2019-07-03T15:52:00Z">
        <w:r w:rsidR="00471224">
          <w:t xml:space="preserve"> and create inequities, even if </w:t>
        </w:r>
        <w:r w:rsidR="00B10744">
          <w:t>the overall potential fishery yield from that place doesn’t change</w:t>
        </w:r>
      </w:ins>
      <w:ins w:id="178" w:author="Merrick Burden" w:date="2019-07-03T15:45:00Z">
        <w:r w:rsidR="00471224">
          <w:rPr>
            <w:rStyle w:val="CommentReference"/>
          </w:rPr>
          <w:commentReference w:id="164"/>
        </w:r>
      </w:ins>
      <w:ins w:id="179" w:author="Merrick Burden" w:date="2019-07-03T15:44:00Z">
        <w:r w:rsidR="00471224">
          <w:t xml:space="preserve">. </w:t>
        </w:r>
      </w:ins>
      <w:del w:id="180" w:author="Merrick Burden" w:date="2019-07-03T16:00:00Z">
        <w:r w:rsidDel="00B10744">
          <w:delText xml:space="preserve">Analyses of historical changes in juvenile recruitment, another metric of productivity, yield conflicting results (Britten </w:delText>
        </w:r>
        <w:r w:rsidDel="00B10744">
          <w:rPr>
            <w:i/>
          </w:rPr>
          <w:delText>et al.</w:delText>
        </w:r>
        <w:r w:rsidDel="00B10744">
          <w:delText xml:space="preserve"> 2016; Szuwalski 2016), and are also difficult to interpret in terms of food and income security. </w:delText>
        </w:r>
      </w:del>
    </w:p>
    <w:p w14:paraId="147896C4" w14:textId="1A55DC67" w:rsidR="00573167" w:rsidRDefault="00B10744">
      <w:pPr>
        <w:rPr>
          <w:u w:val="single"/>
        </w:rPr>
      </w:pPr>
      <w:ins w:id="181" w:author="Merrick Burden" w:date="2019-07-03T16:00:00Z">
        <w:r>
          <w:t xml:space="preserve">The </w:t>
        </w:r>
      </w:ins>
      <w:ins w:id="182" w:author="Merrick Burden" w:date="2019-07-03T16:01:00Z">
        <w:r>
          <w:t>inequities potentially created by</w:t>
        </w:r>
      </w:ins>
      <w:ins w:id="183" w:author="Merrick Burden" w:date="2019-07-03T16:00:00Z">
        <w:r>
          <w:t xml:space="preserve"> changing fishery opportunities</w:t>
        </w:r>
      </w:ins>
      <w:ins w:id="184" w:author="Merrick Burden" w:date="2019-07-03T16:07:00Z">
        <w:r w:rsidR="00261DA4">
          <w:t xml:space="preserve"> resulting from climate change</w:t>
        </w:r>
      </w:ins>
      <w:ins w:id="185" w:author="Merrick Burden" w:date="2019-07-03T16:02:00Z">
        <w:r>
          <w:t xml:space="preserve">, and the social problems created by perceptions of unfairness, can be </w:t>
        </w:r>
        <w:r w:rsidR="00261DA4">
          <w:t xml:space="preserve">well-described by referring to recent civil unrest in Chile over the sharing of the Humboldt squid resource (a fishery resource that has been changing its </w:t>
        </w:r>
      </w:ins>
      <w:ins w:id="186" w:author="Merrick Burden" w:date="2019-07-03T16:06:00Z">
        <w:r w:rsidR="00261DA4">
          <w:t xml:space="preserve">geographic </w:t>
        </w:r>
      </w:ins>
      <w:ins w:id="187" w:author="Merrick Burden" w:date="2019-07-03T16:02:00Z">
        <w:r w:rsidR="00261DA4">
          <w:t xml:space="preserve">range). </w:t>
        </w:r>
      </w:ins>
      <w:ins w:id="188" w:author="Merrick Burden" w:date="2019-07-03T16:03:00Z">
        <w:r w:rsidR="00261DA4">
          <w:t>In response to p</w:t>
        </w:r>
      </w:ins>
      <w:ins w:id="189" w:author="Merrick Burden" w:date="2019-07-03T16:02:00Z">
        <w:r w:rsidR="00261DA4">
          <w:t>olicy decisions regarded as unfair</w:t>
        </w:r>
      </w:ins>
      <w:ins w:id="190" w:author="Merrick Burden" w:date="2019-07-03T16:03:00Z">
        <w:r w:rsidR="00261DA4">
          <w:t xml:space="preserve">, </w:t>
        </w:r>
      </w:ins>
      <w:ins w:id="191" w:author="Merrick Burden" w:date="2019-07-03T16:02:00Z">
        <w:r w:rsidR="00261DA4">
          <w:t xml:space="preserve">some segments </w:t>
        </w:r>
      </w:ins>
      <w:ins w:id="192" w:author="Merrick Burden" w:date="2019-07-03T16:03:00Z">
        <w:r w:rsidR="00261DA4">
          <w:t>of the fishing industry</w:t>
        </w:r>
      </w:ins>
      <w:ins w:id="193" w:author="Merrick Burden" w:date="2019-07-03T16:00:00Z">
        <w:r>
          <w:t xml:space="preserve"> </w:t>
        </w:r>
      </w:ins>
      <w:ins w:id="194" w:author="Merrick Burden" w:date="2019-07-03T16:03:00Z">
        <w:r w:rsidR="00261DA4">
          <w:t>engaged in civil unrest that caused disruptions in some of Chile</w:t>
        </w:r>
      </w:ins>
      <w:ins w:id="195" w:author="Merrick Burden" w:date="2019-07-03T16:04:00Z">
        <w:r w:rsidR="00261DA4">
          <w:t>’s largest cities. Policy makers have since addressed this problem</w:t>
        </w:r>
      </w:ins>
      <w:ins w:id="196" w:author="Merrick Burden" w:date="2019-07-03T16:08:00Z">
        <w:r w:rsidR="00261DA4">
          <w:t xml:space="preserve"> successfully</w:t>
        </w:r>
      </w:ins>
      <w:ins w:id="197" w:author="Merrick Burden" w:date="2019-07-03T16:06:00Z">
        <w:r w:rsidR="00261DA4">
          <w:t xml:space="preserve">, but </w:t>
        </w:r>
      </w:ins>
      <w:ins w:id="198" w:author="Merrick Burden" w:date="2019-07-03T16:08:00Z">
        <w:r w:rsidR="00261DA4">
          <w:t>it remains</w:t>
        </w:r>
      </w:ins>
      <w:ins w:id="199" w:author="Merrick Burden" w:date="2019-07-03T16:06:00Z">
        <w:r w:rsidR="00261DA4">
          <w:t xml:space="preserve"> a clear example of how fairness and equity considerations </w:t>
        </w:r>
      </w:ins>
      <w:ins w:id="200" w:author="Merrick Burden" w:date="2019-07-03T16:07:00Z">
        <w:r w:rsidR="00261DA4">
          <w:t xml:space="preserve">in one segment of the ocean economy </w:t>
        </w:r>
      </w:ins>
      <w:ins w:id="201" w:author="Merrick Burden" w:date="2019-07-03T16:06:00Z">
        <w:r w:rsidR="00261DA4">
          <w:t xml:space="preserve">can impact </w:t>
        </w:r>
      </w:ins>
      <w:ins w:id="202" w:author="Merrick Burden" w:date="2019-07-03T16:07:00Z">
        <w:r w:rsidR="00261DA4">
          <w:t xml:space="preserve">society broadly. </w:t>
        </w:r>
      </w:ins>
      <w:del w:id="203" w:author="Merrick Burden" w:date="2019-07-03T16:07:00Z">
        <w:r w:rsidR="0059350F" w:rsidDel="00261DA4">
          <w:delText>Well-managed fisheries have been the most resilient to ocean warming while overexploited fisheries have been the most vulnerable (Free et al. 2019).</w:delText>
        </w:r>
      </w:del>
    </w:p>
    <w:p w14:paraId="713CA222" w14:textId="77777777" w:rsidR="00573167" w:rsidRDefault="00573167">
      <w:pPr>
        <w:rPr>
          <w:u w:val="single"/>
        </w:rPr>
      </w:pPr>
    </w:p>
    <w:p w14:paraId="3E24F6C0" w14:textId="12F468A2" w:rsidR="00573167" w:rsidRDefault="0059350F">
      <w:r>
        <w:rPr>
          <w:u w:val="single"/>
        </w:rPr>
        <w:t>Forecasted changes:</w:t>
      </w:r>
      <w:r>
        <w:t xml:space="preserve"> </w:t>
      </w:r>
      <w:del w:id="204" w:author="Merrick Burden" w:date="2019-07-03T15:53:00Z">
        <w:r w:rsidDel="00B10744">
          <w:delText>Net global catch potential is not expected to change considerably under climate change (though see RCP 8.5 results below), but s</w:delText>
        </w:r>
      </w:del>
      <w:ins w:id="205" w:author="Merrick Burden" w:date="2019-07-03T15:53:00Z">
        <w:r w:rsidR="00B10744">
          <w:t>S</w:t>
        </w:r>
      </w:ins>
      <w:r>
        <w:t>trong regional impacts are expected to result in pronounced equatorial “losers” and poleward “winners”</w:t>
      </w:r>
      <w:ins w:id="206" w:author="Merrick Burden" w:date="2019-07-03T15:53:00Z">
        <w:r w:rsidR="00B10744">
          <w:t>, which will tend to exacerbate livelihood problems in many less developed nations</w:t>
        </w:r>
      </w:ins>
      <w:r>
        <w:t xml:space="preserve">. For example, </w:t>
      </w:r>
      <w:del w:id="207" w:author="Merrick Burden" w:date="2019-07-03T15:54:00Z">
        <w:r w:rsidDel="00B10744">
          <w:delText xml:space="preserve">Cheung </w:delText>
        </w:r>
        <w:r w:rsidDel="00B10744">
          <w:rPr>
            <w:i/>
          </w:rPr>
          <w:delText>et al.</w:delText>
        </w:r>
        <w:r w:rsidDel="00B10744">
          <w:delText xml:space="preserve"> (2010) project modest changes in global catch potential of +1% and -1% from 2005-2055 under low and high emissions scenarios, respectively. Gaines </w:delText>
        </w:r>
        <w:r w:rsidDel="00B10744">
          <w:rPr>
            <w:i/>
          </w:rPr>
          <w:delText>et al.</w:delText>
        </w:r>
        <w:r w:rsidDel="00B10744">
          <w:delText xml:space="preserve"> (2018) project modest changes in global MSY of +1%, -1%, and -5% from 2012-2100 under RCPs 2.6, 4.5, and 6.0, but forecast a considerable decline of -25% under RCP 8.5. </w:delText>
        </w:r>
      </w:del>
      <w:r>
        <w:t xml:space="preserve">Cheung </w:t>
      </w:r>
      <w:r>
        <w:rPr>
          <w:i/>
        </w:rPr>
        <w:t>et al.</w:t>
      </w:r>
      <w:r>
        <w:t xml:space="preserve"> (2010) predict 30-70% increases in catch potential in poleward regions and 40% decreases in equatorial regions, with similar patterns predicted by Gaines </w:t>
      </w:r>
      <w:r>
        <w:rPr>
          <w:i/>
        </w:rPr>
        <w:t>et al.</w:t>
      </w:r>
      <w:r>
        <w:t xml:space="preserve"> (2018). The redistribution of catch potential will drive a concomitant redistribution of revenues (Lam </w:t>
      </w:r>
      <w:r>
        <w:rPr>
          <w:i/>
        </w:rPr>
        <w:t>et al.</w:t>
      </w:r>
      <w:r>
        <w:t xml:space="preserve"> 2016) and nutrition (Golden </w:t>
      </w:r>
      <w:r>
        <w:rPr>
          <w:i/>
        </w:rPr>
        <w:t>et al.</w:t>
      </w:r>
      <w:r>
        <w:t xml:space="preserve"> 2016).</w:t>
      </w:r>
    </w:p>
    <w:p w14:paraId="2B1AFC18" w14:textId="77777777" w:rsidR="00573167" w:rsidRDefault="00573167"/>
    <w:p w14:paraId="4545DE1D" w14:textId="7EE31348" w:rsidR="00573167" w:rsidRDefault="0059350F">
      <w:r>
        <w:rPr>
          <w:u w:val="single"/>
        </w:rPr>
        <w:t>Implications for adaptation:</w:t>
      </w:r>
      <w:r>
        <w:t xml:space="preserve"> First, </w:t>
      </w:r>
      <w:ins w:id="208" w:author="Merrick Burden" w:date="2019-07-03T15:54:00Z">
        <w:r w:rsidR="00B10744">
          <w:t xml:space="preserve">getting fishery management in place can help </w:t>
        </w:r>
      </w:ins>
      <w:ins w:id="209" w:author="Merrick Burden" w:date="2019-07-03T15:55:00Z">
        <w:r w:rsidR="00B10744">
          <w:t xml:space="preserve">improve the status of fisheries (Hilborn </w:t>
        </w:r>
      </w:ins>
      <w:ins w:id="210" w:author="Merrick Burden" w:date="2019-07-03T15:56:00Z">
        <w:r w:rsidR="00B10744">
          <w:t xml:space="preserve">2014) </w:t>
        </w:r>
      </w:ins>
      <w:ins w:id="211" w:author="Merrick Burden" w:date="2019-07-03T15:55:00Z">
        <w:r w:rsidR="00B10744">
          <w:t xml:space="preserve">and </w:t>
        </w:r>
      </w:ins>
      <w:ins w:id="212" w:author="Merrick Burden" w:date="2019-07-03T15:54:00Z">
        <w:r w:rsidR="00B10744">
          <w:t xml:space="preserve">build resilience to climate </w:t>
        </w:r>
      </w:ins>
      <w:ins w:id="213" w:author="Merrick Burden" w:date="2019-07-03T15:55:00Z">
        <w:r w:rsidR="00B10744">
          <w:t xml:space="preserve">change </w:t>
        </w:r>
      </w:ins>
      <w:del w:id="214" w:author="Merrick Burden" w:date="2019-07-03T15:56:00Z">
        <w:r w:rsidDel="00B10744">
          <w:delText xml:space="preserve">preventing overfishing and rebuilding overfished stocks will enhance resilience to climate change </w:delText>
        </w:r>
      </w:del>
      <w:r>
        <w:t>(Free et al. 2019)</w:t>
      </w:r>
      <w:ins w:id="215" w:author="Merrick Burden" w:date="2019-07-03T15:57:00Z">
        <w:r w:rsidR="00B10744">
          <w:t xml:space="preserve">, This can help to mitigate the consequences of climate change in undeveloped economies that </w:t>
        </w:r>
      </w:ins>
      <w:ins w:id="216" w:author="Merrick Burden" w:date="2019-07-03T16:09:00Z">
        <w:r w:rsidR="00261DA4">
          <w:t xml:space="preserve">lack management capacity, currently have depleted fish stocks, and </w:t>
        </w:r>
      </w:ins>
      <w:ins w:id="217" w:author="Merrick Burden" w:date="2019-07-03T15:57:00Z">
        <w:r w:rsidR="00B10744">
          <w:t xml:space="preserve">are expected to </w:t>
        </w:r>
      </w:ins>
      <w:ins w:id="218" w:author="Merrick Burden" w:date="2019-07-03T16:09:00Z">
        <w:r w:rsidR="00261DA4">
          <w:t xml:space="preserve">be negatively affected by climate change. </w:t>
        </w:r>
      </w:ins>
      <w:ins w:id="219" w:author="Merrick Burden" w:date="2019-07-03T16:11:00Z">
        <w:r w:rsidR="00261DA4">
          <w:t xml:space="preserve">However, climate change will tend to create inequities in fishery opportunities on a global scale (between high latitude and low latitude </w:t>
        </w:r>
      </w:ins>
      <w:ins w:id="220" w:author="Merrick Burden" w:date="2019-07-03T16:12:00Z">
        <w:r w:rsidR="00261DA4">
          <w:t>geographies</w:t>
        </w:r>
      </w:ins>
      <w:ins w:id="221" w:author="Merrick Burden" w:date="2019-07-03T16:11:00Z">
        <w:r w:rsidR="00261DA4">
          <w:t xml:space="preserve">), and within a </w:t>
        </w:r>
      </w:ins>
      <w:ins w:id="222" w:author="Merrick Burden" w:date="2019-07-03T16:12:00Z">
        <w:r w:rsidR="00261DA4">
          <w:t xml:space="preserve">geography (changing mixes of species </w:t>
        </w:r>
      </w:ins>
      <w:ins w:id="223" w:author="Merrick Burden" w:date="2019-07-03T16:14:00Z">
        <w:r w:rsidR="00985783">
          <w:t xml:space="preserve">in a place </w:t>
        </w:r>
      </w:ins>
      <w:ins w:id="224" w:author="Merrick Burden" w:date="2019-07-03T16:12:00Z">
        <w:r w:rsidR="00261DA4">
          <w:t>will benefit some and harm others</w:t>
        </w:r>
      </w:ins>
      <w:ins w:id="225" w:author="Merrick Burden" w:date="2019-07-03T16:14:00Z">
        <w:r w:rsidR="00985783">
          <w:t xml:space="preserve"> in that place</w:t>
        </w:r>
      </w:ins>
      <w:ins w:id="226" w:author="Merrick Burden" w:date="2019-07-03T16:12:00Z">
        <w:r w:rsidR="00261DA4">
          <w:t>). Addressing issues of inequality, especially in regards to those populations that already have food security and livelihood concerns</w:t>
        </w:r>
      </w:ins>
      <w:ins w:id="227" w:author="Merrick Burden" w:date="2019-07-03T16:15:00Z">
        <w:r w:rsidR="00985783">
          <w:t>,</w:t>
        </w:r>
      </w:ins>
      <w:ins w:id="228" w:author="Merrick Burden" w:date="2019-07-03T16:12:00Z">
        <w:r w:rsidR="00261DA4">
          <w:t xml:space="preserve"> is </w:t>
        </w:r>
        <w:r w:rsidR="00985783">
          <w:t xml:space="preserve">important in its own right. However, addressing these issues by striving for </w:t>
        </w:r>
      </w:ins>
      <w:ins w:id="229" w:author="Merrick Burden" w:date="2019-07-03T16:13:00Z">
        <w:r w:rsidR="00985783">
          <w:t xml:space="preserve">policy </w:t>
        </w:r>
      </w:ins>
      <w:ins w:id="230" w:author="Merrick Burden" w:date="2019-07-03T16:12:00Z">
        <w:r w:rsidR="00985783">
          <w:t>equity and fairness</w:t>
        </w:r>
      </w:ins>
      <w:ins w:id="231" w:author="Merrick Burden" w:date="2019-07-03T16:13:00Z">
        <w:r w:rsidR="00985783">
          <w:t xml:space="preserve"> also contributes to social stability and resilience</w:t>
        </w:r>
      </w:ins>
      <w:ins w:id="232" w:author="Merrick Burden" w:date="2019-07-03T16:25:00Z">
        <w:r w:rsidR="00985783">
          <w:t xml:space="preserve"> (see for example Southwick et al, 2014)</w:t>
        </w:r>
      </w:ins>
      <w:ins w:id="233" w:author="Merrick Burden" w:date="2019-07-03T16:13:00Z">
        <w:r w:rsidR="00985783">
          <w:t xml:space="preserve">, and </w:t>
        </w:r>
      </w:ins>
      <w:ins w:id="234" w:author="Merrick Burden" w:date="2019-07-03T16:26:00Z">
        <w:r w:rsidR="00723BD6">
          <w:t xml:space="preserve">can promote </w:t>
        </w:r>
      </w:ins>
      <w:ins w:id="235" w:author="Merrick Burden" w:date="2019-07-03T16:13:00Z">
        <w:r w:rsidR="00985783">
          <w:t xml:space="preserve">acceptance of policies </w:t>
        </w:r>
      </w:ins>
      <w:ins w:id="236" w:author="Merrick Burden" w:date="2019-07-03T16:14:00Z">
        <w:r w:rsidR="00985783">
          <w:t xml:space="preserve">developed in response to climate change. </w:t>
        </w:r>
      </w:ins>
      <w:commentRangeStart w:id="237"/>
      <w:del w:id="238" w:author="Merrick Burden" w:date="2019-07-03T15:57:00Z">
        <w:r w:rsidDel="00B10744">
          <w:delText xml:space="preserve">. </w:delText>
        </w:r>
      </w:del>
      <w:del w:id="239" w:author="Merrick Burden" w:date="2019-07-03T16:10:00Z">
        <w:r w:rsidDel="00261DA4">
          <w:delText xml:space="preserve">However, this will require ecosystem-based approaches that consider the complex interactions between recovering populations and changing environmental regimes (Link and Watson 2019). Second, fisheries stock assessments and management procedures will need to account for shifting productivity. This will involve one </w:delText>
        </w:r>
        <w:r w:rsidDel="00261DA4">
          <w:lastRenderedPageBreak/>
          <w:delText>of many strategies (Pinsky and Mantua 2014) including: (1) using assessments with time-varying productivity; (2) using climate-adaptive harvest control rules and more precautionary buffers; and (3) targeting age- and genetically-diverse populations that are more resilient to climate change (Ojea et al. 2017).</w:delText>
        </w:r>
      </w:del>
      <w:commentRangeEnd w:id="237"/>
      <w:r w:rsidR="00261DA4">
        <w:rPr>
          <w:rStyle w:val="CommentReference"/>
        </w:rPr>
        <w:commentReference w:id="237"/>
      </w:r>
    </w:p>
    <w:p w14:paraId="2466DD9F" w14:textId="77777777" w:rsidR="00573167" w:rsidRDefault="0059350F">
      <w:pPr>
        <w:pStyle w:val="Heading4"/>
      </w:pPr>
      <w:bookmarkStart w:id="240" w:name="_4vmh4z8lmj6w" w:colFirst="0" w:colLast="0"/>
      <w:bookmarkEnd w:id="240"/>
      <w:r>
        <w:t>4.1.3 Ability for management to mitigate the impacts of climate change</w:t>
      </w:r>
    </w:p>
    <w:p w14:paraId="1950E37F" w14:textId="77777777" w:rsidR="00573167" w:rsidRDefault="0059350F">
      <w:r>
        <w:t xml:space="preserve">Most forecasts of the impacts of climate change on fisheries compare the maximum biological potential for food production today with that in the future (Cheung </w:t>
      </w:r>
      <w:r>
        <w:rPr>
          <w:i/>
        </w:rPr>
        <w:t>et al.</w:t>
      </w:r>
      <w:r>
        <w:t xml:space="preserve"> 2010; Lam </w:t>
      </w:r>
      <w:r>
        <w:rPr>
          <w:i/>
        </w:rPr>
        <w:t>et al.</w:t>
      </w:r>
      <w:r>
        <w:t xml:space="preserve"> 2016). While this is useful for understanding the biological limits of the ocean under change, it fails to consider the effects of alternative human responses (Barange 2019), which could either limit or exacerbate the impacts of climate change on society. The actions of fishers, management institutions, and markets all influence the benefits derived from fisheries (Costello </w:t>
      </w:r>
      <w:r>
        <w:rPr>
          <w:i/>
        </w:rPr>
        <w:t>et al.</w:t>
      </w:r>
      <w:r>
        <w:t xml:space="preserve"> 2016) and could mitigate many of the negative impacts of climate change (Gaines </w:t>
      </w:r>
      <w:r>
        <w:rPr>
          <w:i/>
        </w:rPr>
        <w:t>et al.</w:t>
      </w:r>
      <w:r>
        <w:t xml:space="preserve"> 2018). </w:t>
      </w:r>
      <w:r>
        <w:rPr>
          <w:b/>
        </w:rPr>
        <w:t xml:space="preserve">Thus, </w:t>
      </w:r>
      <w:r>
        <w:rPr>
          <w:b/>
          <w:i/>
        </w:rPr>
        <w:t xml:space="preserve">we present a new analysis (Free et al. in prep) that documents the benefits countries stand to gain by implementing climate-adaptive fisheries management reforms that address both changes in </w:t>
      </w:r>
      <w:commentRangeStart w:id="241"/>
      <w:r>
        <w:rPr>
          <w:b/>
          <w:i/>
        </w:rPr>
        <w:t>species productivity and distribution due to climate change.</w:t>
      </w:r>
      <w:commentRangeEnd w:id="241"/>
      <w:r w:rsidR="00284DA0">
        <w:rPr>
          <w:rStyle w:val="CommentReference"/>
        </w:rPr>
        <w:commentReference w:id="241"/>
      </w:r>
    </w:p>
    <w:p w14:paraId="4F344498" w14:textId="77777777" w:rsidR="00573167" w:rsidRDefault="00573167"/>
    <w:p w14:paraId="233863AC" w14:textId="77777777" w:rsidR="00573167" w:rsidRDefault="0059350F">
      <w:r>
        <w:rPr>
          <w:u w:val="single"/>
        </w:rPr>
        <w:t>Methods:</w:t>
      </w:r>
      <w:r>
        <w:t xml:space="preserve"> We forecasted the distribution and productivity of 779 harvested marine species out to 2100 under two greenhouse gas emissions scenarios (</w:t>
      </w:r>
      <w:commentRangeStart w:id="242"/>
      <w:r>
        <w:t>RCPs 6.0 and 8.5</w:t>
      </w:r>
      <w:commentRangeEnd w:id="242"/>
      <w:r w:rsidR="00284DA0">
        <w:rPr>
          <w:rStyle w:val="CommentReference"/>
        </w:rPr>
        <w:commentReference w:id="242"/>
      </w:r>
      <w:r>
        <w:t>), and compared the status of these fisheries and the amount of catch and profits derived from them under climate-adaptive management and business-as-usual management (Free et al. in prep). Under climate-adaptive management, fisheries stock assessments and management procedures account for shifts in productivity, and transboundary institutions maintain management performance as shifts in distribution move stocks into new management jurisdictions. Under business-as-usual management, current (rather than economically optimal) harvest rates are initially applied and are gradually transitioned to open-access as stocks shift into new management jurisdictions. We then measured the extent to which climate-adaptive management would (1) maintain catch and profits into the future and (2) generate catch and profits relative to a business-as-usual management.</w:t>
      </w:r>
    </w:p>
    <w:p w14:paraId="455478E7" w14:textId="77777777" w:rsidR="00573167" w:rsidRDefault="00573167"/>
    <w:p w14:paraId="54AF1154" w14:textId="77777777" w:rsidR="00573167" w:rsidRDefault="0059350F">
      <w:r>
        <w:rPr>
          <w:u w:val="single"/>
        </w:rPr>
        <w:t>Results:</w:t>
      </w:r>
      <w:r>
        <w:t xml:space="preserve"> Even countries experiencing declines in fisheries productivity and catch potential would derive more catch and profits through climate-adaptive management than through business-as-usual management (</w:t>
      </w:r>
      <w:r>
        <w:rPr>
          <w:b/>
        </w:rPr>
        <w:t>Figure 1</w:t>
      </w:r>
      <w:r>
        <w:t>). Furthermore, in many countries, adaptive management would not only reduce the impacts of climate change, but would actually increase catch and profits relative to today (</w:t>
      </w:r>
      <w:r>
        <w:rPr>
          <w:b/>
        </w:rPr>
        <w:t>Figure 1</w:t>
      </w:r>
      <w:r>
        <w:t xml:space="preserve">). </w:t>
      </w:r>
      <w:commentRangeStart w:id="243"/>
      <w:r>
        <w:t>Climate-adaptive fisheries management results in greater cumulative profits than business-as-usual management for 99% of countries under RCPs 6.0 and 8.5. It results in greater cumulative catches than business-as-usual management in 98% and 67% of countries in RCPs 6.0 and 8.5, respectively. Furthermore, under adaptive management, 71% and 45% of countries derive more catch and profits from fisheries in 2100 relative to today under RCPs 6.0 and 8.5, respectively</w:t>
      </w:r>
      <w:commentRangeEnd w:id="243"/>
      <w:r w:rsidR="00284DA0">
        <w:rPr>
          <w:rStyle w:val="CommentReference"/>
        </w:rPr>
        <w:commentReference w:id="243"/>
      </w:r>
      <w:r>
        <w:t xml:space="preserve">. The impacts of climate change on fisheries and the opportunities and benefits of climate-adaptive fisheries management reforms can be explored for specific countries in this interactive web application: </w:t>
      </w:r>
      <w:hyperlink r:id="rId10">
        <w:r>
          <w:rPr>
            <w:color w:val="1155CC"/>
            <w:u w:val="single"/>
          </w:rPr>
          <w:t>https://sfg-ucsb.shinyapps.io/fishcast2/</w:t>
        </w:r>
      </w:hyperlink>
    </w:p>
    <w:p w14:paraId="5B38B46E" w14:textId="49B5DFF2" w:rsidR="00573167" w:rsidDel="00284DA0" w:rsidRDefault="0059350F">
      <w:pPr>
        <w:pStyle w:val="Heading3"/>
        <w:rPr>
          <w:del w:id="244" w:author="Kate Bonzon" w:date="2019-07-03T17:16:00Z"/>
          <w:sz w:val="22"/>
          <w:szCs w:val="22"/>
        </w:rPr>
      </w:pPr>
      <w:bookmarkStart w:id="245" w:name="_2bn6wsx" w:colFirst="0" w:colLast="0"/>
      <w:bookmarkEnd w:id="245"/>
      <w:r>
        <w:rPr>
          <w:sz w:val="22"/>
          <w:szCs w:val="22"/>
          <w:u w:val="single"/>
        </w:rPr>
        <w:lastRenderedPageBreak/>
        <w:t>Implications for adaptation:</w:t>
      </w:r>
      <w:r>
        <w:rPr>
          <w:sz w:val="22"/>
          <w:szCs w:val="22"/>
        </w:rPr>
        <w:t xml:space="preserve"> Fisheries management that accounts for shifts in species distributions and productivity due to climate change will generate better outcomes than business-as-usual management in all countries, even those hardest hit by climate change. In the section below, we detail </w:t>
      </w:r>
      <w:del w:id="246" w:author="Merrick Burden" w:date="2019-07-03T15:07:00Z">
        <w:r w:rsidDel="00077C0E">
          <w:rPr>
            <w:sz w:val="22"/>
            <w:szCs w:val="22"/>
          </w:rPr>
          <w:delText xml:space="preserve">six </w:delText>
        </w:r>
      </w:del>
      <w:ins w:id="247" w:author="Merrick Burden" w:date="2019-07-03T15:07:00Z">
        <w:r w:rsidR="00077C0E">
          <w:rPr>
            <w:sz w:val="22"/>
            <w:szCs w:val="22"/>
          </w:rPr>
          <w:t xml:space="preserve">four </w:t>
        </w:r>
      </w:ins>
      <w:r>
        <w:rPr>
          <w:sz w:val="22"/>
          <w:szCs w:val="22"/>
        </w:rPr>
        <w:t>key recommendations for implementing such reforms.</w:t>
      </w:r>
      <w:del w:id="248" w:author="Kate Bonzon" w:date="2019-07-03T17:16:00Z">
        <w:r w:rsidDel="00284DA0">
          <w:br w:type="page"/>
        </w:r>
      </w:del>
    </w:p>
    <w:p w14:paraId="296ED5E6" w14:textId="77777777" w:rsidR="00573167" w:rsidRDefault="0059350F">
      <w:pPr>
        <w:pStyle w:val="Heading3"/>
        <w:rPr>
          <w:sz w:val="22"/>
          <w:szCs w:val="22"/>
          <w:u w:val="single"/>
        </w:rPr>
      </w:pPr>
      <w:bookmarkStart w:id="249" w:name="_tnez9ime1cff" w:colFirst="0" w:colLast="0"/>
      <w:bookmarkEnd w:id="249"/>
      <w:r>
        <w:rPr>
          <w:noProof/>
          <w:sz w:val="22"/>
          <w:szCs w:val="22"/>
          <w:u w:val="single"/>
          <w:lang w:val="en-US"/>
        </w:rPr>
        <w:lastRenderedPageBreak/>
        <w:drawing>
          <wp:inline distT="114300" distB="114300" distL="114300" distR="114300" wp14:anchorId="088B7EC3" wp14:editId="6A8AB7B5">
            <wp:extent cx="4991997" cy="65293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991997" cy="6529388"/>
                    </a:xfrm>
                    <a:prstGeom prst="rect">
                      <a:avLst/>
                    </a:prstGeom>
                    <a:ln/>
                  </pic:spPr>
                </pic:pic>
              </a:graphicData>
            </a:graphic>
          </wp:inline>
        </w:drawing>
      </w:r>
    </w:p>
    <w:p w14:paraId="1C10AEA6" w14:textId="77777777" w:rsidR="00573167" w:rsidRDefault="0059350F">
      <w:pPr>
        <w:pStyle w:val="Heading3"/>
        <w:spacing w:after="0"/>
        <w:rPr>
          <w:sz w:val="22"/>
          <w:szCs w:val="22"/>
        </w:rPr>
      </w:pPr>
      <w:bookmarkStart w:id="250" w:name="_frskbblyvanp" w:colFirst="0" w:colLast="0"/>
      <w:bookmarkEnd w:id="250"/>
      <w:r>
        <w:rPr>
          <w:b/>
          <w:sz w:val="22"/>
          <w:szCs w:val="22"/>
        </w:rPr>
        <w:t xml:space="preserve">Figure 1. </w:t>
      </w:r>
      <w:r>
        <w:rPr>
          <w:sz w:val="22"/>
          <w:szCs w:val="22"/>
        </w:rPr>
        <w:t xml:space="preserve">Panel </w:t>
      </w:r>
      <w:r>
        <w:rPr>
          <w:b/>
          <w:sz w:val="22"/>
          <w:szCs w:val="22"/>
        </w:rPr>
        <w:t>(A)</w:t>
      </w:r>
      <w:r>
        <w:rPr>
          <w:sz w:val="22"/>
          <w:szCs w:val="22"/>
        </w:rPr>
        <w:t xml:space="preserve"> shows that maximum sustainable yield (MSY) is forecast to decrease in equatorial exclusive economic zones (EEZs) and increase in poleward EEZs through 2100. Panel </w:t>
      </w:r>
      <w:r>
        <w:rPr>
          <w:b/>
          <w:sz w:val="22"/>
          <w:szCs w:val="22"/>
        </w:rPr>
        <w:t>(B)</w:t>
      </w:r>
      <w:r>
        <w:rPr>
          <w:sz w:val="22"/>
          <w:szCs w:val="22"/>
        </w:rPr>
        <w:t xml:space="preserve"> shows that adaptive management results in higher catch and profits in 2100 relative to today for many, but not all, EEZs despite climate change. Panel (</w:t>
      </w:r>
      <w:r>
        <w:rPr>
          <w:b/>
          <w:sz w:val="22"/>
          <w:szCs w:val="22"/>
        </w:rPr>
        <w:t>C)</w:t>
      </w:r>
      <w:r>
        <w:rPr>
          <w:sz w:val="22"/>
          <w:szCs w:val="22"/>
        </w:rPr>
        <w:t xml:space="preserve"> shows that adaptive management nearly always yields more cumulative profits than business-as-usual management and frequently yields more cumulative catches than business-as-usual management.</w:t>
      </w:r>
      <w:r>
        <w:br w:type="page"/>
      </w:r>
    </w:p>
    <w:p w14:paraId="4708E4D4" w14:textId="77777777" w:rsidR="00573167" w:rsidRDefault="0059350F">
      <w:pPr>
        <w:pStyle w:val="Heading4"/>
        <w:spacing w:after="0"/>
      </w:pPr>
      <w:bookmarkStart w:id="251" w:name="_oct51ma6uw4z" w:colFirst="0" w:colLast="0"/>
      <w:bookmarkEnd w:id="251"/>
      <w:r>
        <w:lastRenderedPageBreak/>
        <w:t>4.1.4 Recommendations and key conclusions</w:t>
      </w:r>
    </w:p>
    <w:p w14:paraId="3B3F80A4" w14:textId="77777777" w:rsidR="00573167" w:rsidDel="00723BD6" w:rsidRDefault="00573167">
      <w:pPr>
        <w:rPr>
          <w:del w:id="252" w:author="Merrick Burden" w:date="2019-07-03T16:27:00Z"/>
        </w:rPr>
      </w:pPr>
    </w:p>
    <w:p w14:paraId="2CB1E760" w14:textId="6D687039" w:rsidR="00723BD6" w:rsidRDefault="00284DA0">
      <w:pPr>
        <w:rPr>
          <w:ins w:id="253" w:author="Merrick Burden" w:date="2019-07-03T16:27:00Z"/>
        </w:rPr>
      </w:pPr>
      <w:ins w:id="254" w:author="Kate Bonzon" w:date="2019-07-03T17:20:00Z">
        <w:r>
          <w:t xml:space="preserve">Building a socio-ecological system that is resilient to climate change is the key to </w:t>
        </w:r>
      </w:ins>
      <w:ins w:id="255" w:author="Kate Bonzon" w:date="2019-07-03T17:21:00Z">
        <w:r>
          <w:t>ensuring healthy, productive fisheries</w:t>
        </w:r>
      </w:ins>
      <w:ins w:id="256" w:author="Kate Bonzon" w:date="2019-07-03T17:22:00Z">
        <w:r>
          <w:t xml:space="preserve"> in the future</w:t>
        </w:r>
      </w:ins>
      <w:ins w:id="257" w:author="Kate Bonzon" w:date="2019-07-03T17:21:00Z">
        <w:r>
          <w:t>.</w:t>
        </w:r>
      </w:ins>
      <w:ins w:id="258" w:author="Kate Bonzon" w:date="2019-07-03T17:23:00Z">
        <w:r>
          <w:t xml:space="preserve"> Below are four overarching, high priority recommendations for </w:t>
        </w:r>
      </w:ins>
      <w:ins w:id="259" w:author="Kate Bonzon" w:date="2019-07-03T17:24:00Z">
        <w:r w:rsidR="00752F7B">
          <w:t xml:space="preserve">designing </w:t>
        </w:r>
      </w:ins>
      <w:ins w:id="260" w:author="Kate Bonzon" w:date="2019-07-03T17:23:00Z">
        <w:r>
          <w:t xml:space="preserve">fishery management approaches </w:t>
        </w:r>
      </w:ins>
      <w:ins w:id="261" w:author="Kate Bonzon" w:date="2019-07-03T17:25:00Z">
        <w:r w:rsidR="00752F7B">
          <w:t>in the context of a changing climate:</w:t>
        </w:r>
      </w:ins>
    </w:p>
    <w:p w14:paraId="2249BB87" w14:textId="77777777" w:rsidR="00723BD6" w:rsidRPr="00723BD6" w:rsidRDefault="00723BD6">
      <w:pPr>
        <w:rPr>
          <w:ins w:id="262" w:author="Merrick Burden" w:date="2019-07-03T16:27:00Z"/>
          <w:rPrChange w:id="263" w:author="Merrick Burden" w:date="2019-07-03T16:27:00Z">
            <w:rPr>
              <w:ins w:id="264" w:author="Merrick Burden" w:date="2019-07-03T16:27:00Z"/>
              <w:b/>
            </w:rPr>
          </w:rPrChange>
        </w:rPr>
        <w:pPrChange w:id="265" w:author="Merrick Burden" w:date="2019-07-03T16:27:00Z">
          <w:pPr>
            <w:numPr>
              <w:numId w:val="7"/>
            </w:numPr>
            <w:ind w:left="720" w:hanging="360"/>
          </w:pPr>
        </w:pPrChange>
      </w:pPr>
    </w:p>
    <w:p w14:paraId="0E36F570" w14:textId="61BB4D6F" w:rsidR="00573167" w:rsidRDefault="0059350F">
      <w:pPr>
        <w:numPr>
          <w:ilvl w:val="0"/>
          <w:numId w:val="7"/>
        </w:numPr>
      </w:pPr>
      <w:commentRangeStart w:id="266"/>
      <w:del w:id="267" w:author="Merrick Burden" w:date="2019-07-03T14:54:00Z">
        <w:r w:rsidDel="008A4069">
          <w:rPr>
            <w:b/>
          </w:rPr>
          <w:delText>Strengthen user rights and i</w:delText>
        </w:r>
      </w:del>
      <w:ins w:id="268" w:author="Merrick Burden" w:date="2019-07-03T14:54:00Z">
        <w:r w:rsidR="008A4069">
          <w:rPr>
            <w:b/>
          </w:rPr>
          <w:t>I</w:t>
        </w:r>
      </w:ins>
      <w:commentRangeEnd w:id="266"/>
      <w:ins w:id="269" w:author="Merrick Burden" w:date="2019-07-03T14:55:00Z">
        <w:r w:rsidR="008A4069">
          <w:rPr>
            <w:rStyle w:val="CommentReference"/>
          </w:rPr>
          <w:commentReference w:id="266"/>
        </w:r>
      </w:ins>
      <w:r>
        <w:rPr>
          <w:b/>
        </w:rPr>
        <w:t>mplement best practices in fisheries management:</w:t>
      </w:r>
      <w:r>
        <w:t xml:space="preserve"> </w:t>
      </w:r>
      <w:commentRangeStart w:id="270"/>
      <w:r>
        <w:t>Implementin</w:t>
      </w:r>
      <w:commentRangeEnd w:id="270"/>
      <w:r w:rsidR="00752F7B">
        <w:rPr>
          <w:rStyle w:val="CommentReference"/>
        </w:rPr>
        <w:commentReference w:id="270"/>
      </w:r>
      <w:r>
        <w:t xml:space="preserve">g fisheries reforms and reaping their benefits depends on strong user rights.  Thus, building resilience will first and foremost require the engagement and empowerment of fishing communities. </w:t>
      </w:r>
      <w:del w:id="271" w:author="Kate Bonzon" w:date="2019-07-03T17:25:00Z">
        <w:r w:rsidDel="00752F7B">
          <w:delText>Subsequently, b</w:delText>
        </w:r>
      </w:del>
      <w:ins w:id="272" w:author="Kate Bonzon" w:date="2019-07-03T17:25:00Z">
        <w:r w:rsidR="00752F7B">
          <w:t>B</w:t>
        </w:r>
      </w:ins>
      <w:r>
        <w:t xml:space="preserve">est practices in fisheries management -- such as science-based harvest control rules, </w:t>
      </w:r>
      <w:ins w:id="273" w:author="Merrick Burden" w:date="2019-07-03T14:55:00Z">
        <w:r w:rsidR="008A4069">
          <w:t xml:space="preserve">user rights with </w:t>
        </w:r>
      </w:ins>
      <w:r>
        <w:t>effective accountability measures, and the protection of essential habitat -- will foster climate resilience through two mechanisms: (1) well-managed fisheries are the most resilient to the negative effects of climate change (Free et al. 2019) and (2) a portfolio of well-managed fisheries buffers fishers against declines in a subset of targeted stocks.</w:t>
      </w:r>
    </w:p>
    <w:p w14:paraId="6D7285B4" w14:textId="05268D15" w:rsidR="00573167" w:rsidRDefault="0059350F">
      <w:pPr>
        <w:numPr>
          <w:ilvl w:val="0"/>
          <w:numId w:val="7"/>
        </w:numPr>
      </w:pPr>
      <w:del w:id="274" w:author="Merrick Burden" w:date="2019-07-03T14:56:00Z">
        <w:r w:rsidDel="008A4069">
          <w:rPr>
            <w:b/>
          </w:rPr>
          <w:delText>Build resilience by i</w:delText>
        </w:r>
      </w:del>
      <w:ins w:id="275" w:author="Merrick Burden" w:date="2019-07-03T14:56:00Z">
        <w:r w:rsidR="008A4069">
          <w:rPr>
            <w:b/>
          </w:rPr>
          <w:t>I</w:t>
        </w:r>
      </w:ins>
      <w:r>
        <w:rPr>
          <w:b/>
        </w:rPr>
        <w:t>mplement</w:t>
      </w:r>
      <w:del w:id="276" w:author="Merrick Burden" w:date="2019-07-03T14:56:00Z">
        <w:r w:rsidDel="008A4069">
          <w:rPr>
            <w:b/>
          </w:rPr>
          <w:delText>ing</w:delText>
        </w:r>
      </w:del>
      <w:r>
        <w:rPr>
          <w:b/>
        </w:rPr>
        <w:t xml:space="preserve"> forward-looking</w:t>
      </w:r>
      <w:del w:id="277" w:author="Merrick Burden" w:date="2019-07-03T13:35:00Z">
        <w:r w:rsidDel="0091061D">
          <w:rPr>
            <w:b/>
          </w:rPr>
          <w:delText>, variability-responsive, and</w:delText>
        </w:r>
      </w:del>
      <w:r>
        <w:rPr>
          <w:b/>
        </w:rPr>
        <w:t xml:space="preserve"> adaptive science and management: </w:t>
      </w:r>
      <w:r>
        <w:t xml:space="preserve">Management targets and reference points must be revised to be realistic relative to expected future conditions, as historic baselines will no longer be appropriate. Where possible, managers should engage in forecasting, scenario planning, tradeoff evaluation, and other similar exercises to define desired outcomes towards which to manage. In data- and resource- limited settings, </w:t>
      </w:r>
      <w:del w:id="278" w:author="Merrick Burden" w:date="2019-07-03T13:35:00Z">
        <w:r w:rsidDel="0091061D">
          <w:delText xml:space="preserve">highly precautionary and adaptive management strategies should </w:delText>
        </w:r>
      </w:del>
      <w:ins w:id="279" w:author="Merrick Burden" w:date="2019-07-03T13:35:00Z">
        <w:r w:rsidR="0091061D">
          <w:t xml:space="preserve">primary fisheries management techniques </w:t>
        </w:r>
      </w:ins>
      <w:ins w:id="280" w:author="Merrick Burden" w:date="2019-07-03T13:39:00Z">
        <w:r w:rsidR="0091061D">
          <w:t xml:space="preserve">that are combined with stakeholder participation and polycentric governance </w:t>
        </w:r>
      </w:ins>
      <w:ins w:id="281" w:author="Merrick Burden" w:date="2019-07-03T13:35:00Z">
        <w:r w:rsidR="0091061D">
          <w:t xml:space="preserve">can </w:t>
        </w:r>
      </w:ins>
      <w:r>
        <w:t xml:space="preserve">be </w:t>
      </w:r>
      <w:del w:id="282" w:author="Merrick Burden" w:date="2019-07-03T13:40:00Z">
        <w:r w:rsidDel="0091061D">
          <w:delText>implemented to account for</w:delText>
        </w:r>
      </w:del>
      <w:ins w:id="283" w:author="Merrick Burden" w:date="2019-07-03T13:40:00Z">
        <w:r w:rsidR="0091061D">
          <w:t>used to address</w:t>
        </w:r>
      </w:ins>
      <w:r>
        <w:t xml:space="preserve"> uncertainty and </w:t>
      </w:r>
      <w:del w:id="284" w:author="Merrick Burden" w:date="2019-07-03T13:36:00Z">
        <w:r w:rsidDel="0091061D">
          <w:delText>allow for near-real-time responsiveness to variability</w:delText>
        </w:r>
      </w:del>
      <w:ins w:id="285" w:author="Merrick Burden" w:date="2019-07-03T13:36:00Z">
        <w:r w:rsidR="0091061D">
          <w:t>foster adaptation</w:t>
        </w:r>
      </w:ins>
      <w:r>
        <w:t>.</w:t>
      </w:r>
    </w:p>
    <w:p w14:paraId="5D80372F" w14:textId="4C78A6D1" w:rsidR="00573167" w:rsidRDefault="0059350F">
      <w:pPr>
        <w:numPr>
          <w:ilvl w:val="0"/>
          <w:numId w:val="7"/>
        </w:numPr>
      </w:pPr>
      <w:r>
        <w:rPr>
          <w:b/>
        </w:rPr>
        <w:t xml:space="preserve">Establish and strengthen </w:t>
      </w:r>
      <w:commentRangeStart w:id="286"/>
      <w:del w:id="287" w:author="Merrick Burden" w:date="2019-07-03T14:57:00Z">
        <w:r w:rsidDel="008A4069">
          <w:rPr>
            <w:b/>
          </w:rPr>
          <w:delText xml:space="preserve">transboundary </w:delText>
        </w:r>
      </w:del>
      <w:commentRangeEnd w:id="286"/>
      <w:r w:rsidR="008A4069">
        <w:rPr>
          <w:rStyle w:val="CommentReference"/>
        </w:rPr>
        <w:commentReference w:id="286"/>
      </w:r>
      <w:ins w:id="288" w:author="Merrick Burden" w:date="2019-07-03T14:57:00Z">
        <w:r w:rsidR="008A4069" w:rsidRPr="008A4069">
          <w:rPr>
            <w:rPrChange w:id="289" w:author="Merrick Burden" w:date="2019-07-03T14:57:00Z">
              <w:rPr>
                <w:b/>
              </w:rPr>
            </w:rPrChange>
          </w:rPr>
          <w:t>international</w:t>
        </w:r>
        <w:r w:rsidR="008A4069">
          <w:rPr>
            <w:b/>
          </w:rPr>
          <w:t xml:space="preserve"> </w:t>
        </w:r>
      </w:ins>
      <w:r>
        <w:rPr>
          <w:b/>
        </w:rPr>
        <w:t xml:space="preserve">institutions and agreements to better manage stocks shifting in and out of jurisdictions: </w:t>
      </w:r>
      <w:ins w:id="290" w:author="Merrick Burden" w:date="2019-07-03T13:36:00Z">
        <w:r w:rsidR="0091061D" w:rsidRPr="0091061D">
          <w:rPr>
            <w:rPrChange w:id="291" w:author="Merrick Burden" w:date="2019-07-03T13:36:00Z">
              <w:rPr>
                <w:b/>
              </w:rPr>
            </w:rPrChange>
          </w:rPr>
          <w:t>Better international cooperation</w:t>
        </w:r>
        <w:r w:rsidR="0091061D">
          <w:t xml:space="preserve"> will be necessary due to shifting stocks. </w:t>
        </w:r>
      </w:ins>
      <w:r>
        <w:t>Pinsky et al. (2018) make the following recommendations: (1) promote data sharing to foster the identification of shifting stocks; (2) use pooled data to inform collaborative management; (3) use side payments to incentivize cooperation and prevent asymmetry in winners and losers; and (4) develop permits that are tradeable across political boundaries to foster dynamic catch allocations.</w:t>
      </w:r>
      <w:ins w:id="292" w:author="Merrick Burden" w:date="2019-07-03T13:37:00Z">
        <w:r w:rsidR="0091061D">
          <w:t xml:space="preserve"> In cases where establishing international cooperation proves difficult, the use of MPAs along country borders may provide more time for policy makers</w:t>
        </w:r>
      </w:ins>
      <w:ins w:id="293" w:author="Merrick Burden" w:date="2019-07-03T13:38:00Z">
        <w:r w:rsidR="0091061D">
          <w:t xml:space="preserve"> to come to agreement while stocks are moving</w:t>
        </w:r>
        <w:commentRangeStart w:id="294"/>
        <w:r w:rsidR="0091061D">
          <w:t>.</w:t>
        </w:r>
        <w:commentRangeEnd w:id="294"/>
        <w:r w:rsidR="0091061D">
          <w:rPr>
            <w:rStyle w:val="CommentReference"/>
          </w:rPr>
          <w:commentReference w:id="294"/>
        </w:r>
      </w:ins>
    </w:p>
    <w:p w14:paraId="1AD1FC63" w14:textId="600B1A3B" w:rsidR="00573167" w:rsidDel="0091061D" w:rsidRDefault="0059350F">
      <w:pPr>
        <w:numPr>
          <w:ilvl w:val="0"/>
          <w:numId w:val="7"/>
        </w:numPr>
        <w:rPr>
          <w:del w:id="295" w:author="Merrick Burden" w:date="2019-07-03T13:38:00Z"/>
          <w:b/>
        </w:rPr>
      </w:pPr>
      <w:commentRangeStart w:id="296"/>
      <w:del w:id="297" w:author="Merrick Burden" w:date="2019-07-03T13:38:00Z">
        <w:r w:rsidDel="0091061D">
          <w:rPr>
            <w:b/>
          </w:rPr>
          <w:delText xml:space="preserve">Use marine protected areas (MPAs) to facilitate transitions and to buffer against transboundary growing pains: </w:delText>
        </w:r>
        <w:r w:rsidDel="0091061D">
          <w:delText>Networks of MPAs could assist the redistribution of species in response to rapid environmental changes. Furthermore,</w:delText>
        </w:r>
        <w:r w:rsidDel="0091061D">
          <w:rPr>
            <w:b/>
          </w:rPr>
          <w:delText xml:space="preserve"> </w:delText>
        </w:r>
        <w:r w:rsidDel="0091061D">
          <w:delText>MPAs placed along country borders could buffer against the degradation of management as stocks shift into new management jurisdictions. The protection offered by MPAs may provide more time for the development of the transboundary institutions and climate-adaptive management methods required to properly manage stocks under climate change.</w:delText>
        </w:r>
      </w:del>
    </w:p>
    <w:p w14:paraId="04CC348A" w14:textId="4B4F8EAA" w:rsidR="00573167" w:rsidDel="0091061D" w:rsidRDefault="0059350F">
      <w:pPr>
        <w:numPr>
          <w:ilvl w:val="0"/>
          <w:numId w:val="7"/>
        </w:numPr>
        <w:rPr>
          <w:del w:id="298" w:author="Merrick Burden" w:date="2019-07-03T13:40:00Z"/>
          <w:b/>
        </w:rPr>
      </w:pPr>
      <w:del w:id="299" w:author="Merrick Burden" w:date="2019-07-03T13:40:00Z">
        <w:r w:rsidDel="0091061D">
          <w:rPr>
            <w:b/>
          </w:rPr>
          <w:lastRenderedPageBreak/>
          <w:delText>Build and enhance flexible, polycentric and nested, participatory co-management systems:</w:delText>
        </w:r>
        <w:r w:rsidDel="0091061D">
          <w:delText xml:space="preserve"> Similarly to the way in which best-practice fisheries management can build climate-resilience even when not explicitly climate-focused, implementing “best-practice” co-management and governance systems can build system resilience to undesirable socio-ecological shifts and climate-driven inequities. Representative participatory decision-making systems help to ensure all impacted groups are considered in management thereby reducing drivers of inequity, and flexible, polycentric and nested co-management governance systems help to ensure management decisions match the scale of management challenges.</w:delText>
        </w:r>
      </w:del>
    </w:p>
    <w:p w14:paraId="29084C0E" w14:textId="32D4161F" w:rsidR="00573167" w:rsidRDefault="008A4069">
      <w:pPr>
        <w:numPr>
          <w:ilvl w:val="0"/>
          <w:numId w:val="7"/>
        </w:numPr>
      </w:pPr>
      <w:ins w:id="300" w:author="Merrick Burden" w:date="2019-07-03T14:59:00Z">
        <w:r>
          <w:rPr>
            <w:b/>
          </w:rPr>
          <w:t xml:space="preserve">Use </w:t>
        </w:r>
      </w:ins>
      <w:ins w:id="301" w:author="Merrick Burden" w:date="2019-07-03T16:32:00Z">
        <w:r w:rsidR="00037AFB">
          <w:rPr>
            <w:b/>
          </w:rPr>
          <w:t xml:space="preserve">principles of </w:t>
        </w:r>
      </w:ins>
      <w:ins w:id="302" w:author="Merrick Burden" w:date="2019-07-03T14:59:00Z">
        <w:r>
          <w:rPr>
            <w:b/>
          </w:rPr>
          <w:t>fairness and equity to drive policy decisions</w:t>
        </w:r>
      </w:ins>
      <w:ins w:id="303" w:author="Merrick Burden" w:date="2019-07-03T16:32:00Z">
        <w:r w:rsidR="00037AFB">
          <w:rPr>
            <w:b/>
          </w:rPr>
          <w:t>:</w:t>
        </w:r>
      </w:ins>
      <w:del w:id="304" w:author="Merrick Burden" w:date="2019-07-03T16:32:00Z">
        <w:r w:rsidR="0059350F" w:rsidDel="00037AFB">
          <w:rPr>
            <w:b/>
          </w:rPr>
          <w:delText>A</w:delText>
        </w:r>
        <w:commentRangeEnd w:id="296"/>
        <w:r w:rsidR="0091061D" w:rsidDel="00037AFB">
          <w:rPr>
            <w:rStyle w:val="CommentReference"/>
          </w:rPr>
          <w:commentReference w:id="296"/>
        </w:r>
        <w:r w:rsidR="0059350F" w:rsidDel="00037AFB">
          <w:rPr>
            <w:b/>
          </w:rPr>
          <w:delText>ctively address disparities in the distribution of climate impacts that can cause or exacerbate inequity</w:delText>
        </w:r>
      </w:del>
      <w:r w:rsidR="0059350F">
        <w:rPr>
          <w:b/>
        </w:rPr>
        <w:t xml:space="preserve">: </w:t>
      </w:r>
      <w:ins w:id="305" w:author="Merrick Burden" w:date="2019-07-03T16:33:00Z">
        <w:r w:rsidR="00037AFB">
          <w:t xml:space="preserve">Challenges of fairness and equity </w:t>
        </w:r>
      </w:ins>
      <w:ins w:id="306" w:author="Kate Bonzon" w:date="2019-07-03T17:28:00Z">
        <w:r w:rsidR="00752F7B">
          <w:t xml:space="preserve">are likely </w:t>
        </w:r>
      </w:ins>
      <w:ins w:id="307" w:author="Merrick Burden" w:date="2019-07-03T16:33:00Z">
        <w:del w:id="308" w:author="Kate Bonzon" w:date="2019-07-03T17:29:00Z">
          <w:r w:rsidR="00037AFB" w:rsidDel="00752F7B">
            <w:delText xml:space="preserve">will tend </w:delText>
          </w:r>
        </w:del>
        <w:r w:rsidR="00037AFB">
          <w:t xml:space="preserve">to be created </w:t>
        </w:r>
      </w:ins>
      <w:ins w:id="309" w:author="Kate Bonzon" w:date="2019-07-03T17:29:00Z">
        <w:r w:rsidR="00752F7B">
          <w:t xml:space="preserve">or amplified </w:t>
        </w:r>
      </w:ins>
      <w:ins w:id="310" w:author="Merrick Burden" w:date="2019-07-03T16:33:00Z">
        <w:r w:rsidR="00037AFB">
          <w:t xml:space="preserve">by climate change. </w:t>
        </w:r>
      </w:ins>
      <w:ins w:id="311" w:author="Kate Bonzon" w:date="2019-07-03T17:29:00Z">
        <w:r w:rsidR="00752F7B">
          <w:t>For example, o</w:t>
        </w:r>
      </w:ins>
      <w:ins w:id="312" w:author="Merrick Burden" w:date="2019-07-03T16:33:00Z">
        <w:del w:id="313" w:author="Kate Bonzon" w:date="2019-07-03T17:29:00Z">
          <w:r w:rsidR="00037AFB" w:rsidDel="00752F7B">
            <w:delText>O</w:delText>
          </w:r>
        </w:del>
        <w:r w:rsidR="00037AFB">
          <w:t xml:space="preserve">n a regional level, </w:t>
        </w:r>
      </w:ins>
      <w:ins w:id="314" w:author="Kate Bonzon" w:date="2019-07-03T17:29:00Z">
        <w:r w:rsidR="00752F7B">
          <w:t xml:space="preserve">we expect to see greater impacts in the equatorial region which could exacerbate existing patterns of food insecurity and poverty. </w:t>
        </w:r>
      </w:ins>
      <w:ins w:id="315" w:author="Merrick Burden" w:date="2019-07-03T16:33:00Z">
        <w:r w:rsidR="00037AFB">
          <w:t xml:space="preserve"> At </w:t>
        </w:r>
      </w:ins>
      <w:ins w:id="316" w:author="Merrick Burden" w:date="2019-07-03T16:35:00Z">
        <w:r w:rsidR="00037AFB">
          <w:t xml:space="preserve">a more local level climate change </w:t>
        </w:r>
      </w:ins>
      <w:ins w:id="317" w:author="Kate Bonzon" w:date="2019-07-03T17:31:00Z">
        <w:r w:rsidR="00752F7B">
          <w:t xml:space="preserve">can change the distribution of resources, thereby </w:t>
        </w:r>
      </w:ins>
      <w:ins w:id="318" w:author="Kate Bonzon" w:date="2019-07-03T17:32:00Z">
        <w:r w:rsidR="00752F7B">
          <w:t xml:space="preserve">changing the impact on human populations from past patterns.  Without adequate response, these impacts could lead to </w:t>
        </w:r>
      </w:ins>
      <w:ins w:id="319" w:author="Kate Bonzon" w:date="2019-07-03T17:33:00Z">
        <w:r w:rsidR="00752F7B">
          <w:t xml:space="preserve">inequalities, unrest and sever social dislocation. </w:t>
        </w:r>
      </w:ins>
      <w:ins w:id="320" w:author="Merrick Burden" w:date="2019-07-03T16:35:00Z">
        <w:r w:rsidR="00891C34">
          <w:t>Addressing inequities created by climate change is valuable in its own right</w:t>
        </w:r>
      </w:ins>
      <w:ins w:id="321" w:author="Kate Bonzon" w:date="2019-07-03T17:34:00Z">
        <w:r w:rsidR="00752F7B">
          <w:t xml:space="preserve"> in order to stem these potential negative consequences</w:t>
        </w:r>
        <w:r w:rsidR="001923AE">
          <w:t xml:space="preserve"> and deliver increased social resilience and stability</w:t>
        </w:r>
      </w:ins>
      <w:ins w:id="322" w:author="Merrick Burden" w:date="2019-07-03T16:35:00Z">
        <w:r w:rsidR="00891C34">
          <w:t xml:space="preserve">. </w:t>
        </w:r>
      </w:ins>
      <w:ins w:id="323" w:author="Kate Bonzon" w:date="2019-07-03T17:34:00Z">
        <w:r w:rsidR="001923AE">
          <w:t xml:space="preserve">At the same time, </w:t>
        </w:r>
      </w:ins>
      <w:ins w:id="324" w:author="Merrick Burden" w:date="2019-07-03T16:35:00Z">
        <w:r w:rsidR="00891C34">
          <w:t xml:space="preserve">using fairness and equity to guide policies can </w:t>
        </w:r>
      </w:ins>
      <w:ins w:id="325" w:author="Kate Bonzon" w:date="2019-07-03T17:34:00Z">
        <w:r w:rsidR="001923AE">
          <w:t xml:space="preserve">also </w:t>
        </w:r>
      </w:ins>
      <w:bookmarkStart w:id="326" w:name="_GoBack"/>
      <w:bookmarkEnd w:id="326"/>
      <w:ins w:id="327" w:author="Merrick Burden" w:date="2019-07-03T16:35:00Z">
        <w:r w:rsidR="00891C34">
          <w:t xml:space="preserve">help foster </w:t>
        </w:r>
      </w:ins>
      <w:ins w:id="328" w:author="Merrick Burden" w:date="2019-07-03T16:37:00Z">
        <w:r w:rsidR="00891C34">
          <w:t xml:space="preserve">important </w:t>
        </w:r>
      </w:ins>
      <w:ins w:id="329" w:author="Merrick Burden" w:date="2019-07-03T16:35:00Z">
        <w:r w:rsidR="00891C34">
          <w:t>buy in to policies necessary for addressing climate change effects</w:t>
        </w:r>
      </w:ins>
      <w:ins w:id="330" w:author="Kate Bonzon" w:date="2019-07-03T17:35:00Z">
        <w:r w:rsidR="001923AE">
          <w:t xml:space="preserve"> so that adoption is swifter and more complete.</w:t>
        </w:r>
      </w:ins>
      <w:ins w:id="331" w:author="Merrick Burden" w:date="2019-07-03T16:35:00Z">
        <w:r w:rsidR="00891C34">
          <w:t>.</w:t>
        </w:r>
      </w:ins>
      <w:ins w:id="332" w:author="Merrick Burden" w:date="2019-07-03T16:34:00Z">
        <w:r w:rsidR="00037AFB">
          <w:t xml:space="preserve"> </w:t>
        </w:r>
      </w:ins>
      <w:del w:id="333" w:author="Merrick Burden" w:date="2019-07-03T16:37:00Z">
        <w:r w:rsidR="0059350F" w:rsidDel="00891C34">
          <w:delText>Identify existing issues of social vulnerability and differentiated access to power, knowledge and resources, and assess how they might change as the climate changes. Account for vulnerable groups’ need for a change of circumstance to avoid imbalances of power into the future.</w:delText>
        </w:r>
      </w:del>
      <w:del w:id="334" w:author="Merrick Burden" w:date="2019-07-03T13:44:00Z">
        <w:r w:rsidR="0059350F" w:rsidDel="0091061D">
          <w:delText xml:space="preserve"> </w:delText>
        </w:r>
      </w:del>
      <w:del w:id="335" w:author="Merrick Burden" w:date="2019-07-03T13:43:00Z">
        <w:r w:rsidR="0059350F" w:rsidDel="0091061D">
          <w:delText>Prioritize the values and needs of dependent communities in fishery management decision-making, especially around allocation and access to resources.</w:delText>
        </w:r>
      </w:del>
    </w:p>
    <w:p w14:paraId="3E5A7839" w14:textId="77777777" w:rsidR="00573167" w:rsidRDefault="0059350F">
      <w:pPr>
        <w:pStyle w:val="Heading3"/>
        <w:rPr>
          <w:b/>
        </w:rPr>
      </w:pPr>
      <w:bookmarkStart w:id="336" w:name="_qsh70q" w:colFirst="0" w:colLast="0"/>
      <w:bookmarkEnd w:id="336"/>
      <w:r>
        <w:t>4.2 Aquaculture</w:t>
      </w:r>
    </w:p>
    <w:p w14:paraId="2FC2F2F5" w14:textId="77777777" w:rsidR="00573167" w:rsidRDefault="0059350F">
      <w:pPr>
        <w:pStyle w:val="Heading4"/>
        <w:rPr>
          <w:b/>
        </w:rPr>
      </w:pPr>
      <w:bookmarkStart w:id="337" w:name="_n74rzmgllyh1" w:colFirst="0" w:colLast="0"/>
      <w:bookmarkEnd w:id="337"/>
      <w:r>
        <w:t>4.2.1 Importance of aquaculture to the ocean economy</w:t>
      </w:r>
    </w:p>
    <w:p w14:paraId="64EF6915" w14:textId="77777777" w:rsidR="00573167" w:rsidRDefault="0059350F">
      <w:r>
        <w:t>Aquaculture, the cultivation of aquatic animals and plants, is one of the fastest growing industries in the world (Bostock et al. 2010) and now produces more seafood than wild capture fisheries (FAO 2018). Although marine aquaculture, hereafter called “mariculture”, currently represents only a third of total aquaculture (freshwater/inland aquaculture represents the remainder), this proportion is increasing. In 2016, mariculture produced 38.6 million metric tons (mt) of seafood worth US$67.4 billion. Over half of this production was shelled molluscs (58.8%), while finfish and crustaceans represented 23% and 17%, respectively (FAO 2018). However, when converted to edible food equivalents, finfish mariculture provides the most food by volume (Edwards et al. 2019). Additionally, fed aquaculture (including finfish and crustaceans), which requires feed inputs, is growing faster than non-fed bivalve aquaculture, due to increasing demand for these commodities (Tacon et al. 2011; Hasan 2017).</w:t>
      </w:r>
    </w:p>
    <w:p w14:paraId="4F9F40CA" w14:textId="77777777" w:rsidR="00573167" w:rsidRDefault="0059350F">
      <w:pPr>
        <w:pStyle w:val="Heading4"/>
        <w:rPr>
          <w:b/>
        </w:rPr>
      </w:pPr>
      <w:bookmarkStart w:id="338" w:name="_k9yqs7jtabav" w:colFirst="0" w:colLast="0"/>
      <w:bookmarkEnd w:id="338"/>
      <w:r>
        <w:lastRenderedPageBreak/>
        <w:t>4.2.2 Impacts of climate change on ocean aquaculture</w:t>
      </w:r>
    </w:p>
    <w:p w14:paraId="2B857062" w14:textId="77777777" w:rsidR="00573167" w:rsidRDefault="0059350F">
      <w:r>
        <w:t>Like wild marine species, cultivated marine species are impacted by changing environmental conditions (Weatherdon et al. 2016), but unlike wild species, humans can induce accelerated adaptation in cultivated species through selective breeding (Sae-Lim et al. 2017). As with capture fisheries, the impacts of climate change on aquaculture are expected to vary by location, species, and method of production. Of these effects, the primary threats are as follows:</w:t>
      </w:r>
    </w:p>
    <w:p w14:paraId="393521C4" w14:textId="77777777" w:rsidR="00573167" w:rsidRDefault="0059350F">
      <w:r>
        <w:t xml:space="preserve"> </w:t>
      </w:r>
    </w:p>
    <w:p w14:paraId="465D1E97" w14:textId="77777777" w:rsidR="00573167" w:rsidRDefault="0059350F">
      <w:pPr>
        <w:numPr>
          <w:ilvl w:val="0"/>
          <w:numId w:val="4"/>
        </w:numPr>
      </w:pPr>
      <w:r>
        <w:rPr>
          <w:u w:val="single"/>
        </w:rPr>
        <w:t>Ocean warming</w:t>
      </w:r>
      <w:r>
        <w:t xml:space="preserve"> is expected to raise mortality rates and lower productivity for higher trophic-level species (Rosa et al. 2014).</w:t>
      </w:r>
    </w:p>
    <w:p w14:paraId="7D6B5E25" w14:textId="77777777" w:rsidR="00573167" w:rsidRDefault="0059350F">
      <w:pPr>
        <w:numPr>
          <w:ilvl w:val="0"/>
          <w:numId w:val="4"/>
        </w:numPr>
      </w:pPr>
      <w:r>
        <w:rPr>
          <w:u w:val="single"/>
        </w:rPr>
        <w:t>Sea level rise</w:t>
      </w:r>
      <w:r>
        <w:t xml:space="preserve"> will increase the intrusion of saline water into deltas and estuaries compromising brackish-water aquaculture (De Silva 2012; Garai 2014), and shifting shoreline morphology could reduce habitat availability.</w:t>
      </w:r>
    </w:p>
    <w:p w14:paraId="1B07A2BC" w14:textId="77777777" w:rsidR="00573167" w:rsidRDefault="0059350F">
      <w:pPr>
        <w:numPr>
          <w:ilvl w:val="0"/>
          <w:numId w:val="4"/>
        </w:numPr>
      </w:pPr>
      <w:r>
        <w:rPr>
          <w:u w:val="single"/>
        </w:rPr>
        <w:t>Increasing storm strength and frequency</w:t>
      </w:r>
      <w:r>
        <w:t xml:space="preserve"> poses a risk to infrastructure (De Silva 2012), and increased weather variability has been associated with lower profits (Li et al. 2014).</w:t>
      </w:r>
    </w:p>
    <w:p w14:paraId="0EFAD25A" w14:textId="77777777" w:rsidR="00573167" w:rsidRDefault="0059350F">
      <w:pPr>
        <w:numPr>
          <w:ilvl w:val="0"/>
          <w:numId w:val="4"/>
        </w:numPr>
      </w:pPr>
      <w:r>
        <w:rPr>
          <w:u w:val="single"/>
        </w:rPr>
        <w:t>Ocean acidification</w:t>
      </w:r>
      <w:r>
        <w:t xml:space="preserve"> impedes the calcification of mollusc shells (Gazeau et al. 2013) resulting in higher morality (Barton et al. 2012; Green et al. 2013) and increased vulnerability to disease and parasites.</w:t>
      </w:r>
    </w:p>
    <w:p w14:paraId="4764882F" w14:textId="77777777" w:rsidR="00573167" w:rsidRDefault="0059350F">
      <w:pPr>
        <w:numPr>
          <w:ilvl w:val="0"/>
          <w:numId w:val="4"/>
        </w:numPr>
      </w:pPr>
      <w:r>
        <w:rPr>
          <w:u w:val="single"/>
        </w:rPr>
        <w:t>Increasing rainfall</w:t>
      </w:r>
      <w:r>
        <w:t xml:space="preserve"> will increase the turbidity and nutrient loading of rivers, potentially causing more harmful algal blooms (HABs) that reduce production and threaten human health (Himes-Cornell et al. 2013; Rosa et al. 2014).</w:t>
      </w:r>
    </w:p>
    <w:p w14:paraId="76C94378" w14:textId="77777777" w:rsidR="00573167" w:rsidRDefault="0059350F">
      <w:pPr>
        <w:numPr>
          <w:ilvl w:val="0"/>
          <w:numId w:val="4"/>
        </w:numPr>
      </w:pPr>
      <w:r>
        <w:rPr>
          <w:u w:val="single"/>
        </w:rPr>
        <w:t>The emergence, translocation, and virulence of disease, pathogens, and parasites</w:t>
      </w:r>
      <w:r>
        <w:t xml:space="preserve"> are all impacted by climate change. For example, warming can increase susceptibility to disease, promote the influx of new pathogens (Rowley et al. 2014), and increase the toxicity of common pollutants (Fabbri and Dinelli 2014).</w:t>
      </w:r>
    </w:p>
    <w:p w14:paraId="222E4EFA" w14:textId="77777777" w:rsidR="00573167" w:rsidRDefault="00573167"/>
    <w:p w14:paraId="65989460" w14:textId="77777777" w:rsidR="00573167" w:rsidRDefault="0059350F">
      <w:pPr>
        <w:pStyle w:val="Heading4"/>
        <w:rPr>
          <w:color w:val="FF0000"/>
        </w:rPr>
      </w:pPr>
      <w:bookmarkStart w:id="339" w:name="_9m8i7m1boa9i" w:colFirst="0" w:colLast="0"/>
      <w:bookmarkEnd w:id="339"/>
      <w:r>
        <w:t>4.2.3 Adaptation to climate change through selective breeding</w:t>
      </w:r>
    </w:p>
    <w:p w14:paraId="298112A0" w14:textId="77777777" w:rsidR="00573167" w:rsidRDefault="0059350F">
      <w:r>
        <w:t>Although selective breeding – the breeding of cultivated plants and animals to inherit specific traits –  has historically been implemented less in aquaculture than in terrestrial farming (Gjedrem et al. 2012), aquaculture species are increasingly being bred to increase productivity and disease resistance (Gjedrem and Baranski 2009). The majority of breeding programs have focused on increasing growth rates and maximizing productivity and have been met with success. For example, Atlantic salmon breeding programs have increased harvest weight by 12% per generation with cumulative genetic gains of ~200% over multiple generations (Janssen et al. 2016). Similarly, seabream breeding programs have increased harvest weight by 10-15% per generation with cumulative genetic gains of ~100% over multiple generations (Janssen et al. 2016). These cumulative gains exceed the 25-41% total increase in annual growth rate thought to be necessary to offset the most extreme climate-induced decreases in mariculture productivity (Klinger et al. 2017); thus, selective breeding for fast growth rates alone could be sufficient to offset many of the negative impacts of climate change on mariculture.</w:t>
      </w:r>
    </w:p>
    <w:p w14:paraId="57B43F3E" w14:textId="77777777" w:rsidR="00573167" w:rsidRDefault="0059350F">
      <w:r>
        <w:t xml:space="preserve"> </w:t>
      </w:r>
    </w:p>
    <w:p w14:paraId="38EB136D" w14:textId="77777777" w:rsidR="00573167" w:rsidRDefault="0059350F">
      <w:pPr>
        <w:rPr>
          <w:color w:val="FF0000"/>
        </w:rPr>
      </w:pPr>
      <w:r>
        <w:t xml:space="preserve">Selective breeding for fast growth rates at elevated temperatures could further offset the impacts of climate change on mariculture but has yet to be widely implemented (Gjedrem et al. </w:t>
      </w:r>
      <w:r>
        <w:lastRenderedPageBreak/>
        <w:t xml:space="preserve">2012) and has been met with mixed success (Gjedrem and Baranski 2009; Sae-Lim et al. 2015). Some selective breeding programs have successfully resulted in increased temperature tolerances (Sae-Lim et al. 2017), but these breeding programs can be costly (Ponzoni et al. 2008; Gjedrem et al. 2012). Furthermore, the use of selectively bred fish can pose risks to wild populations and ecosystems (Lind et al. 2012). Cultured fish frequently escape from aquaculture facilities (Jensen et al. 2010) and can interbreed with wild fish leading to reduced genetic variability and reduction in fitness in wild populations (Hutchings and Fraser 2008). Thus, the benefits of selective breeding must be evaluated against the potential ecological costs of escapement when considering breeding as a tool for climate adaptation. </w:t>
      </w:r>
    </w:p>
    <w:p w14:paraId="2D5517A3" w14:textId="77777777" w:rsidR="00573167" w:rsidRDefault="0059350F">
      <w:pPr>
        <w:pStyle w:val="Heading4"/>
        <w:rPr>
          <w:b/>
        </w:rPr>
      </w:pPr>
      <w:bookmarkStart w:id="340" w:name="_2lvhkggspq0w" w:colFirst="0" w:colLast="0"/>
      <w:bookmarkEnd w:id="340"/>
      <w:r>
        <w:t>4.2.4 Forecasted impacts of climate change on the potential for ocean aquaculture</w:t>
      </w:r>
    </w:p>
    <w:p w14:paraId="3478964B" w14:textId="77777777" w:rsidR="00573167" w:rsidRDefault="0059350F">
      <w:r>
        <w:rPr>
          <w:u w:val="single"/>
        </w:rPr>
        <w:t>Current production potential:</w:t>
      </w:r>
      <w:r>
        <w:t xml:space="preserve"> Gentry et al. (2017) recently mapped the biological production potential for finfish and bivalve mariculture based on the growth potential of 180 mariculture species (120 finfish, 60 bivalves) constrained by their depth, temperature, dissolved oxygen, and primary production tolerances as well as existing human uses. Overall, they estimate an enormous untapped potential for mariculture: bivalve and finfish aquaculture could generate 767.7 million mt (over 2.5 million km</w:t>
      </w:r>
      <w:r>
        <w:rPr>
          <w:vertAlign w:val="superscript"/>
        </w:rPr>
        <w:t>2</w:t>
      </w:r>
      <w:r>
        <w:t xml:space="preserve"> of suitable habitat) and 15.6 billion mt per year (over 11.4 million km</w:t>
      </w:r>
      <w:r>
        <w:rPr>
          <w:vertAlign w:val="superscript"/>
        </w:rPr>
        <w:t>2</w:t>
      </w:r>
      <w:r>
        <w:t>), respectively. By comparison, bivalve and finfish mariculture currently produce only 15.3 and 7.7 million mt per year, respectively (FAO 2018).</w:t>
      </w:r>
    </w:p>
    <w:p w14:paraId="112A7911" w14:textId="77777777" w:rsidR="00573167" w:rsidRDefault="0059350F">
      <w:r>
        <w:t xml:space="preserve"> </w:t>
      </w:r>
    </w:p>
    <w:p w14:paraId="25732F09" w14:textId="77777777" w:rsidR="00573167" w:rsidRDefault="0059350F">
      <w:pPr>
        <w:rPr>
          <w:i/>
        </w:rPr>
      </w:pPr>
      <w:r>
        <w:rPr>
          <w:u w:val="single"/>
        </w:rPr>
        <w:t>Forecasted production potential:</w:t>
      </w:r>
      <w:r>
        <w:t xml:space="preserve"> Froehlich et al. (2018) extended this work to forecast how finfish and bivalve mariculture would change from now to 2090 under the warming, acidification, and shifts in primary productivity associated with a high emissions scenario (RCP 8.5). They forecast a global increase in the suitable habitat available for finfish mariculture, particularly in polar and subpolar regions. Conversely, they forecast a global decrease in the suitable habitat available for bivalve mariculture due to the negative impact of ocean acidification. In both sectors, the growth and production potential of the suitable habitat decreases over time. As a result, global mariculture production is likely to decline by mid-century, with the greatest certainty around bivalve declines. </w:t>
      </w:r>
      <w:r>
        <w:rPr>
          <w:i/>
        </w:rPr>
        <w:t>Note: Froehlich et al. (2018) do not make specific statements about the sum magnitude of these declines.</w:t>
      </w:r>
    </w:p>
    <w:p w14:paraId="4EE0260A" w14:textId="77777777" w:rsidR="00573167" w:rsidRDefault="0059350F">
      <w:pPr>
        <w:rPr>
          <w:b/>
        </w:rPr>
      </w:pPr>
      <w:r>
        <w:rPr>
          <w:b/>
        </w:rPr>
        <w:t xml:space="preserve"> </w:t>
      </w:r>
    </w:p>
    <w:p w14:paraId="08202933" w14:textId="77777777" w:rsidR="00573167" w:rsidRDefault="0059350F">
      <w:r>
        <w:rPr>
          <w:u w:val="single"/>
        </w:rPr>
        <w:t>Caveats:</w:t>
      </w:r>
      <w:r>
        <w:t xml:space="preserve"> Although Froehlich et al. (2018) forecast declines in the biological potential for global mariculture, the relevance of these declines to food and income provisioning is unclear because of the sheer magnitude of the estimated biological production potential (Gentry et al. 2017; Froehlich et al. 2018) and the potential for selective breeding to compensate for reductions in habitat availability and growth performance (Sae-Lim et al. 2017). The sum 16.4 billion mt of mariculture production potential documented by Gentry et al. (2017) is more than 200 times current global aquaculture production (80 million mt, including freshwater production). In other words, if climate change reduced the biological production potential of marine aquaculture by 99%, marine aquaculture would still be doubly as productive as today.</w:t>
      </w:r>
    </w:p>
    <w:p w14:paraId="54D93BA7" w14:textId="77777777" w:rsidR="00573167" w:rsidRDefault="0059350F">
      <w:r>
        <w:t xml:space="preserve"> </w:t>
      </w:r>
    </w:p>
    <w:p w14:paraId="2CD2635D" w14:textId="77777777" w:rsidR="00573167" w:rsidRDefault="0059350F">
      <w:r>
        <w:t xml:space="preserve">For this reason, we present a new analysis (also featured in Blue Paper 1: The Future of Food from the Sea) to compare current and potential country-level aquaculture production. Notably, this analysis extends the work of Gentry et al. (2017) to account not only for environmental </w:t>
      </w:r>
      <w:r>
        <w:lastRenderedPageBreak/>
        <w:t>constraints on mariculture, but also for economic constraints and limitations in the availability of feed for finfish aquaculture.</w:t>
      </w:r>
    </w:p>
    <w:p w14:paraId="1E3ABDA1" w14:textId="77777777" w:rsidR="00573167" w:rsidRDefault="0059350F">
      <w:pPr>
        <w:rPr>
          <w:b/>
        </w:rPr>
      </w:pPr>
      <w:r>
        <w:rPr>
          <w:b/>
        </w:rPr>
        <w:t xml:space="preserve"> </w:t>
      </w:r>
    </w:p>
    <w:p w14:paraId="4E8990F8" w14:textId="77777777" w:rsidR="00573167" w:rsidRDefault="0059350F">
      <w:pPr>
        <w:rPr>
          <w:b/>
        </w:rPr>
      </w:pPr>
      <w:r>
        <w:rPr>
          <w:b/>
        </w:rPr>
        <w:t>In many countries, current mariculture production is far below capacity, even after accounting for economic and feed constraints. Thus, the negative impacts of climate change on mariculture production potential could be offset by redesigning regulations to foster sustainable mariculture development.</w:t>
      </w:r>
    </w:p>
    <w:p w14:paraId="0E8B5EE0" w14:textId="77777777" w:rsidR="00573167" w:rsidRDefault="0059350F">
      <w:pPr>
        <w:rPr>
          <w:b/>
        </w:rPr>
      </w:pPr>
      <w:r>
        <w:rPr>
          <w:b/>
        </w:rPr>
        <w:t xml:space="preserve"> </w:t>
      </w:r>
    </w:p>
    <w:p w14:paraId="13C3769E" w14:textId="77777777" w:rsidR="00573167" w:rsidRDefault="0059350F">
      <w:r>
        <w:rPr>
          <w:u w:val="single"/>
        </w:rPr>
        <w:t>Methods:</w:t>
      </w:r>
      <w:r>
        <w:t xml:space="preserve"> The “true potential” for mariculture can be estimated as the biological potential constrained by (1) ocean zoning conflicts; (2) financial feasibility; (3) fishmeal availability; and (4) other social and regulatory barriers. Here, we map the cost and profitability of finfish and bivalve mariculture and assume that production will only occur in areas that are profitable (constraint #2) and not already allocated for other uses (constraint #1; i.e., marine protected areas, oil rigs, shipping). We also constrain finfish production based on the present day (1) proportion of capture landings directed to the production of feed ingredients; (2) proportion of feed that is composed of fish ingredients; and (3) efficiency with which feed is converted to cultivated fish (constraint #3). We also consider a scenario in which technological advances reduce the reliance of feed on fish ingredients by 95% (Oliva-Teles et al. 2015). We do not account for social barriers such as public perceptions of aquaculture sustainability (Froehlich et al. 2017) or regulatory barriers such as precautionary aquaculture permitting (Krause et al. 2015, Knapp and Rubino 2016; constraint #4). However, the farm design employed in the model employs best practices for aquaculture and thus represents sustainable design under best current knowledge.</w:t>
      </w:r>
    </w:p>
    <w:p w14:paraId="4CAA4A90" w14:textId="77777777" w:rsidR="00573167" w:rsidRDefault="0059350F">
      <w:r>
        <w:t xml:space="preserve"> </w:t>
      </w:r>
    </w:p>
    <w:p w14:paraId="3BFB54DF" w14:textId="77777777" w:rsidR="00573167" w:rsidRDefault="0059350F">
      <w:r>
        <w:rPr>
          <w:u w:val="single"/>
        </w:rPr>
        <w:t>Results:</w:t>
      </w:r>
      <w:r>
        <w:t xml:space="preserve"> Overall, we find that global and county-level mariculture production is significantly under capacity (</w:t>
      </w:r>
      <w:r>
        <w:rPr>
          <w:b/>
        </w:rPr>
        <w:t>Figure 2</w:t>
      </w:r>
      <w:r>
        <w:t>). 483.0 million mt of bivalve production should be possible at today’s prices for maricultured bivalves (US$1,400 per mt of blue mussels). This is 467.7 million mt (&gt;3,000%) more than the current production of 15.3 million mt. Additionally, 10.5 million mt of finfish production should be possible at today’s prices for maricultured finfish (US$7,000 per mt of Atlantic salmon) and today’s feed composition. This is 2.8 million mt (36%) more than the current production of 7.7 million mt. However, technological advances resulting in a 95% reduction in the reliance of feed on fish ingredients (Oliva-Teles et al. 2015) would unlock a 209.6 million mt (&gt;2,700%) increase in finfish production to 217.3 million mt. The majority of these underages in mariculture production occur in equatorial countries (</w:t>
      </w:r>
      <w:r>
        <w:rPr>
          <w:b/>
        </w:rPr>
        <w:t>Figure 2</w:t>
      </w:r>
      <w:r>
        <w:t>) suggesting that mariculture expansion could mitigate the losses in capture fisheries productivity expected for these regions.</w:t>
      </w:r>
    </w:p>
    <w:p w14:paraId="33F3D1B1" w14:textId="77777777" w:rsidR="00573167" w:rsidRDefault="0059350F">
      <w:r>
        <w:t xml:space="preserve"> </w:t>
      </w:r>
    </w:p>
    <w:p w14:paraId="2BC0559C" w14:textId="77777777" w:rsidR="00573167" w:rsidRDefault="0059350F">
      <w:r>
        <w:rPr>
          <w:b/>
        </w:rPr>
        <w:t>If the potential for production is so large, why is current mariculture production so low?</w:t>
      </w:r>
      <w:r>
        <w:t xml:space="preserve"> This gap is likely driven by two factors: (1) a lack of expertise and capacity for conducting mariculture operations in many developing countries; and (2) challenging regulatory barriers for developing mariculture operations in many developed countries. In Palau, for example, many mariculture operations have been initiated with outside funding but have failed once the initial funding period ends. The longest running mariculture operation in Palau is a government subsidized clam hatchery that would be unprofitable without government support (Y. Golbuu, </w:t>
      </w:r>
      <w:r>
        <w:lastRenderedPageBreak/>
        <w:t xml:space="preserve">personal communication). In the United States, on the other hand, precautionary regulations restrict mariculture development (Wardle 2017; Sea Grant 2019). Thus, despite having one of the largest EEZs and longest coastlines, the United States produces only 1% of global mariculture (FAO 2018). </w:t>
      </w:r>
    </w:p>
    <w:p w14:paraId="0CA10124" w14:textId="77777777" w:rsidR="00573167" w:rsidRDefault="0059350F">
      <w:r>
        <w:t xml:space="preserve"> </w:t>
      </w:r>
    </w:p>
    <w:p w14:paraId="17B56FCA" w14:textId="77777777" w:rsidR="00573167" w:rsidRDefault="0059350F">
      <w:r>
        <w:rPr>
          <w:u w:val="single"/>
        </w:rPr>
        <w:t>Implications for adaptation:</w:t>
      </w:r>
      <w:r>
        <w:t xml:space="preserve"> Overall, these results suggest that the negative impacts of climate change on mariculture potential may be small relative to the constraints of capacity limitations and precautionary regulations. Thus, elucidating the impact of mariculture on marine ecosystems, identifying best practices for sustainable mariculture production, and removing overly precautionary regulations will all be necessary to foster the growth of mariculture and offset the negative impacts of climate change.</w:t>
      </w:r>
    </w:p>
    <w:p w14:paraId="268E4438" w14:textId="77777777" w:rsidR="00573167" w:rsidRDefault="00573167"/>
    <w:p w14:paraId="3ADBD5C9" w14:textId="77777777" w:rsidR="00573167" w:rsidRDefault="0059350F">
      <w:r>
        <w:rPr>
          <w:u w:val="single"/>
        </w:rPr>
        <w:t>Caveats:</w:t>
      </w:r>
      <w:r>
        <w:t xml:space="preserve"> This model was parameterized using mariculture equipment maintenance costs and growing seasons typical to the United States and not in regions with higher environmental risk and variability (e.g., tropical monsoons in Asia and elsewhere). Thus, it may overestimate mariculture production potential in these regions by (1) underestimating costs of maintenance and overestimating profitability or (2) overestimating the amount of time available for production.</w:t>
      </w:r>
    </w:p>
    <w:p w14:paraId="1EA557C3" w14:textId="77777777" w:rsidR="00573167" w:rsidRDefault="0059350F">
      <w:r>
        <w:t xml:space="preserve"> </w:t>
      </w:r>
    </w:p>
    <w:p w14:paraId="4824A237" w14:textId="77777777" w:rsidR="00573167" w:rsidRDefault="0059350F">
      <w:pPr>
        <w:rPr>
          <w:color w:val="FF0000"/>
        </w:rPr>
      </w:pPr>
      <w:r>
        <w:rPr>
          <w:noProof/>
          <w:color w:val="FF0000"/>
          <w:lang w:val="en-US"/>
        </w:rPr>
        <w:lastRenderedPageBreak/>
        <w:drawing>
          <wp:inline distT="114300" distB="114300" distL="114300" distR="114300" wp14:anchorId="66B695C9" wp14:editId="059D239A">
            <wp:extent cx="5943600" cy="6858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6858000"/>
                    </a:xfrm>
                    <a:prstGeom prst="rect">
                      <a:avLst/>
                    </a:prstGeom>
                    <a:ln/>
                  </pic:spPr>
                </pic:pic>
              </a:graphicData>
            </a:graphic>
          </wp:inline>
        </w:drawing>
      </w:r>
    </w:p>
    <w:p w14:paraId="406FF1AC" w14:textId="77777777" w:rsidR="00573167" w:rsidRDefault="0059350F">
      <w:r>
        <w:t xml:space="preserve"> </w:t>
      </w:r>
    </w:p>
    <w:p w14:paraId="21971739" w14:textId="77777777" w:rsidR="00573167" w:rsidRDefault="0059350F">
      <w:r>
        <w:rPr>
          <w:b/>
        </w:rPr>
        <w:t xml:space="preserve">Figure 2. </w:t>
      </w:r>
      <w:r>
        <w:t>Mariculture production underages for (a) bivalves at current prices (US$1,700/mt for blue mussels and (b) finfish at current prices (US$7,000/mt for Atlantic salmon) and a 95% reduction in the reliance of feed on fish ingredients.</w:t>
      </w:r>
    </w:p>
    <w:p w14:paraId="3C62A0FA" w14:textId="77777777" w:rsidR="00573167" w:rsidRDefault="0059350F">
      <w:pPr>
        <w:pStyle w:val="Heading4"/>
      </w:pPr>
      <w:bookmarkStart w:id="341" w:name="_22re1c4lcc50" w:colFirst="0" w:colLast="0"/>
      <w:bookmarkEnd w:id="341"/>
      <w:r>
        <w:t>4.2.5 Recommendations and key conclusions</w:t>
      </w:r>
    </w:p>
    <w:p w14:paraId="2EC6644C" w14:textId="77777777" w:rsidR="00573167" w:rsidRDefault="00573167"/>
    <w:p w14:paraId="0C028A69" w14:textId="77777777" w:rsidR="00573167" w:rsidRDefault="0059350F">
      <w:pPr>
        <w:numPr>
          <w:ilvl w:val="0"/>
          <w:numId w:val="5"/>
        </w:numPr>
        <w:rPr>
          <w:b/>
        </w:rPr>
      </w:pPr>
      <w:r>
        <w:rPr>
          <w:b/>
        </w:rPr>
        <w:lastRenderedPageBreak/>
        <w:t xml:space="preserve">Mariculture can provide food and income in countries losing access to capture fisheries: </w:t>
      </w:r>
      <w:r>
        <w:t>Current mariculture production is far below potential production in many countries and the continued development of mariculture could provide food and employment in countries with climate-driven declines in capture fisheries.</w:t>
      </w:r>
    </w:p>
    <w:p w14:paraId="5884869B" w14:textId="77777777" w:rsidR="00573167" w:rsidRDefault="0059350F">
      <w:pPr>
        <w:numPr>
          <w:ilvl w:val="0"/>
          <w:numId w:val="5"/>
        </w:numPr>
        <w:rPr>
          <w:b/>
        </w:rPr>
      </w:pPr>
      <w:r>
        <w:rPr>
          <w:b/>
        </w:rPr>
        <w:t xml:space="preserve">Growth in mariculture will require a better understanding of the impact of mariculture on marine ecosystems and the implementation of more appropriate regulations: </w:t>
      </w:r>
      <w:r>
        <w:t>Because little is known about the impacts of large-scale mariculture on marine ecosystems, regulations on mariculture have tended to be precautionary and have restricted production potential. Easing the regulatory burden on mariculture will thus require a more detailed understanding of the impacts of mariculture on marine ecosystems and the best practices for managing these impacts.</w:t>
      </w:r>
    </w:p>
    <w:p w14:paraId="6F2CC571" w14:textId="77777777" w:rsidR="00573167" w:rsidRDefault="0059350F">
      <w:pPr>
        <w:numPr>
          <w:ilvl w:val="0"/>
          <w:numId w:val="5"/>
        </w:numPr>
      </w:pPr>
      <w:r>
        <w:rPr>
          <w:b/>
        </w:rPr>
        <w:t xml:space="preserve">Finfish mariculture could generate more food and income through advancements in feed technology: </w:t>
      </w:r>
      <w:r>
        <w:t xml:space="preserve">The production potential of finfish mariculture is capped by the availability of fishmeal and fish oil from capture fisheries. Developing feeds that replace fish ingredients with alternative sources of starch and protein and that more efficiently convert feed to fish would therefore increase the potential for finfish mariculture. </w:t>
      </w:r>
    </w:p>
    <w:p w14:paraId="239F77CA" w14:textId="77777777" w:rsidR="00573167" w:rsidRDefault="0059350F">
      <w:pPr>
        <w:numPr>
          <w:ilvl w:val="0"/>
          <w:numId w:val="5"/>
        </w:numPr>
        <w:rPr>
          <w:b/>
        </w:rPr>
      </w:pPr>
      <w:r>
        <w:rPr>
          <w:b/>
        </w:rPr>
        <w:t xml:space="preserve">Mariculture species should be selectively bred for fast growth and robustness to climate change: </w:t>
      </w:r>
      <w:r>
        <w:t>Despite the advantages of selective breeding, only 10% of global mariculture production is currently derived from selectively bred stocks (Gjedrem et al. 2012). Breeding a larger proportion of aquaculture stocks for fast growth could, on its own, offset the negative impacts of climate change on mariculture (Klinger et al. 2017). However, this will also necessitate increased efforts to reduce escapement, minimize pollution, and mitigate other potential negative environmental impacts of mariculture.</w:t>
      </w:r>
    </w:p>
    <w:p w14:paraId="37C33E0D" w14:textId="77777777" w:rsidR="00573167" w:rsidRDefault="0059350F">
      <w:pPr>
        <w:pStyle w:val="Heading3"/>
      </w:pPr>
      <w:r>
        <w:t>4.3 Marine and coastal tourism</w:t>
      </w:r>
    </w:p>
    <w:p w14:paraId="58303F01" w14:textId="77777777" w:rsidR="00573167" w:rsidRDefault="0059350F">
      <w:pPr>
        <w:pStyle w:val="Heading4"/>
      </w:pPr>
      <w:bookmarkStart w:id="342" w:name="_6mwmnefgldtz" w:colFirst="0" w:colLast="0"/>
      <w:bookmarkEnd w:id="342"/>
      <w:r>
        <w:t>4.3.1 Introduction</w:t>
      </w:r>
    </w:p>
    <w:p w14:paraId="4DEDF1BD" w14:textId="77777777" w:rsidR="00573167" w:rsidRDefault="0059350F">
      <w:r>
        <w:t>Marine and coastal tourism, referred to collectively as ocean tourism in this report, was the second-largest ocean-related economic sector in 2010, next to offshore oil and gas (OECD 2016). Ocean tourism is projected to be the top contributor of ocean industries by 2030, when it will account for 26% of the ocean-based economy, compared to 21% for oil and gas (OECD 2016). Ocean tourism dwarfs the contribution of industrial capture fisheries, which constitute only 1% of ocean-based industries (not accounting for artisanal fisheries, which are a critical component of the economy of Asia and Africa). The range of ocean tourism activities include beach tourism, recreational fishing, swimming, snorkeling, diving, whale watching, and cruise ships, among others. Ocean tourism’s global direct value added was estimated at US$390 billion, directly providing seven million full-time jobs. In addition, ocean tourism is a source of recreation for millions of people in the developed and developing world (e.g. Arlinghaus et al. 2019). For comparison, the global value added of industrial capture fisheries was US$21 billion in 2010 (OECD 2016), providing 11 million full-time jobs (artisanal fisheries not included).</w:t>
      </w:r>
    </w:p>
    <w:p w14:paraId="3C5FBA79" w14:textId="77777777" w:rsidR="00573167" w:rsidRDefault="00573167"/>
    <w:p w14:paraId="3F81937E" w14:textId="77777777" w:rsidR="00573167" w:rsidRDefault="0059350F">
      <w:r>
        <w:t xml:space="preserve">Ocean tourism directly supports the livelihoods of millions of people and the economies of the developing tropics and many small-island developing states. For example, coral reef tourism </w:t>
      </w:r>
      <w:r>
        <w:lastRenderedPageBreak/>
        <w:t xml:space="preserve">alone contributes over 40% of the gross domestic product of Maldives, Palau, and St. Barthelemy (Spalding et al. 2017, Siegel et al. 2019). Despite the importance of ocean tourism in the economy, data and research on the impacts of climate change in the tourism sector is limited (Scott et al. 2012). Because coral reef tourism is one of the best-studied sectors (Scott et al. 2012), and potentially one of the most valuable ocean tourism for many coastal nations, we focus our analysis on this sector. </w:t>
      </w:r>
      <w:r>
        <w:rPr>
          <w:b/>
        </w:rPr>
        <w:t xml:space="preserve">Coral reef tourism is worth US$35.8 billion globally every year </w:t>
      </w:r>
      <w:r>
        <w:t>(Spalding et al. 2017). We present a first-of-its-kind analysis of how climate change will affect coral reef tourism values and explore options for nations and local communities to best prepare for the impacts of climate change. Using the economic value of coral reefs for tourism to a given country, we project the cost of inaction and discuss the benefits of action.</w:t>
      </w:r>
    </w:p>
    <w:p w14:paraId="690412F3" w14:textId="77777777" w:rsidR="00573167" w:rsidRDefault="0059350F">
      <w:pPr>
        <w:pStyle w:val="Heading4"/>
      </w:pPr>
      <w:bookmarkStart w:id="343" w:name="_aqo5pynzuukt" w:colFirst="0" w:colLast="0"/>
      <w:bookmarkEnd w:id="343"/>
      <w:r>
        <w:t>4.3.2 Losses of key biological draws for tourists</w:t>
      </w:r>
    </w:p>
    <w:p w14:paraId="5C57EDBC" w14:textId="77777777" w:rsidR="00573167" w:rsidRDefault="0059350F">
      <w:r>
        <w:t>Weather conditions and attractiveness/uniqueness of the environment are key factors drawing people to ocean tourism (Moreno and Amelung 2009), and climate change impacts both. Understanding the potential impacts of climate change on tourism requires understanding how climate change will impact the physical and ecological resources on which tourism depends.</w:t>
      </w:r>
    </w:p>
    <w:p w14:paraId="34482FFF" w14:textId="77777777" w:rsidR="00573167" w:rsidRDefault="00573167"/>
    <w:p w14:paraId="5066164A" w14:textId="77777777" w:rsidR="00573167" w:rsidRDefault="0059350F">
      <w:r>
        <w:t xml:space="preserve">Bleaching events, for example, cause coral reef mortality and a subsequent rapid reduction in reef fish diversity and numbers (e.g. Arceo </w:t>
      </w:r>
      <w:r>
        <w:rPr>
          <w:i/>
        </w:rPr>
        <w:t>et al.</w:t>
      </w:r>
      <w:r>
        <w:t xml:space="preserve"> 2001). More frequent and intensifying storms reduce the desirability of a place for tourism, disrupt transportation (flights and ferries), and can destroy coastal infrastructure that supports tourism. Marine heatwaves have critical impacts over habitat formation species (seagrasses, corals, and kelps) that can disrupt the provision of ecosystem (Smale </w:t>
      </w:r>
      <w:r>
        <w:rPr>
          <w:i/>
        </w:rPr>
        <w:t>et al.</w:t>
      </w:r>
      <w:r>
        <w:t xml:space="preserve"> 2019). Sea level rise impacts coastal integrity and coastal assets and, together with extreme events, cause coastal erosion that if constrained by urbanization can lead to coastal squeeze (Toimil </w:t>
      </w:r>
      <w:r>
        <w:rPr>
          <w:i/>
        </w:rPr>
        <w:t>et al.</w:t>
      </w:r>
      <w:r>
        <w:t xml:space="preserve"> 2018, Scott </w:t>
      </w:r>
      <w:r>
        <w:rPr>
          <w:i/>
        </w:rPr>
        <w:t>et al.</w:t>
      </w:r>
      <w:r>
        <w:t xml:space="preserve"> 2012). This has a known negative impact on visitor’s perceptions and economic impacts associated (Scott </w:t>
      </w:r>
      <w:r>
        <w:rPr>
          <w:i/>
        </w:rPr>
        <w:t>et al.</w:t>
      </w:r>
      <w:r>
        <w:t xml:space="preserve"> 2012). Ocean warming also affects fisheries productivity (Free </w:t>
      </w:r>
      <w:r>
        <w:rPr>
          <w:i/>
        </w:rPr>
        <w:t>et al.</w:t>
      </w:r>
      <w:r>
        <w:t xml:space="preserve"> 2019) and the migration patterns of species that are major draws for tourism (e.g. whales, sharks, and turtles).</w:t>
      </w:r>
    </w:p>
    <w:p w14:paraId="7771E7C0" w14:textId="77777777" w:rsidR="00573167" w:rsidRDefault="00573167"/>
    <w:p w14:paraId="67D4ACE7" w14:textId="77777777" w:rsidR="00573167" w:rsidRDefault="0059350F">
      <w:r>
        <w:t>Climate change interacts with coral reef tourism through its direct impact on: (1) coral reefs and associated species on which some reef tourism depends directly (such as snorkeling, diving, and recreational fishing); (2) weather conditions that drive a user’s preference for the place; and (3) coastal infrastructure that supports tourism. For ocean tourism that directly depends on healthy coral reef ecosystems such as diving and snorkeling (on-reef tourism), changes in reef condition are expected to impact tourist preference and coral reef tourism economic values. While activities that do not directly depend on reefs (i.e. reef-adjacent activities such as white sand beaches and sun bathing) are also expected to be affected (directly and indirectly such as the wave attenuation role of reefs and coral reefs as a source of white sand) by climate change, the magnitude of the impact is hard to measure.</w:t>
      </w:r>
    </w:p>
    <w:p w14:paraId="64FA195E" w14:textId="77777777" w:rsidR="00573167" w:rsidRDefault="00573167"/>
    <w:p w14:paraId="69AC2A39" w14:textId="77777777" w:rsidR="00573167" w:rsidRDefault="0059350F">
      <w:pPr>
        <w:pStyle w:val="Heading4"/>
      </w:pPr>
      <w:bookmarkStart w:id="344" w:name="_bl6kilhix0qm" w:colFirst="0" w:colLast="0"/>
      <w:bookmarkEnd w:id="344"/>
      <w:r>
        <w:t>4.3.3 Economic Impacts</w:t>
      </w:r>
    </w:p>
    <w:p w14:paraId="0CDCCF4F" w14:textId="77777777" w:rsidR="00573167" w:rsidRDefault="0059350F">
      <w:pPr>
        <w:rPr>
          <w:i/>
        </w:rPr>
      </w:pPr>
      <w:r>
        <w:t xml:space="preserve">4.3.3.1 </w:t>
      </w:r>
      <w:r>
        <w:rPr>
          <w:i/>
        </w:rPr>
        <w:t>Economic impacts in coral reef tourism</w:t>
      </w:r>
    </w:p>
    <w:p w14:paraId="0E09D42E" w14:textId="77777777" w:rsidR="00573167" w:rsidRDefault="0059350F">
      <w:r>
        <w:lastRenderedPageBreak/>
        <w:t>We use the coral reef tourism values per country and territory reported by Spalding et al. (2017) to represent current coral reef tourism values. These values are composed of on-reef and reef-adjacent tourism values.</w:t>
      </w:r>
    </w:p>
    <w:p w14:paraId="2A1DB151" w14:textId="77777777" w:rsidR="00573167" w:rsidRDefault="00573167"/>
    <w:p w14:paraId="50284AA4" w14:textId="77777777" w:rsidR="00573167" w:rsidRDefault="0059350F">
      <w:r>
        <w:t>Chen et al. (2015) performed a meta-analysis of how climate change impacts, in the form of changes in sea surface temperature (SST) and ocean acidification (using atmospheric CO</w:t>
      </w:r>
      <w:r>
        <w:rPr>
          <w:vertAlign w:val="subscript"/>
        </w:rPr>
        <w:t>2</w:t>
      </w:r>
      <w:r>
        <w:t xml:space="preserve"> levels as proxy), have and will continue to affect coral reef health and coral reef tourism values at the regional and global level. We used their model to project how changes in SST and ocean acidification will change coral cover at the country-level and how these changes in reef condition would translate to changes in tourism values.</w:t>
      </w:r>
    </w:p>
    <w:p w14:paraId="34C443BB" w14:textId="77777777" w:rsidR="00573167" w:rsidRDefault="00573167"/>
    <w:p w14:paraId="686721B7" w14:textId="77777777" w:rsidR="00573167" w:rsidRDefault="0059350F">
      <w:r>
        <w:t>We project per-country tourism value changes for 2030, 2050, and 2100 (with 2019 as baseline) using the SST and CO</w:t>
      </w:r>
      <w:r>
        <w:rPr>
          <w:vertAlign w:val="subscript"/>
        </w:rPr>
        <w:t>2</w:t>
      </w:r>
      <w:r>
        <w:t xml:space="preserve"> projections for RCP 2.6, 4.5, 6.0, and 8.5 climate scenarios from the CMIP5 Coupled Model Intercomparison Project </w:t>
      </w:r>
      <w:r>
        <w:rPr>
          <w:highlight w:val="yellow"/>
        </w:rPr>
        <w:t>(cite)</w:t>
      </w:r>
      <w:r>
        <w:t xml:space="preserve"> although for brevity, we present the result for 2050 only. Below, we list our model’s assumptions about how ocean warming and acidification affect coral reef cover and tourism values:</w:t>
      </w:r>
    </w:p>
    <w:p w14:paraId="57855FF1" w14:textId="77777777" w:rsidR="00573167" w:rsidRDefault="00573167"/>
    <w:p w14:paraId="32BE810F" w14:textId="77777777" w:rsidR="00573167" w:rsidRDefault="0059350F">
      <w:pPr>
        <w:rPr>
          <w:i/>
        </w:rPr>
      </w:pPr>
      <w:r>
        <w:rPr>
          <w:i/>
        </w:rPr>
        <w:t>SST effect</w:t>
      </w:r>
    </w:p>
    <w:p w14:paraId="5169F47D" w14:textId="77777777" w:rsidR="00573167" w:rsidRDefault="0059350F">
      <w:pPr>
        <w:numPr>
          <w:ilvl w:val="0"/>
          <w:numId w:val="3"/>
        </w:numPr>
      </w:pPr>
      <w:r>
        <w:t>When the annual mean SST is less than 22.37 ℃, a 1% increase in SST leads to 0.67% increase in coral coverage</w:t>
      </w:r>
    </w:p>
    <w:p w14:paraId="68D549A8" w14:textId="77777777" w:rsidR="00573167" w:rsidRDefault="0059350F">
      <w:pPr>
        <w:numPr>
          <w:ilvl w:val="0"/>
          <w:numId w:val="3"/>
        </w:numPr>
      </w:pPr>
      <w:r>
        <w:t>When SST is between 22.37 ℃ and 26.85 ℃, a 1% increase in SST leads to 1.59% increase in coral coverage</w:t>
      </w:r>
    </w:p>
    <w:p w14:paraId="5977A199" w14:textId="77777777" w:rsidR="00573167" w:rsidRDefault="0059350F">
      <w:pPr>
        <w:numPr>
          <w:ilvl w:val="0"/>
          <w:numId w:val="3"/>
        </w:numPr>
      </w:pPr>
      <w:r>
        <w:t>When SST is &gt;26.85 ℃, a 1% increase leads to 2.26% decrease in coral coverage</w:t>
      </w:r>
    </w:p>
    <w:p w14:paraId="5D7F562D" w14:textId="77777777" w:rsidR="00573167" w:rsidRDefault="00573167">
      <w:pPr>
        <w:ind w:left="720"/>
      </w:pPr>
    </w:p>
    <w:p w14:paraId="7919F641" w14:textId="77777777" w:rsidR="00573167" w:rsidRDefault="0059350F">
      <w:pPr>
        <w:rPr>
          <w:i/>
        </w:rPr>
      </w:pPr>
      <w:r>
        <w:rPr>
          <w:i/>
        </w:rPr>
        <w:t>Ocean acidification effect</w:t>
      </w:r>
    </w:p>
    <w:p w14:paraId="740909C1" w14:textId="77777777" w:rsidR="00573167" w:rsidRDefault="0059350F">
      <w:pPr>
        <w:numPr>
          <w:ilvl w:val="0"/>
          <w:numId w:val="1"/>
        </w:numPr>
      </w:pPr>
      <w:r>
        <w:t>Using atmospheric CO</w:t>
      </w:r>
      <w:r>
        <w:rPr>
          <w:vertAlign w:val="subscript"/>
        </w:rPr>
        <w:t>2</w:t>
      </w:r>
      <w:r>
        <w:t xml:space="preserve"> as a proxy (Table A1), a 1% increase in CO</w:t>
      </w:r>
      <w:r>
        <w:rPr>
          <w:vertAlign w:val="subscript"/>
        </w:rPr>
        <w:t>2</w:t>
      </w:r>
      <w:r>
        <w:t xml:space="preserve"> decreases coral coverage by 0.61%</w:t>
      </w:r>
    </w:p>
    <w:p w14:paraId="19C831EB" w14:textId="77777777" w:rsidR="00573167" w:rsidRDefault="00573167">
      <w:pPr>
        <w:ind w:left="720"/>
      </w:pPr>
    </w:p>
    <w:p w14:paraId="302FC124" w14:textId="77777777" w:rsidR="00573167" w:rsidRDefault="0059350F">
      <w:pPr>
        <w:rPr>
          <w:i/>
        </w:rPr>
      </w:pPr>
      <w:r>
        <w:rPr>
          <w:i/>
        </w:rPr>
        <w:t>Effect of changes in coral cover to coral reef tourism values</w:t>
      </w:r>
    </w:p>
    <w:p w14:paraId="33114178" w14:textId="77777777" w:rsidR="00573167" w:rsidRDefault="0059350F">
      <w:pPr>
        <w:numPr>
          <w:ilvl w:val="0"/>
          <w:numId w:val="2"/>
        </w:numPr>
      </w:pPr>
      <w:r>
        <w:t>A 1% decline in coral cover decreases coral reef value by 3.81%. We limit the effect of climate change to on-reef tourism values only.</w:t>
      </w:r>
    </w:p>
    <w:p w14:paraId="380965B2" w14:textId="77777777" w:rsidR="00573167" w:rsidRDefault="00573167"/>
    <w:p w14:paraId="5B8F33FB" w14:textId="77777777" w:rsidR="00573167" w:rsidRDefault="0059350F">
      <w:r>
        <w:t>When only looking at SST as a single factor driving changes in coral cover and coral reef tourism values, many countries in the subtropics will benefit from climate change while countries in the tropics will be negatively affected. Ocean acidification, however, interacts with reef health and tourism values only in the negative direction. Combining SST and ocean acidification as factors affecting coral reef cover and tourism values results in predictions of negative effects for all countries, with magnitudes dependent on the climate pathways (Figure 3, Table A2).</w:t>
      </w:r>
    </w:p>
    <w:p w14:paraId="1FCA079E" w14:textId="77777777" w:rsidR="00573167" w:rsidRDefault="00573167"/>
    <w:p w14:paraId="2492ED4D" w14:textId="77777777" w:rsidR="00573167" w:rsidRDefault="0059350F">
      <w:r>
        <w:rPr>
          <w:noProof/>
          <w:lang w:val="en-US"/>
        </w:rPr>
        <w:lastRenderedPageBreak/>
        <w:drawing>
          <wp:inline distT="114300" distB="114300" distL="114300" distR="114300" wp14:anchorId="786B8DC7" wp14:editId="512B0C65">
            <wp:extent cx="5943600" cy="3556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556000"/>
                    </a:xfrm>
                    <a:prstGeom prst="rect">
                      <a:avLst/>
                    </a:prstGeom>
                    <a:ln/>
                  </pic:spPr>
                </pic:pic>
              </a:graphicData>
            </a:graphic>
          </wp:inline>
        </w:drawing>
      </w:r>
    </w:p>
    <w:p w14:paraId="33A65F97" w14:textId="77777777" w:rsidR="00573167" w:rsidRDefault="0059350F">
      <w:r>
        <w:rPr>
          <w:b/>
        </w:rPr>
        <w:t>Figure 3.</w:t>
      </w:r>
      <w:r>
        <w:t xml:space="preserve"> Percent change in coral reef tourism values in 2050 (relative to 2019 values) for different climate projections. See Table A2 for country values.</w:t>
      </w:r>
    </w:p>
    <w:p w14:paraId="10ADFBAD" w14:textId="77777777" w:rsidR="00573167" w:rsidRDefault="00573167"/>
    <w:p w14:paraId="7D9CCAD3" w14:textId="77777777" w:rsidR="00573167" w:rsidRDefault="0059350F">
      <w:r>
        <w:t xml:space="preserve">For the high emission scenario of RCP 8.5, which is characterized by considerable increases in greenhouse gas emissions, coral cover is expected to be reduced by 7-28% and on-reef tourism values by 23-66% from 2019 to 2050 due to combined ocean warming and acidification. The reduction will be less severe under a stabilization scenario of RCP 4.5 with an expected reduction of 7-17% and 24-47% in coral cover and on-reef tourism values, respectively. </w:t>
      </w:r>
    </w:p>
    <w:p w14:paraId="031DFC96" w14:textId="77777777" w:rsidR="00573167" w:rsidRDefault="00573167"/>
    <w:p w14:paraId="306FCAC1" w14:textId="77777777" w:rsidR="00573167" w:rsidRDefault="0059350F">
      <w:r>
        <w:t>The top five countries with the highest coral reef tourism values are Egypt (~US$7 million/year), Indonesia (~US$3.1 million/year), Mexico (~US$3 million/year), Thailand (~US$2.4 million/year), and Australia (~US$2.2 million/year). These five countries have 45-86% of their coral reef tourism values based on on-reef activities (e.g. snorkeling and diving), and climate change impacts (ocean warming + acidification) will reduce on-reef tourism values by 25-60% in 2050 for RCP 8.5 (27%-44% for RCP 4.5).</w:t>
      </w:r>
    </w:p>
    <w:p w14:paraId="4BC213CC" w14:textId="77777777" w:rsidR="00573167" w:rsidRDefault="00573167"/>
    <w:p w14:paraId="6F7E671A" w14:textId="77777777" w:rsidR="00573167" w:rsidRDefault="0059350F">
      <w:r>
        <w:t>The projections above should be interpreted as the effect of climate change on future potential tourism values, holding all other factors equal. Our projections indicate that the degree of climate change impacts depend on the emission pathways taken in the future, although any of the emission scenarios would still negatively impact reef tourism values.</w:t>
      </w:r>
    </w:p>
    <w:p w14:paraId="5F464329" w14:textId="77777777" w:rsidR="00573167" w:rsidRDefault="00573167"/>
    <w:p w14:paraId="258B5955" w14:textId="77777777" w:rsidR="00573167" w:rsidRDefault="0059350F">
      <w:r>
        <w:t xml:space="preserve">Other factors not accounted for in our projections are the effects of climate change associated increases in ocean disturbances such as storms, bleaching events, heat-waves (Smale et al. 2019), sea level rise (Gattusso et al. 2018), algal blooms, jellyfish blooms, climate change related diseases, and water and electricity supply disruption (Weatherdon et al. 2016). Also </w:t>
      </w:r>
      <w:r>
        <w:lastRenderedPageBreak/>
        <w:t>important and not included is the confounding effect of local stressors such as pollution and illegal and destructive fishing which negatively impact tourism values. All these additional climate change induced stressors and the confounding effect of local stressors impact local and national economies (Hoegh-Guldberg et al. 2018).</w:t>
      </w:r>
    </w:p>
    <w:p w14:paraId="6DEED8C2" w14:textId="77777777" w:rsidR="00573167" w:rsidRDefault="00573167"/>
    <w:p w14:paraId="7EFE843B" w14:textId="77777777" w:rsidR="00573167" w:rsidRDefault="0059350F">
      <w:r>
        <w:t>When most of the countries’ coral reef tourism values come from reef-adjacent activities, climate change may not severely affect these countries. The reef-adjacent values, however, will be affected by increased extreme weather events in the area, algal blooms, and coastal erosion, which we have not yet incorporated in the current calculations.</w:t>
      </w:r>
    </w:p>
    <w:p w14:paraId="0523D215" w14:textId="77777777" w:rsidR="00573167" w:rsidRDefault="00573167"/>
    <w:p w14:paraId="4A3F32D7" w14:textId="77777777" w:rsidR="00573167" w:rsidRDefault="0059350F">
      <w:r>
        <w:t>We reported here how climate change impacts coral cover and the corresponding on-reef tourism values of several national economies. While the coral reef tourism values of all nations are projected to be negatively affected by climate change, nations can still incur positive tourism values in the future as our estimate has not accounted for increases in tourism demand and arrivals in the future. International arrivals are expected to increase 3-5% per year (UNTWO 2016, Lenzen et al. 2018). In accounting for the improvements in tourism values due to increase in tourist arrivals, it should be noted that the tourism value is a hump shape or concave function of tourism arrivals. Increasing arrivals increases tourism values up to some point where the desirability of a place for tourism decreases as tourist numbers further increase.</w:t>
      </w:r>
    </w:p>
    <w:p w14:paraId="758E3952" w14:textId="77777777" w:rsidR="00573167" w:rsidRDefault="00573167"/>
    <w:p w14:paraId="6C39E91C" w14:textId="77777777" w:rsidR="00573167" w:rsidRDefault="0059350F">
      <w:pPr>
        <w:rPr>
          <w:i/>
        </w:rPr>
      </w:pPr>
      <w:r>
        <w:t>4.3.3.2</w:t>
      </w:r>
      <w:r>
        <w:rPr>
          <w:i/>
        </w:rPr>
        <w:t xml:space="preserve"> Economic impacts in other systems</w:t>
      </w:r>
    </w:p>
    <w:p w14:paraId="04B0CDCA" w14:textId="77777777" w:rsidR="00573167" w:rsidRDefault="0059350F">
      <w:r>
        <w:t>Coral reef tourism is not the only tourism sector that will be impacted by climate change. Other non-reef coastal tourism such as the coastal glaciers in Illulissat Icefjord, Denmark, which is a UNESCO World Heritage site, and coastal cities like Venice (Moreno and Amelung 2009) or Alexandra (Scott et al. 2012) will also be heavily affected by climate change. Beach tourism in tropical and temperate areas is expected to be heavily affected by climate change, especially due to the effect of sea level rise and storms on shoreline erosion (Scott et al. 2012). For example in the Caribbean, the estimated beach replenishment costs for the main five ocean tourism cities under a future 1m sea level rise scenario is US$330 million (Ruiz-Ramirez et al. 2019), and in the US, total beach nourishment for 2060 estimated costs for a 0.32m scenario amount to US$20.40 billion (Scott et al. 2012). The breaking of ice in the polar region also poses potential danger to cruise ships and navigation. Quantifying the impacts of climate change to these other ocean tourism will provide a more complete picture of the impacts of climate change to local and national economies, which could potentially motivate local, national, and global actions.</w:t>
      </w:r>
    </w:p>
    <w:p w14:paraId="0DD3602E" w14:textId="77777777" w:rsidR="00573167" w:rsidRDefault="0059350F">
      <w:pPr>
        <w:pStyle w:val="Heading4"/>
      </w:pPr>
      <w:bookmarkStart w:id="345" w:name="_1ehxl9oh2moe" w:colFirst="0" w:colLast="0"/>
      <w:bookmarkEnd w:id="345"/>
      <w:r>
        <w:t>4.3.4 Solutions</w:t>
      </w:r>
    </w:p>
    <w:p w14:paraId="011D751E" w14:textId="77777777" w:rsidR="00573167" w:rsidRDefault="0059350F">
      <w:r>
        <w:rPr>
          <w:b/>
        </w:rPr>
        <w:t>1. Enhancing coral reef resiliency to climate change.</w:t>
      </w:r>
      <w:r>
        <w:t xml:space="preserve"> Reducing the negative effect of climate change and associated ocean disturbances to coastal economies requires improving the resiliency of marine and coastal ecosystems to climate change (Gattuso et al. 2018, James et al. 2019, Weatherdon et al. 2016). Establishing marine protected areas (MPAs), improving fisheries management, and promoting ecosystem-based tourism can help improve the ecological resiliency of coral reefs. MPAs protect marine ecosystems from environmental uncertainties and can also help minimize the footprint of fishing. MPAs help ensure that coral </w:t>
      </w:r>
      <w:r>
        <w:lastRenderedPageBreak/>
        <w:t xml:space="preserve">reefs and associated species that are important draws for tourism are protected. Protection should prioritize ecosystem connectivity -- while there are preferences for some physical attributes of coastal tourism like white sand and there is a tendency to alter the ecosystem to favor some components (e.g. removing mangroves to access sandy beach) (e.g. Cabral and Aliño 2011), it is important to recognize the huge role played by the different ecosystems in maintaining coastal integrity. </w:t>
      </w:r>
    </w:p>
    <w:p w14:paraId="6222C069" w14:textId="77777777" w:rsidR="00573167" w:rsidRDefault="00573167"/>
    <w:p w14:paraId="6A3C650B" w14:textId="77777777" w:rsidR="00573167" w:rsidRDefault="0059350F">
      <w:r>
        <w:rPr>
          <w:b/>
        </w:rPr>
        <w:t xml:space="preserve">2. Natural habitats protection and regeneration. </w:t>
      </w:r>
      <w:r>
        <w:t xml:space="preserve">Preservation and restoration of natural coastal habitats such as coral reefs, beaches, or mangroves increases the resilience of coastal areas to climate change (James et al. 2019), providing an alternative to tourism hard infrastructure that allows for wave attenuation and shoreline stabilization (James et al. 2019, Gattuso et al. 2018), as well as for storm surge and excess flooding (Ruiz-Ramirez et al. 2019). Traditional infrastructures for tourism such as urbanized beach fronts are expected to suffer shoreline erosion (coastal squeeze) due to climate change (Toimil et al. 2018, Scott et al. 2012). In this case, coastal natural habitats can allow for landward retreat, but otherwise beach nourishment will be required to maintain tourism in heavily urbanized areas at very high costs (Scott et al. 2012). The quality of nearby sand habitats can be important to reduce those costs (Ruiz-Ramirez et al. 2019).  </w:t>
      </w:r>
    </w:p>
    <w:p w14:paraId="29FD47B1" w14:textId="77777777" w:rsidR="00573167" w:rsidRDefault="00573167"/>
    <w:p w14:paraId="74B40BF7" w14:textId="77777777" w:rsidR="00573167" w:rsidRDefault="0059350F">
      <w:r>
        <w:rPr>
          <w:b/>
        </w:rPr>
        <w:t xml:space="preserve">3. Policy diversified portfolios. </w:t>
      </w:r>
      <w:r>
        <w:t>Diversifying tourism activities and investments to include linked ecosystems will help maintain diverse ecosystem functions, while simultaneously capturing the tourism potential of various ecosystems. Pressures and drivers to reef health are often associated with governance and socioeconomic needs of the people dependent on reefs. Linking fisheries, aquaculture, and tourism to local food and livelihood security will improve the portfolio of policies that can be applied in order to reduce climate change impacts to local and national economies. For the case of coral reef tourism, this requires implementing local policies that promote healthy reef ecosystems. These policies should target drivers and pressures that contribute to the degradation of coral reefs. Marine spatial planning will play a key role in maintaining healthy reefs by strategically siting activities in the ocean so that negative interactions can be reduced. Actions include proper siting of tourism infrastructure and investments that account for potential future coastal and ocean changes. Management plans should explicitly address the role of natural habitats that function as buffers to climate change on tourism (Ruiz-Ramirez et al. 2019).</w:t>
      </w:r>
    </w:p>
    <w:p w14:paraId="3A3C0B8D" w14:textId="77777777" w:rsidR="00573167" w:rsidRDefault="00573167"/>
    <w:p w14:paraId="2C93EDC6" w14:textId="77777777" w:rsidR="00573167" w:rsidRDefault="0059350F">
      <w:r>
        <w:rPr>
          <w:b/>
        </w:rPr>
        <w:t xml:space="preserve">4. Proper waste disposal and waste treatment facilities for coastal tourism infrastructure. </w:t>
      </w:r>
      <w:r>
        <w:t>Local nutrient influx exacerbates ocean acidification. Controlling nutrient input from coastal and terrestrial activities will help reduce the impact of climate change to coral reef tourism. Overfishing and pollution that degrades coral reefs caused the Caribbean to lose US$95-140 million/year in net revenue from coral reef-associated fisheries, US$100-300 million/year in reduced tourism revenue, and US$140-420 million/year in reduced coastal protection (Burke et al. 2011).</w:t>
      </w:r>
    </w:p>
    <w:p w14:paraId="42159EB2" w14:textId="77777777" w:rsidR="00573167" w:rsidRDefault="00573167"/>
    <w:p w14:paraId="5275DD5E" w14:textId="77777777" w:rsidR="00573167" w:rsidRDefault="0059350F">
      <w:r>
        <w:rPr>
          <w:b/>
        </w:rPr>
        <w:t>5. Reducing the environmental footprint of tourism.</w:t>
      </w:r>
      <w:r>
        <w:t xml:space="preserve"> While CC will inevitably affect tourism, tourism is also a major contributor of greenhouse gas (GHG) emissions (Scott et al. 2012). It is </w:t>
      </w:r>
      <w:r>
        <w:lastRenderedPageBreak/>
        <w:t>estimated that tourism contributes 8% of the global GHG emissions, with transport, shopping, and food as major contributors (Lenzen et al. 2018). With tourism expected to grow at 3-5% per year, it is important to ensure that the environmental footprint of tourism is minimized. Future increases in international arrivals do not necessarily translate to economic benefits for countries; hence, policies ensuring optimal benefits for national economies while reducing tourism’s footprint should be a priority.</w:t>
      </w:r>
    </w:p>
    <w:p w14:paraId="0EBA3CAA" w14:textId="77777777" w:rsidR="00573167" w:rsidRDefault="0059350F">
      <w:pPr>
        <w:pStyle w:val="Heading3"/>
      </w:pPr>
      <w:r>
        <w:t>4.4 Improving the Energy Efficiency of the Ocean Economy</w:t>
      </w:r>
    </w:p>
    <w:p w14:paraId="19B5ED3F" w14:textId="77777777" w:rsidR="00573167" w:rsidRDefault="0059350F">
      <w:pPr>
        <w:pStyle w:val="Heading3"/>
        <w:keepNext w:val="0"/>
        <w:keepLines w:val="0"/>
        <w:spacing w:before="0" w:after="0"/>
      </w:pPr>
      <w:bookmarkStart w:id="346" w:name="_blj97yhv10z" w:colFirst="0" w:colLast="0"/>
      <w:bookmarkEnd w:id="346"/>
      <w:r>
        <w:rPr>
          <w:sz w:val="22"/>
          <w:szCs w:val="22"/>
        </w:rPr>
        <w:t xml:space="preserve">Improving the energy efficiency of ocean-related industries not discussed above, especially shipping/transportation, would generate climate change benefits as well as benefits to the industries themselves. While significant improvements to the offshore oil and gas industry would require extensive transitioning of investments away from exploration and extraction of fossil fuels and into renewable energy </w:t>
      </w:r>
      <w:r>
        <w:rPr>
          <w:rFonts w:ascii="Calibri" w:eastAsia="Calibri" w:hAnsi="Calibri" w:cs="Calibri"/>
          <w:sz w:val="22"/>
          <w:szCs w:val="22"/>
        </w:rPr>
        <w:t>(Allison &amp; Bassett, 2015)</w:t>
      </w:r>
      <w:r>
        <w:rPr>
          <w:sz w:val="22"/>
          <w:szCs w:val="22"/>
        </w:rPr>
        <w:t xml:space="preserve">, the shipping industry can make relatively large energy efficiency gains by utilizing existing technologies </w:t>
      </w:r>
      <w:r>
        <w:rPr>
          <w:rFonts w:ascii="Calibri" w:eastAsia="Calibri" w:hAnsi="Calibri" w:cs="Calibri"/>
          <w:sz w:val="22"/>
          <w:szCs w:val="22"/>
        </w:rPr>
        <w:t>(Allison &amp; Bassett, 2015; Ash &amp; Scarbrough, 2019)</w:t>
      </w:r>
      <w:r>
        <w:rPr>
          <w:sz w:val="22"/>
          <w:szCs w:val="22"/>
        </w:rPr>
        <w:t xml:space="preserve">. For example, switching international shipping to solar-generated green ammonia-based fuel would allow for significant reductions of greenhouse gas emissions </w:t>
      </w:r>
      <w:r>
        <w:rPr>
          <w:rFonts w:ascii="Calibri" w:eastAsia="Calibri" w:hAnsi="Calibri" w:cs="Calibri"/>
          <w:sz w:val="22"/>
          <w:szCs w:val="22"/>
        </w:rPr>
        <w:t>(Ash &amp; Scarbrough, 2019)</w:t>
      </w:r>
      <w:r>
        <w:rPr>
          <w:sz w:val="22"/>
          <w:szCs w:val="22"/>
        </w:rPr>
        <w:t xml:space="preserve">. Fisheries and aquaculture are already relatively energy-efficient, especially in comparison to terrestrial production of animal protein </w:t>
      </w:r>
      <w:r>
        <w:rPr>
          <w:rFonts w:ascii="Calibri" w:eastAsia="Calibri" w:hAnsi="Calibri" w:cs="Calibri"/>
          <w:sz w:val="22"/>
          <w:szCs w:val="22"/>
        </w:rPr>
        <w:t>(Allison &amp; Bassett, 2015)</w:t>
      </w:r>
      <w:r>
        <w:rPr>
          <w:sz w:val="22"/>
          <w:szCs w:val="22"/>
        </w:rPr>
        <w:t xml:space="preserve">, but there is great potential in the expansion of carbon- and energy-efficient shellfish aquaculture, as well as in the reduction of overcapacity in fisheries </w:t>
      </w:r>
      <w:r>
        <w:rPr>
          <w:rFonts w:ascii="Calibri" w:eastAsia="Calibri" w:hAnsi="Calibri" w:cs="Calibri"/>
          <w:sz w:val="22"/>
          <w:szCs w:val="22"/>
        </w:rPr>
        <w:t>(Allison &amp; Bassett, 2015)</w:t>
      </w:r>
      <w:r>
        <w:rPr>
          <w:sz w:val="22"/>
          <w:szCs w:val="22"/>
        </w:rPr>
        <w:t xml:space="preserve">. Finally, the tourism sector involves a diverse array of opportunities for improving energy efficiency, from fuel efficiency improvements and carbon offsets for various modes of travel to efficiency improvements being made by hotels and other tourism destinations around the world </w:t>
      </w:r>
      <w:r>
        <w:rPr>
          <w:rFonts w:ascii="Calibri" w:eastAsia="Calibri" w:hAnsi="Calibri" w:cs="Calibri"/>
          <w:sz w:val="22"/>
          <w:szCs w:val="22"/>
        </w:rPr>
        <w:t>(Allison &amp; Bassett, 2015)</w:t>
      </w:r>
      <w:r>
        <w:rPr>
          <w:sz w:val="22"/>
          <w:szCs w:val="22"/>
        </w:rPr>
        <w:t xml:space="preserve">. </w:t>
      </w:r>
    </w:p>
    <w:p w14:paraId="735B5928" w14:textId="77777777" w:rsidR="00573167" w:rsidRDefault="00573167"/>
    <w:p w14:paraId="12785A7B" w14:textId="77777777" w:rsidR="00573167" w:rsidRDefault="0059350F">
      <w:pPr>
        <w:pStyle w:val="Heading2"/>
      </w:pPr>
      <w:bookmarkStart w:id="347" w:name="_2p9pi9arr29j" w:colFirst="0" w:colLast="0"/>
      <w:bookmarkEnd w:id="347"/>
      <w:r>
        <w:t>5. Impacts of CC Mitigation in the Sea</w:t>
      </w:r>
    </w:p>
    <w:p w14:paraId="2E33D968" w14:textId="77777777" w:rsidR="00573167" w:rsidRDefault="0059350F">
      <w:r>
        <w:t>Global efforts to mitigate climate change include a variety of approaches that may themselves have impacts on ocean ecosystems, species assemblages, and the ocean economy. Here we discuss the potential marine impacts and opportunities of four major categories of climate change mitigation methods that directly affect the ocean: efforts to conserve and increase “blue carbon” storage; expansion of ocean-based renewable energy generation; deep sea mining to meet demand for rare earth elements; and geoengineering techniques.</w:t>
      </w:r>
    </w:p>
    <w:p w14:paraId="16283184" w14:textId="77777777" w:rsidR="00573167" w:rsidRDefault="0059350F">
      <w:pPr>
        <w:pStyle w:val="Heading3"/>
      </w:pPr>
      <w:bookmarkStart w:id="348" w:name="_indm1furrakq" w:colFirst="0" w:colLast="0"/>
      <w:bookmarkEnd w:id="348"/>
      <w:r>
        <w:t>5.1 Conservation and Expansion of Blue Carbon</w:t>
      </w:r>
    </w:p>
    <w:p w14:paraId="1F005A6A" w14:textId="77777777" w:rsidR="00573167" w:rsidRDefault="0059350F">
      <w:r>
        <w:t xml:space="preserve">The term “blue carbon” refers to the capacity of marine ecosystems to store organic carbon over centuries or millennia </w:t>
      </w:r>
      <w:r>
        <w:rPr>
          <w:rFonts w:ascii="Calibri" w:eastAsia="Calibri" w:hAnsi="Calibri" w:cs="Calibri"/>
        </w:rPr>
        <w:t>(Serrano, Kelleway, Lovelock, &amp; Lavery, 2019)</w:t>
      </w:r>
      <w:r>
        <w:t>. The ocean is the largest carbon sink on Earth, having already sequestered nearly 1/3 of all atmospheric CO</w:t>
      </w:r>
      <w:r>
        <w:rPr>
          <w:vertAlign w:val="subscript"/>
        </w:rPr>
        <w:t>2</w:t>
      </w:r>
      <w:r>
        <w:t xml:space="preserve"> emissions since the early 1700s </w:t>
      </w:r>
      <w:r>
        <w:rPr>
          <w:rFonts w:ascii="Calibri" w:eastAsia="Calibri" w:hAnsi="Calibri" w:cs="Calibri"/>
        </w:rPr>
        <w:t>(Gattuso et al., 2015)</w:t>
      </w:r>
      <w:r>
        <w:t xml:space="preserve">. Through a process known as the “biological pump”, marine organisms convert CO₂ into biomass through photosynthesis, a portion of which is deposited and buried on the seafloor, thus removing it from the atmospheric carbon cycle on a long enough time scale to constitute a carbon sink  </w:t>
      </w:r>
      <w:r>
        <w:rPr>
          <w:rFonts w:ascii="Calibri" w:eastAsia="Calibri" w:hAnsi="Calibri" w:cs="Calibri"/>
        </w:rPr>
        <w:t>(Serrano et al., 2019; Vaughan &amp; Lenton, 2011)</w:t>
      </w:r>
      <w:r>
        <w:t xml:space="preserve">. </w:t>
      </w:r>
      <w:r>
        <w:lastRenderedPageBreak/>
        <w:t xml:space="preserve">Marine carbon fixation occurs both in the open ocean and along the coast, and there are opportunities to increase the sequestration capacity and contribute to climate change mitigation in both areas. </w:t>
      </w:r>
    </w:p>
    <w:p w14:paraId="6B995698" w14:textId="77777777" w:rsidR="00573167" w:rsidRDefault="00573167"/>
    <w:p w14:paraId="749BE6FF" w14:textId="77777777" w:rsidR="00573167" w:rsidRDefault="0059350F">
      <w:r>
        <w:t xml:space="preserve">Vegetated coastal ecosystems – primarily seagrasses, mangrove forests, and tidal marshes – occupy only 0.2% of the global ocean surface, but have an exceptional capacity for carbon sequestration, contributing up to 50% of carbon burial in marine sediments </w:t>
      </w:r>
      <w:r>
        <w:rPr>
          <w:rFonts w:ascii="Calibri" w:eastAsia="Calibri" w:hAnsi="Calibri" w:cs="Calibri"/>
        </w:rPr>
        <w:t>(Duarte, 2017; Duarte, Losada, Hendriks, Mazarrasa, &amp; Marbà, 2013; Serrano et al., 2019)</w:t>
      </w:r>
      <w:r>
        <w:t xml:space="preserve">, far outpacing the capacity per unit area of terrestrial habitats </w:t>
      </w:r>
      <w:r>
        <w:rPr>
          <w:rFonts w:ascii="Calibri" w:eastAsia="Calibri" w:hAnsi="Calibri" w:cs="Calibri"/>
        </w:rPr>
        <w:t>(Serrano et al., 2019)</w:t>
      </w:r>
      <w:r>
        <w:t xml:space="preserve">. Kelp and other macroalgal beds have also recently been identified as contributors to global blue carbon storage </w:t>
      </w:r>
      <w:r>
        <w:rPr>
          <w:rFonts w:ascii="Calibri" w:eastAsia="Calibri" w:hAnsi="Calibri" w:cs="Calibri"/>
        </w:rPr>
        <w:t>(Serrano et al., 2019)</w:t>
      </w:r>
      <w:r>
        <w:t xml:space="preserve">, and although there is significant debate around whether coral reefs act as carbon sources or sinks, the presence of coral reefs adjacent to seagrass beds and mangrove forests may improve the blue carbon efficacy of the system as a whole </w:t>
      </w:r>
      <w:r>
        <w:rPr>
          <w:rFonts w:ascii="Calibri" w:eastAsia="Calibri" w:hAnsi="Calibri" w:cs="Calibri"/>
        </w:rPr>
        <w:t>(Watanabe &amp; Nakamura, 2019)</w:t>
      </w:r>
      <w:r>
        <w:t>.</w:t>
      </w:r>
    </w:p>
    <w:p w14:paraId="1BF9C67D" w14:textId="77777777" w:rsidR="00573167" w:rsidRDefault="00573167"/>
    <w:p w14:paraId="58407B02" w14:textId="77777777" w:rsidR="00573167" w:rsidRDefault="0059350F">
      <w:r>
        <w:t xml:space="preserve">While the capacity to expand the existing inventories of fixed carbon in vegetated coastal ecosystems is limited, there is a critical need to protect them from degradation and conversion to alternative land uses </w:t>
      </w:r>
      <w:r>
        <w:rPr>
          <w:rFonts w:ascii="Calibri" w:eastAsia="Calibri" w:hAnsi="Calibri" w:cs="Calibri"/>
        </w:rPr>
        <w:t>(Allison &amp; Bassett, 2015)</w:t>
      </w:r>
      <w:r>
        <w:t xml:space="preserve">. These ecosystems are among the most threatened habitats on Earth, and their current and projected loss not only reduces global CO₂ uptake, but also releases large amounts of carbon currently stored in their biomass and soils </w:t>
      </w:r>
      <w:r>
        <w:rPr>
          <w:rFonts w:ascii="Calibri" w:eastAsia="Calibri" w:hAnsi="Calibri" w:cs="Calibri"/>
        </w:rPr>
        <w:t>(Allison &amp; Bassett, 2015; Duarte, 2017; Gattuso et al., 2015; Serrano et al., 2019)</w:t>
      </w:r>
      <w:r>
        <w:t xml:space="preserve">. There may be significant blue carbon potential in the restoration of marine vegetation where large portions of the coastline have been lost to development, as well as in the expansion of macroalgae aquaculture </w:t>
      </w:r>
      <w:r>
        <w:rPr>
          <w:rFonts w:ascii="Calibri" w:eastAsia="Calibri" w:hAnsi="Calibri" w:cs="Calibri"/>
        </w:rPr>
        <w:t>(Duarte, 2017)</w:t>
      </w:r>
      <w:r>
        <w:t xml:space="preserve">. In addition to their carbon sequestration capacity, vegetated marine ecosystems also provide coastal protection and sea level rise mitigation services, regulate water quality, provide critical habitats for many marine species including commercially important fishery targets, and enhance system biodiversity and resilience </w:t>
      </w:r>
      <w:r>
        <w:rPr>
          <w:rFonts w:ascii="Calibri" w:eastAsia="Calibri" w:hAnsi="Calibri" w:cs="Calibri"/>
        </w:rPr>
        <w:t>(Serrano et al., 2019)</w:t>
      </w:r>
      <w:r>
        <w:t xml:space="preserve">. Thus, their protection and restoration would have multiple synergistic benefits </w:t>
      </w:r>
      <w:r>
        <w:rPr>
          <w:rFonts w:ascii="Calibri" w:eastAsia="Calibri" w:hAnsi="Calibri" w:cs="Calibri"/>
        </w:rPr>
        <w:t>(Allison &amp; Bassett, 2015)</w:t>
      </w:r>
      <w:r>
        <w:t xml:space="preserve">. </w:t>
      </w:r>
    </w:p>
    <w:p w14:paraId="3CBBCE26" w14:textId="77777777" w:rsidR="00573167" w:rsidRDefault="00573167"/>
    <w:p w14:paraId="0BE05A28" w14:textId="77777777" w:rsidR="00573167" w:rsidRDefault="0059350F">
      <w:r>
        <w:t xml:space="preserve">There are also potential opportunities to increase the open ocean’s capacity to sequester carbon where the biological pump moves biogenic carbon to depths of 1000 m or more, capturing it for centuries or longer </w:t>
      </w:r>
      <w:r>
        <w:rPr>
          <w:rFonts w:ascii="Calibri" w:eastAsia="Calibri" w:hAnsi="Calibri" w:cs="Calibri"/>
        </w:rPr>
        <w:t>(Burd et al., 2016)</w:t>
      </w:r>
      <w:r>
        <w:t xml:space="preserve">. The main sources of this biogenic carbon are feces, mucus, and dead organisms. Researchers have recently suggested that fisheries could be managed to have higher standing stock biomass, even in the face of climate change </w:t>
      </w:r>
      <w:r>
        <w:rPr>
          <w:rFonts w:ascii="Calibri" w:eastAsia="Calibri" w:hAnsi="Calibri" w:cs="Calibri"/>
        </w:rPr>
        <w:t>(Gaines et al., 2018; Hilborn &amp; Costello, 2018)</w:t>
      </w:r>
      <w:r>
        <w:t>, which would theoretically increase input of organic matter (including carbon) to the biological pump. Fostering the recovery of larger, deeper-diving fish and marine mammals could also increase upward fluxes of fixed nitrogen and other limiting nutrients from the deep ocean, thereby spurring additional primary productivity and subsequent CO</w:t>
      </w:r>
      <w:r>
        <w:rPr>
          <w:vertAlign w:val="subscript"/>
        </w:rPr>
        <w:t>2</w:t>
      </w:r>
      <w:r>
        <w:t xml:space="preserve"> fixation </w:t>
      </w:r>
      <w:r>
        <w:rPr>
          <w:rFonts w:ascii="Calibri" w:eastAsia="Calibri" w:hAnsi="Calibri" w:cs="Calibri"/>
        </w:rPr>
        <w:t>(Aumont, Maury, Lefort, &amp; Bopp, 2018)</w:t>
      </w:r>
      <w:r>
        <w:t>.</w:t>
      </w:r>
    </w:p>
    <w:p w14:paraId="38EF558C" w14:textId="77777777" w:rsidR="00573167" w:rsidRDefault="0059350F">
      <w:pPr>
        <w:pStyle w:val="Heading3"/>
      </w:pPr>
      <w:bookmarkStart w:id="349" w:name="_i2lwm95r4gko" w:colFirst="0" w:colLast="0"/>
      <w:bookmarkEnd w:id="349"/>
      <w:r>
        <w:t xml:space="preserve">5.2 Expansion of ocean renewables </w:t>
      </w:r>
    </w:p>
    <w:p w14:paraId="50B1AB5C" w14:textId="77777777" w:rsidR="00573167" w:rsidRDefault="0059350F">
      <w:r>
        <w:t xml:space="preserve">Marine renewable energy sources have significant potential for reducing human demand for fossil fuels and reducing climate-changing GHGs </w:t>
      </w:r>
      <w:r>
        <w:rPr>
          <w:rFonts w:ascii="Calibri" w:eastAsia="Calibri" w:hAnsi="Calibri" w:cs="Calibri"/>
        </w:rPr>
        <w:t>(Boehlert &amp; Gill, 2010)</w:t>
      </w:r>
      <w:r>
        <w:t xml:space="preserve">. Technologies capable of producing energy from the ocean are vast and expanding, with most taking advantage of wind, </w:t>
      </w:r>
      <w:r>
        <w:lastRenderedPageBreak/>
        <w:t xml:space="preserve">waves, currents, tides, or thermal gradients, collectively referred to as offshore renewable energy developments (ORED) </w:t>
      </w:r>
      <w:r>
        <w:rPr>
          <w:rFonts w:ascii="Calibri" w:eastAsia="Calibri" w:hAnsi="Calibri" w:cs="Calibri"/>
        </w:rPr>
        <w:t>(Boehlert &amp; Gill, 2010)</w:t>
      </w:r>
      <w:r>
        <w:t xml:space="preserve">. As these technologies expand, they will impact the oceans both above and below the water’s surface through six channels, discussed in depth in Boehlert &amp; Gill, 2010: </w:t>
      </w:r>
    </w:p>
    <w:p w14:paraId="4B07B78C" w14:textId="77777777" w:rsidR="00573167" w:rsidRDefault="0059350F">
      <w:pPr>
        <w:numPr>
          <w:ilvl w:val="0"/>
          <w:numId w:val="8"/>
        </w:numPr>
        <w:pBdr>
          <w:top w:val="nil"/>
          <w:left w:val="nil"/>
          <w:bottom w:val="nil"/>
          <w:right w:val="nil"/>
          <w:between w:val="nil"/>
        </w:pBdr>
        <w:spacing w:line="259" w:lineRule="auto"/>
      </w:pPr>
      <w:r>
        <w:rPr>
          <w:color w:val="000000"/>
        </w:rPr>
        <w:t xml:space="preserve">Physical presence: Stationary structures such as support pillars and cables will alter pelagic habitats and bottom communities. Structures not treated with anti-fouling chemicals will create new settlement habitats, essentially forming artificial reefs and de facto “fish aggregation devices.” ORED structures may also create barriers to species migration above and below water. </w:t>
      </w:r>
    </w:p>
    <w:p w14:paraId="02194882" w14:textId="77777777" w:rsidR="00573167" w:rsidRDefault="0059350F">
      <w:pPr>
        <w:numPr>
          <w:ilvl w:val="0"/>
          <w:numId w:val="8"/>
        </w:numPr>
        <w:pBdr>
          <w:top w:val="nil"/>
          <w:left w:val="nil"/>
          <w:bottom w:val="nil"/>
          <w:right w:val="nil"/>
          <w:between w:val="nil"/>
        </w:pBdr>
        <w:spacing w:line="259" w:lineRule="auto"/>
      </w:pPr>
      <w:r>
        <w:rPr>
          <w:color w:val="000000"/>
        </w:rPr>
        <w:t>Dynamic effects: Structures with moving parts (e.g., wind energy devices and below-water turbines) may be especially hazardous to migratory birds, cetaceans, and fish. Oscillating structures, such buoys and rotors will modify water movement, turbulence, and stratification, potentially altering the associated movements of marine species.</w:t>
      </w:r>
    </w:p>
    <w:p w14:paraId="1EFF641E" w14:textId="77777777" w:rsidR="00573167" w:rsidRDefault="0059350F">
      <w:pPr>
        <w:numPr>
          <w:ilvl w:val="0"/>
          <w:numId w:val="8"/>
        </w:numPr>
        <w:pBdr>
          <w:top w:val="nil"/>
          <w:left w:val="nil"/>
          <w:bottom w:val="nil"/>
          <w:right w:val="nil"/>
          <w:between w:val="nil"/>
        </w:pBdr>
        <w:spacing w:line="259" w:lineRule="auto"/>
      </w:pPr>
      <w:r>
        <w:rPr>
          <w:color w:val="000000"/>
        </w:rPr>
        <w:t>Chemical effects: Anti-fouling and other chemicals used on ORED technologies can leach into the surrounding water. Construction, servicing, and decommissioning of structures brings additional risks of chemical spills. Furthermore, the movement of deep water to the surface during ocean thermal energy conversion can change chemical conditions through the increased input of nutrients, heavy metals</w:t>
      </w:r>
      <w:r>
        <w:t>,</w:t>
      </w:r>
      <w:r>
        <w:rPr>
          <w:color w:val="000000"/>
        </w:rPr>
        <w:t xml:space="preserve"> and carbon dioxide, which can also outgas to the atmosphere.</w:t>
      </w:r>
    </w:p>
    <w:p w14:paraId="46B091EA" w14:textId="77777777" w:rsidR="00573167" w:rsidRDefault="0059350F">
      <w:pPr>
        <w:numPr>
          <w:ilvl w:val="0"/>
          <w:numId w:val="8"/>
        </w:numPr>
        <w:pBdr>
          <w:top w:val="nil"/>
          <w:left w:val="nil"/>
          <w:bottom w:val="nil"/>
          <w:right w:val="nil"/>
          <w:between w:val="nil"/>
        </w:pBdr>
        <w:spacing w:line="259" w:lineRule="auto"/>
      </w:pPr>
      <w:r>
        <w:rPr>
          <w:color w:val="000000"/>
        </w:rPr>
        <w:t>Acoustic effects: Acoustic ORED impacts will be most severe during survey and construction phases, but noise from moving ORED structures may impact marine species during the operational phase as well.</w:t>
      </w:r>
    </w:p>
    <w:p w14:paraId="7EDAA5A1" w14:textId="77777777" w:rsidR="00573167" w:rsidRDefault="0059350F">
      <w:pPr>
        <w:numPr>
          <w:ilvl w:val="0"/>
          <w:numId w:val="8"/>
        </w:numPr>
        <w:pBdr>
          <w:top w:val="nil"/>
          <w:left w:val="nil"/>
          <w:bottom w:val="nil"/>
          <w:right w:val="nil"/>
          <w:between w:val="nil"/>
        </w:pBdr>
        <w:spacing w:line="259" w:lineRule="auto"/>
      </w:pPr>
      <w:r>
        <w:rPr>
          <w:color w:val="000000"/>
        </w:rPr>
        <w:t>Electromagnetic field effects: The transmission of electricity from ORED structures to shore generates low-frequency electromagnetic fields in the surrounding water, which may change the behavior of marine species that use natural electric and/ or magnetic fields for a variety of behaviors. Electricity-transmitting cables may also increase the temperature of the surrounding water and sediment, but the effects of this are still unknown.</w:t>
      </w:r>
    </w:p>
    <w:p w14:paraId="251119B6" w14:textId="77777777" w:rsidR="00573167" w:rsidRDefault="0059350F">
      <w:pPr>
        <w:numPr>
          <w:ilvl w:val="0"/>
          <w:numId w:val="8"/>
        </w:numPr>
        <w:pBdr>
          <w:top w:val="nil"/>
          <w:left w:val="nil"/>
          <w:bottom w:val="nil"/>
          <w:right w:val="nil"/>
          <w:between w:val="nil"/>
        </w:pBdr>
        <w:spacing w:after="160" w:line="259" w:lineRule="auto"/>
      </w:pPr>
      <w:r>
        <w:rPr>
          <w:color w:val="000000"/>
        </w:rPr>
        <w:t>Effects of the energy removal itself: Energy removal from the water can change local water movement (for example seasonal opening and closing of estuary systems), more distant current patterns, tidal ranges, and thermal regimes. All of these changes may impact productivity patterns and species movement.</w:t>
      </w:r>
    </w:p>
    <w:p w14:paraId="1C14174A" w14:textId="77777777" w:rsidR="00573167" w:rsidRDefault="0059350F">
      <w:r>
        <w:t xml:space="preserve">Each of these impacts must be evaluated throughout the stages of development, and across spatial and temporal scales (i.e. local vs. far-reaching, and short- vs. long-term impacts). The cumulative impacts of multiple adjacent developments must also be understood </w:t>
      </w:r>
      <w:r>
        <w:rPr>
          <w:rFonts w:ascii="Calibri" w:eastAsia="Calibri" w:hAnsi="Calibri" w:cs="Calibri"/>
        </w:rPr>
        <w:t>(Boehlert &amp; Gill, 2010)</w:t>
      </w:r>
      <w:r>
        <w:t>.</w:t>
      </w:r>
    </w:p>
    <w:p w14:paraId="49CE1FE3" w14:textId="77777777" w:rsidR="00573167" w:rsidRDefault="0059350F">
      <w:pPr>
        <w:pStyle w:val="Heading3"/>
      </w:pPr>
      <w:bookmarkStart w:id="350" w:name="_uh55h0gcxpv" w:colFirst="0" w:colLast="0"/>
      <w:bookmarkEnd w:id="350"/>
      <w:r>
        <w:t>5.3 Expansion of deep sea mining to meet demand for rare earth elements</w:t>
      </w:r>
    </w:p>
    <w:p w14:paraId="03AA358A" w14:textId="77777777" w:rsidR="00573167" w:rsidRDefault="0059350F">
      <w:r>
        <w:t xml:space="preserve">Rare earth elements (a group of 17 elements comprised of 15 lanthanides, plus Yttrium and Scandium) are critical to the development and operation of a variety of renewable energy technologies, including solar cells, wind turbines, and electric vehicles </w:t>
      </w:r>
      <w:r>
        <w:rPr>
          <w:rFonts w:ascii="Calibri" w:eastAsia="Calibri" w:hAnsi="Calibri" w:cs="Calibri"/>
        </w:rPr>
        <w:t>(Dutta et al., 2016)</w:t>
      </w:r>
      <w:r>
        <w:t xml:space="preserve">, but current land-based supply streams may not meet growing demand </w:t>
      </w:r>
      <w:r>
        <w:rPr>
          <w:rFonts w:ascii="Calibri" w:eastAsia="Calibri" w:hAnsi="Calibri" w:cs="Calibri"/>
        </w:rPr>
        <w:t>(Dutta et al., 2016; Miller, Thompson, Johnston, &amp; Santillo, 2018)</w:t>
      </w:r>
      <w:r>
        <w:t xml:space="preserve">. Mining contracts for deep-sea resources including rare earths have been awarded to a number of countries </w:t>
      </w:r>
      <w:r>
        <w:rPr>
          <w:rFonts w:ascii="Calibri" w:eastAsia="Calibri" w:hAnsi="Calibri" w:cs="Calibri"/>
        </w:rPr>
        <w:t>(Miller et al., 2018)</w:t>
      </w:r>
      <w:r>
        <w:t xml:space="preserve">. In addition to the usual </w:t>
      </w:r>
      <w:r>
        <w:lastRenderedPageBreak/>
        <w:t xml:space="preserve">risks associated with mining and other extractive industries in the ocean (including potential for release of toxic elements, increased noise, heat and light pollution, and loss of biodiversity), these deep-sea mining operations will carry additional risks related to impacts to the fragile marine ecosystems found on the deep-ocean floor, many of which have been recognized as vulnerable </w:t>
      </w:r>
      <w:r>
        <w:rPr>
          <w:rFonts w:ascii="Calibri" w:eastAsia="Calibri" w:hAnsi="Calibri" w:cs="Calibri"/>
        </w:rPr>
        <w:t>(Miller et al., 2018)</w:t>
      </w:r>
      <w:r>
        <w:t xml:space="preserve">. Furthermore, impacts may extend many kilometers away from mining sites and the long-term impacts will be much more significant than in shallow water because deep sea habitats can take decades to millennia to recover </w:t>
      </w:r>
      <w:r>
        <w:rPr>
          <w:rFonts w:ascii="Calibri" w:eastAsia="Calibri" w:hAnsi="Calibri" w:cs="Calibri"/>
        </w:rPr>
        <w:t>(Miller et al., 2018)</w:t>
      </w:r>
      <w:r>
        <w:t xml:space="preserve">. </w:t>
      </w:r>
    </w:p>
    <w:p w14:paraId="33D49C17" w14:textId="77777777" w:rsidR="00573167" w:rsidRDefault="0059350F">
      <w:pPr>
        <w:pStyle w:val="Heading3"/>
      </w:pPr>
      <w:bookmarkStart w:id="351" w:name="_79sg738etr68" w:colFirst="0" w:colLast="0"/>
      <w:bookmarkEnd w:id="351"/>
      <w:r>
        <w:t>5.4 Geoengineering solutions</w:t>
      </w:r>
    </w:p>
    <w:p w14:paraId="7E74F797" w14:textId="77777777" w:rsidR="00573167" w:rsidRDefault="0059350F">
      <w:r>
        <w:t>A variety of ocean-based geoengineering concepts have been suggested to help mitigate climate change, including: “cloud brightening,” by mechanical or biological means, to increase atmospheric albedo; fertilization of patches of the ocean with limiting nutrients (iron, nitrogen, or phosphorus) to enhance primary productivity and sequestration of carbon (see blue carbon discussion above); induction of upwelling to do the same; induction of downwelling to increase the sinking of CO</w:t>
      </w:r>
      <w:r>
        <w:rPr>
          <w:vertAlign w:val="subscript"/>
        </w:rPr>
        <w:t>2</w:t>
      </w:r>
      <w:r>
        <w:t xml:space="preserve"> rich waters; and “enhanced weathering,” wherein materials such as carbonate or silicate are added to the water to increase alkalinity, thereby stimulating removal of CO</w:t>
      </w:r>
      <w:r>
        <w:rPr>
          <w:vertAlign w:val="subscript"/>
        </w:rPr>
        <w:t>2</w:t>
      </w:r>
      <w:r>
        <w:t xml:space="preserve"> from the atmosphere (Allison &amp; Bassett, 2015; Vaughan &amp; Lenton, 2011). </w:t>
      </w:r>
    </w:p>
    <w:p w14:paraId="684B68DE" w14:textId="77777777" w:rsidR="00573167" w:rsidRDefault="00573167"/>
    <w:p w14:paraId="30030728" w14:textId="77777777" w:rsidR="00573167" w:rsidRDefault="0059350F">
      <w:r>
        <w:t xml:space="preserve">While the costs of implementing any of these techniques are currently prohibitive, and the carbon-balance effects are highly uncertain </w:t>
      </w:r>
      <w:r>
        <w:rPr>
          <w:rFonts w:ascii="Calibri" w:eastAsia="Calibri" w:hAnsi="Calibri" w:cs="Calibri"/>
        </w:rPr>
        <w:t>(Allison &amp; Bassett, 2015; Vaughan &amp; Lenton, 2011)</w:t>
      </w:r>
      <w:r>
        <w:t xml:space="preserve">, even if they prove cost-effective and sequester substantial amounts of carbon they may result in unwanted ocean impacts. For example, ocean fertilization could lead to increased deoxygenation and eutrophication, and adjustments to natural upwelling and downwelling patterns could alter primary productivity and change community structures and functions </w:t>
      </w:r>
      <w:r>
        <w:rPr>
          <w:rFonts w:ascii="Calibri" w:eastAsia="Calibri" w:hAnsi="Calibri" w:cs="Calibri"/>
        </w:rPr>
        <w:t>(Vaughan &amp; Lenton, 2011)</w:t>
      </w:r>
      <w:r>
        <w:t xml:space="preserve">. Increasing cloud cover could generate unwanted weather patterns </w:t>
      </w:r>
      <w:r>
        <w:rPr>
          <w:rFonts w:ascii="Calibri" w:eastAsia="Calibri" w:hAnsi="Calibri" w:cs="Calibri"/>
        </w:rPr>
        <w:t>(Irvine, Ridgwell, &amp; Lunt, 2010; Jones, Haywood, &amp; Boucher, 2009)</w:t>
      </w:r>
      <w:r>
        <w:t xml:space="preserve"> and only address global temperature changes, without reducing other impacts, such as ocean acidification </w:t>
      </w:r>
      <w:r>
        <w:rPr>
          <w:rFonts w:ascii="Calibri" w:eastAsia="Calibri" w:hAnsi="Calibri" w:cs="Calibri"/>
        </w:rPr>
        <w:t>(Gattuso et al., 2015; Vaughan &amp; Lenton, 2011)</w:t>
      </w:r>
      <w:r>
        <w:t xml:space="preserve">. Each of these impacts could have significant consequences for other sectors of the ocean economy, as discussed above. Finally, there may be important ethical implications associated with many of these geoengineering options related to the uneven distribution of impacts </w:t>
      </w:r>
      <w:r>
        <w:rPr>
          <w:rFonts w:ascii="Calibri" w:eastAsia="Calibri" w:hAnsi="Calibri" w:cs="Calibri"/>
        </w:rPr>
        <w:t>(Allison &amp; Bassett, 2015; Jones et al., 2009; Vaughan &amp; Lenton, 2011)</w:t>
      </w:r>
      <w:r>
        <w:t>.</w:t>
      </w:r>
    </w:p>
    <w:p w14:paraId="7F3662B1" w14:textId="77777777" w:rsidR="00573167" w:rsidRDefault="00573167"/>
    <w:p w14:paraId="64752658" w14:textId="77777777" w:rsidR="00573167" w:rsidRDefault="0059350F">
      <w:pPr>
        <w:pStyle w:val="Heading2"/>
      </w:pPr>
      <w:bookmarkStart w:id="352" w:name="_49x2ik5" w:colFirst="0" w:colLast="0"/>
      <w:bookmarkEnd w:id="352"/>
      <w:r>
        <w:t>6. Conclusions and recommendations</w:t>
      </w:r>
    </w:p>
    <w:p w14:paraId="7D4CFC85" w14:textId="77777777" w:rsidR="00573167" w:rsidRDefault="0059350F">
      <w:r>
        <w:t>Across each of the above sectors of the ocean economy, the recommendations to build resilience to climate change and ensure the continued, or improved, provision of valued functions and services can be captured in three high-level mandates:</w:t>
      </w:r>
    </w:p>
    <w:p w14:paraId="0D807281" w14:textId="77777777" w:rsidR="00573167" w:rsidRDefault="0059350F">
      <w:pPr>
        <w:numPr>
          <w:ilvl w:val="0"/>
          <w:numId w:val="6"/>
        </w:numPr>
        <w:spacing w:before="200"/>
        <w:rPr>
          <w:b/>
        </w:rPr>
      </w:pPr>
      <w:r>
        <w:rPr>
          <w:b/>
        </w:rPr>
        <w:t>Be forward looking:</w:t>
      </w:r>
      <w:r>
        <w:t xml:space="preserve"> One thing that is certain about the future of the ocean economy is that it is going to see drastic changes as the climate changes. It will no longer be appropriate (or possible) to set our sights on historical benchmarks, or to assume that our usual metrics for measuring outcomes will remain stable. As the climate changes, </w:t>
      </w:r>
      <w:r>
        <w:lastRenderedPageBreak/>
        <w:t>each of the above-discussed ocean sectors will need to work to understand risks and anticipate changes, and make decisions that move systems towards holistic improvement. For wild-capture fisheries, looking forward will entail things like scenario planning and management strategy evaluation, while stock assessments, harvest controls, and allocation systems will all need to be more flexible, adaptive, and precautionary. Mariculture operations will need to invest in things like selective breeding and improvements to feed conversion ratios, and marine tourism operations may need to engage in practices aimed at building ecosystem resilience and health, and to identify new attractions to draw visitors.</w:t>
      </w:r>
    </w:p>
    <w:p w14:paraId="13B57FD4" w14:textId="77777777" w:rsidR="00573167" w:rsidRDefault="0059350F">
      <w:pPr>
        <w:numPr>
          <w:ilvl w:val="0"/>
          <w:numId w:val="6"/>
        </w:numPr>
        <w:spacing w:before="200"/>
        <w:rPr>
          <w:b/>
        </w:rPr>
      </w:pPr>
      <w:r>
        <w:rPr>
          <w:b/>
        </w:rPr>
        <w:t>Cooperate across boundaries:</w:t>
      </w:r>
      <w:r>
        <w:t xml:space="preserve"> It will also be critical to expand the current boundaries of our management decisions to allow for effective systems-level problem identification and solution development. As suitable habitats shift and change, marine species will move across jurisdictional boundaries and regional, national, and international cooperative agreements will be necessary to ensure they are well-managed, and that the benefits are </w:t>
      </w:r>
      <w:commentRangeStart w:id="353"/>
      <w:r>
        <w:t>fairly distributed, during and after the transition</w:t>
      </w:r>
      <w:commentRangeEnd w:id="353"/>
      <w:r>
        <w:commentReference w:id="353"/>
      </w:r>
      <w:r>
        <w:t>. For mariculture, it will be critical to incorporate other marine uses and sectors in the planning and implementation of operations. Tourism too will benefit on whole-systems thinking to ensure the durability of this sector into the future. In addition, it will be critical to share lessons learned and tools applied across and between sectors to ensure lower-capacity regions will not fall behind in the implementation of new solutions.</w:t>
      </w:r>
    </w:p>
    <w:p w14:paraId="34F5AE00" w14:textId="77777777" w:rsidR="00573167" w:rsidRDefault="0059350F">
      <w:pPr>
        <w:numPr>
          <w:ilvl w:val="0"/>
          <w:numId w:val="6"/>
        </w:numPr>
        <w:spacing w:before="200"/>
        <w:rPr>
          <w:b/>
        </w:rPr>
      </w:pPr>
      <w:r>
        <w:rPr>
          <w:b/>
        </w:rPr>
        <w:t>Focus on equity:</w:t>
      </w:r>
      <w:r>
        <w:t xml:space="preserve"> Finally, it will be profoundly important to examine the equity implications of all new and existing management decisions across these sectors, as climate change is likely to cause and exacerbate global inequities, and inequity reduces resilience. Truly inclusive, representative, participatory decision-making processes can help to address these concerns in all sectors. </w:t>
      </w:r>
    </w:p>
    <w:p w14:paraId="50210280" w14:textId="77777777" w:rsidR="00573167" w:rsidRDefault="0059350F">
      <w:pPr>
        <w:pStyle w:val="Heading2"/>
      </w:pPr>
      <w:bookmarkStart w:id="354" w:name="_d1mmyopq2cgq" w:colFirst="0" w:colLast="0"/>
      <w:bookmarkEnd w:id="354"/>
      <w:r>
        <w:t>Appendix</w:t>
      </w:r>
    </w:p>
    <w:p w14:paraId="1D69D3CD" w14:textId="77777777" w:rsidR="00573167" w:rsidRDefault="0059350F">
      <w:pPr>
        <w:rPr>
          <w:rFonts w:ascii="Times New Roman" w:eastAsia="Times New Roman" w:hAnsi="Times New Roman" w:cs="Times New Roman"/>
          <w:b/>
          <w:sz w:val="24"/>
          <w:szCs w:val="24"/>
          <w:shd w:val="clear" w:color="auto" w:fill="FFD966"/>
        </w:rPr>
      </w:pPr>
      <w:r>
        <w:rPr>
          <w:rFonts w:ascii="Times New Roman" w:eastAsia="Times New Roman" w:hAnsi="Times New Roman" w:cs="Times New Roman"/>
          <w:b/>
          <w:sz w:val="24"/>
          <w:szCs w:val="24"/>
          <w:shd w:val="clear" w:color="auto" w:fill="FFD966"/>
        </w:rPr>
        <w:t>Note: these are tables for Ren’s tourism section. Need to format.</w:t>
      </w:r>
    </w:p>
    <w:p w14:paraId="7FEF1724" w14:textId="77777777" w:rsidR="00573167" w:rsidRDefault="0059350F">
      <w:pPr>
        <w:rPr>
          <w:rFonts w:ascii="Times New Roman" w:eastAsia="Times New Roman" w:hAnsi="Times New Roman" w:cs="Times New Roman"/>
        </w:rPr>
      </w:pPr>
      <w:r>
        <w:rPr>
          <w:rFonts w:ascii="Times New Roman" w:eastAsia="Times New Roman" w:hAnsi="Times New Roman" w:cs="Times New Roman"/>
          <w:b/>
        </w:rPr>
        <w:t>Table A1.</w:t>
      </w:r>
      <w:r>
        <w:rPr>
          <w:rFonts w:ascii="Times New Roman" w:eastAsia="Times New Roman" w:hAnsi="Times New Roman" w:cs="Times New Roman"/>
        </w:rPr>
        <w:t xml:space="preserve"> Global atmospheric 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concentration (ppm) for different RCPs using CMIP5</w:t>
      </w:r>
      <w:r>
        <w:rPr>
          <w:rFonts w:ascii="Times New Roman" w:eastAsia="Times New Roman" w:hAnsi="Times New Roman" w:cs="Times New Roman"/>
          <w:sz w:val="36"/>
          <w:szCs w:val="36"/>
          <w:vertAlign w:val="superscript"/>
        </w:rPr>
        <w:t>[1]</w:t>
      </w:r>
      <w:r>
        <w:rPr>
          <w:rFonts w:ascii="Times New Roman" w:eastAsia="Times New Roman" w:hAnsi="Times New Roman" w:cs="Times New Roman"/>
        </w:rPr>
        <w:t>.</w:t>
      </w:r>
    </w:p>
    <w:tbl>
      <w:tblPr>
        <w:tblStyle w:val="a"/>
        <w:tblW w:w="9345" w:type="dxa"/>
        <w:tblBorders>
          <w:top w:val="nil"/>
          <w:left w:val="nil"/>
          <w:bottom w:val="nil"/>
          <w:right w:val="nil"/>
          <w:insideH w:val="nil"/>
          <w:insideV w:val="nil"/>
        </w:tblBorders>
        <w:tblLayout w:type="fixed"/>
        <w:tblLook w:val="0600" w:firstRow="0" w:lastRow="0" w:firstColumn="0" w:lastColumn="0" w:noHBand="1" w:noVBand="1"/>
      </w:tblPr>
      <w:tblGrid>
        <w:gridCol w:w="1845"/>
        <w:gridCol w:w="1875"/>
        <w:gridCol w:w="1875"/>
        <w:gridCol w:w="1875"/>
        <w:gridCol w:w="1875"/>
      </w:tblGrid>
      <w:tr w:rsidR="00573167" w14:paraId="5F9C095D" w14:textId="77777777">
        <w:trPr>
          <w:trHeight w:val="440"/>
        </w:trPr>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7BEB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Year \ RCP</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3BFEB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A6BD7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BE7C8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BC372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8.5</w:t>
            </w:r>
          </w:p>
        </w:tc>
      </w:tr>
      <w:tr w:rsidR="00573167" w14:paraId="7483A743" w14:textId="77777777">
        <w:trPr>
          <w:trHeight w:val="44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011D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2019</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69597C3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409.80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28FFF1C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408.88</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7DEC0BD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407.40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638EB35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412.82</w:t>
            </w:r>
          </w:p>
        </w:tc>
      </w:tr>
      <w:tr w:rsidR="00573167" w14:paraId="3529D14B" w14:textId="77777777">
        <w:trPr>
          <w:trHeight w:val="44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B4A32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2030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21E5270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430.78</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6F161E9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435.05</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3EA1514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428.88</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4DB85F3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448.83</w:t>
            </w:r>
          </w:p>
        </w:tc>
      </w:tr>
      <w:tr w:rsidR="00573167" w14:paraId="79B5770A" w14:textId="77777777">
        <w:trPr>
          <w:trHeight w:val="44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4EFDF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2050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1170DC4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442.70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31BF151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486.54</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A99CF6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477.67</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49B6826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540.54</w:t>
            </w:r>
          </w:p>
        </w:tc>
      </w:tr>
      <w:tr w:rsidR="00573167" w14:paraId="7AE6F7E1" w14:textId="77777777">
        <w:trPr>
          <w:trHeight w:val="44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A4C1B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2100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68A8E99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420.90</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33162AB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538.36</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74714E5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669.72</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39D6A78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935.87</w:t>
            </w:r>
          </w:p>
        </w:tc>
      </w:tr>
    </w:tbl>
    <w:p w14:paraId="09C07844" w14:textId="77777777" w:rsidR="00573167" w:rsidRDefault="00573167"/>
    <w:p w14:paraId="37D27031" w14:textId="77777777" w:rsidR="00573167" w:rsidRDefault="00284DA0">
      <w:r>
        <w:lastRenderedPageBreak/>
        <w:pict w14:anchorId="7B875754">
          <v:rect id="_x0000_i1025" style="width:0;height:1.5pt" o:hralign="center" o:hrstd="t" o:hr="t" fillcolor="#a0a0a0" stroked="f"/>
        </w:pict>
      </w:r>
    </w:p>
    <w:p w14:paraId="1F26D714" w14:textId="77777777" w:rsidR="00573167" w:rsidRDefault="0059350F">
      <w:pPr>
        <w:rPr>
          <w:rFonts w:ascii="Times New Roman" w:eastAsia="Times New Roman" w:hAnsi="Times New Roman" w:cs="Times New Roman"/>
          <w:color w:val="1155CC"/>
          <w:u w:val="single"/>
        </w:rPr>
      </w:pPr>
      <w:r>
        <w:rPr>
          <w:sz w:val="36"/>
          <w:szCs w:val="36"/>
          <w:vertAlign w:val="superscript"/>
        </w:rPr>
        <w:t>[1]</w:t>
      </w:r>
      <w:r>
        <w:rPr>
          <w:sz w:val="20"/>
          <w:szCs w:val="20"/>
        </w:rPr>
        <w:t xml:space="preserve"> </w:t>
      </w:r>
      <w:r>
        <w:rPr>
          <w:rFonts w:ascii="Times New Roman" w:eastAsia="Times New Roman" w:hAnsi="Times New Roman" w:cs="Times New Roman"/>
        </w:rPr>
        <w:t>Data from:</w:t>
      </w:r>
      <w:hyperlink r:id="rId14">
        <w:r>
          <w:rPr>
            <w:rFonts w:ascii="Times New Roman" w:eastAsia="Times New Roman" w:hAnsi="Times New Roman" w:cs="Times New Roman"/>
          </w:rPr>
          <w:t xml:space="preserve"> </w:t>
        </w:r>
      </w:hyperlink>
      <w:r>
        <w:fldChar w:fldCharType="begin"/>
      </w:r>
      <w:r>
        <w:instrText xml:space="preserve"> HYPERLINK "http://climexp.knmi.nl/getindices.cgi?WMO=CDIACData/RCP45_CO2&amp;STATION=RCP45_CO2&amp;TYPE=i&amp;id=someone@somewhere&amp;NPERYEAR=1" </w:instrText>
      </w:r>
      <w:r>
        <w:fldChar w:fldCharType="separate"/>
      </w:r>
      <w:r>
        <w:rPr>
          <w:rFonts w:ascii="Times New Roman" w:eastAsia="Times New Roman" w:hAnsi="Times New Roman" w:cs="Times New Roman"/>
          <w:color w:val="1155CC"/>
          <w:u w:val="single"/>
        </w:rPr>
        <w:t>http://climexp.knmi.nl/getindices.cgi?WMO=CDIACData/RCP45_CO2&amp;STATION=RCP45_CO2&amp;TYPE=i&amp;id=someone@somewhere&amp;NPERYEAR=1</w:t>
      </w:r>
    </w:p>
    <w:p w14:paraId="3015D47C" w14:textId="77777777" w:rsidR="00573167" w:rsidRDefault="0059350F">
      <w:r>
        <w:fldChar w:fldCharType="end"/>
      </w:r>
    </w:p>
    <w:p w14:paraId="5085780E" w14:textId="77777777" w:rsidR="00573167" w:rsidRDefault="0059350F">
      <w:pPr>
        <w:rPr>
          <w:rFonts w:ascii="Times New Roman" w:eastAsia="Times New Roman" w:hAnsi="Times New Roman" w:cs="Times New Roman"/>
        </w:rPr>
      </w:pPr>
      <w:r>
        <w:rPr>
          <w:rFonts w:ascii="Times New Roman" w:eastAsia="Times New Roman" w:hAnsi="Times New Roman" w:cs="Times New Roman"/>
          <w:b/>
        </w:rPr>
        <w:t>Table A2.</w:t>
      </w:r>
      <w:r>
        <w:rPr>
          <w:rFonts w:ascii="Times New Roman" w:eastAsia="Times New Roman" w:hAnsi="Times New Roman" w:cs="Times New Roman"/>
        </w:rPr>
        <w:t xml:space="preserve"> Climate change effect. Summary table for all countries and territories with &gt;50km</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of reef and total reef-related expenditure &gt;US$10 million/year (from Table A2 of Spalding </w:t>
      </w:r>
      <w:r>
        <w:rPr>
          <w:rFonts w:ascii="Times New Roman" w:eastAsia="Times New Roman" w:hAnsi="Times New Roman" w:cs="Times New Roman"/>
          <w:i/>
        </w:rPr>
        <w:t>et al.</w:t>
      </w:r>
      <w:r>
        <w:rPr>
          <w:rFonts w:ascii="Times New Roman" w:eastAsia="Times New Roman" w:hAnsi="Times New Roman" w:cs="Times New Roman"/>
        </w:rPr>
        <w:t xml:space="preserve"> 2017). </w:t>
      </w:r>
      <w:r>
        <w:rPr>
          <w:rFonts w:ascii="Times New Roman" w:eastAsia="Times New Roman" w:hAnsi="Times New Roman" w:cs="Times New Roman"/>
          <w:color w:val="2E2E2E"/>
        </w:rPr>
        <w:t xml:space="preserve">On-Reef Tourism value pertains to in-water activities such as diving, snorkeling, and glass-bottom boats. Adjacent Reef Tourism value captures a range of indirect benefits from coral reefs, including provision of sandy beaches, sheltered water, seafood, and attractive views. </w:t>
      </w:r>
      <w:r>
        <w:rPr>
          <w:rFonts w:ascii="Times New Roman" w:eastAsia="Times New Roman" w:hAnsi="Times New Roman" w:cs="Times New Roman"/>
        </w:rPr>
        <w:t>Country-level tourism values data provided by M. Spalding.</w:t>
      </w:r>
    </w:p>
    <w:tbl>
      <w:tblPr>
        <w:tblStyle w:val="a0"/>
        <w:tblW w:w="9345" w:type="dxa"/>
        <w:tblBorders>
          <w:top w:val="nil"/>
          <w:left w:val="nil"/>
          <w:bottom w:val="nil"/>
          <w:right w:val="nil"/>
          <w:insideH w:val="nil"/>
          <w:insideV w:val="nil"/>
        </w:tblBorders>
        <w:tblLayout w:type="fixed"/>
        <w:tblLook w:val="0600" w:firstRow="0" w:lastRow="0" w:firstColumn="0" w:lastColumn="0" w:noHBand="1" w:noVBand="1"/>
      </w:tblPr>
      <w:tblGrid>
        <w:gridCol w:w="1455"/>
        <w:gridCol w:w="1470"/>
        <w:gridCol w:w="990"/>
        <w:gridCol w:w="1305"/>
        <w:gridCol w:w="1410"/>
        <w:gridCol w:w="1305"/>
        <w:gridCol w:w="1410"/>
      </w:tblGrid>
      <w:tr w:rsidR="00573167" w14:paraId="307D549B" w14:textId="77777777">
        <w:trPr>
          <w:trHeight w:val="1140"/>
        </w:trPr>
        <w:tc>
          <w:tcPr>
            <w:tcW w:w="1455" w:type="dxa"/>
            <w:tcBorders>
              <w:top w:val="nil"/>
              <w:left w:val="nil"/>
              <w:bottom w:val="nil"/>
              <w:right w:val="nil"/>
            </w:tcBorders>
            <w:tcMar>
              <w:top w:w="100" w:type="dxa"/>
              <w:left w:w="100" w:type="dxa"/>
              <w:bottom w:w="100" w:type="dxa"/>
              <w:right w:w="100" w:type="dxa"/>
            </w:tcMar>
          </w:tcPr>
          <w:p w14:paraId="2B5B973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Country</w:t>
            </w:r>
          </w:p>
        </w:tc>
        <w:tc>
          <w:tcPr>
            <w:tcW w:w="1470" w:type="dxa"/>
            <w:tcBorders>
              <w:top w:val="nil"/>
              <w:left w:val="nil"/>
              <w:bottom w:val="nil"/>
              <w:right w:val="nil"/>
            </w:tcBorders>
            <w:tcMar>
              <w:top w:w="100" w:type="dxa"/>
              <w:left w:w="100" w:type="dxa"/>
              <w:bottom w:w="100" w:type="dxa"/>
              <w:right w:w="100" w:type="dxa"/>
            </w:tcMar>
          </w:tcPr>
          <w:p w14:paraId="73C4E28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Total Coral Reef Tourism Values (US$)</w:t>
            </w:r>
          </w:p>
        </w:tc>
        <w:tc>
          <w:tcPr>
            <w:tcW w:w="990" w:type="dxa"/>
            <w:tcBorders>
              <w:top w:val="nil"/>
              <w:left w:val="nil"/>
              <w:bottom w:val="nil"/>
              <w:right w:val="nil"/>
            </w:tcBorders>
            <w:tcMar>
              <w:top w:w="100" w:type="dxa"/>
              <w:left w:w="100" w:type="dxa"/>
              <w:bottom w:w="100" w:type="dxa"/>
              <w:right w:w="100" w:type="dxa"/>
            </w:tcMar>
          </w:tcPr>
          <w:p w14:paraId="6334700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Percent On-Reef (%)</w:t>
            </w:r>
          </w:p>
        </w:tc>
        <w:tc>
          <w:tcPr>
            <w:tcW w:w="1305" w:type="dxa"/>
            <w:tcBorders>
              <w:top w:val="nil"/>
              <w:left w:val="nil"/>
              <w:bottom w:val="nil"/>
              <w:right w:val="nil"/>
            </w:tcBorders>
            <w:tcMar>
              <w:top w:w="100" w:type="dxa"/>
              <w:left w:w="100" w:type="dxa"/>
              <w:bottom w:w="100" w:type="dxa"/>
              <w:right w:w="100" w:type="dxa"/>
            </w:tcMar>
          </w:tcPr>
          <w:p w14:paraId="6DBA7B8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 Change in Coral Cover (RCP 4.5)</w:t>
            </w:r>
          </w:p>
        </w:tc>
        <w:tc>
          <w:tcPr>
            <w:tcW w:w="1410" w:type="dxa"/>
            <w:tcBorders>
              <w:top w:val="nil"/>
              <w:left w:val="nil"/>
              <w:bottom w:val="nil"/>
              <w:right w:val="nil"/>
            </w:tcBorders>
            <w:tcMar>
              <w:top w:w="100" w:type="dxa"/>
              <w:left w:w="100" w:type="dxa"/>
              <w:bottom w:w="100" w:type="dxa"/>
              <w:right w:w="100" w:type="dxa"/>
            </w:tcMar>
          </w:tcPr>
          <w:p w14:paraId="2622ED9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 Change in Tourism Values (RCP 4.5)</w:t>
            </w:r>
          </w:p>
        </w:tc>
        <w:tc>
          <w:tcPr>
            <w:tcW w:w="1305" w:type="dxa"/>
            <w:tcBorders>
              <w:top w:val="nil"/>
              <w:left w:val="nil"/>
              <w:bottom w:val="nil"/>
              <w:right w:val="nil"/>
            </w:tcBorders>
            <w:tcMar>
              <w:top w:w="100" w:type="dxa"/>
              <w:left w:w="100" w:type="dxa"/>
              <w:bottom w:w="100" w:type="dxa"/>
              <w:right w:w="100" w:type="dxa"/>
            </w:tcMar>
          </w:tcPr>
          <w:p w14:paraId="2500E4F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 Change in Coral Cover (RCP 8.5)</w:t>
            </w:r>
          </w:p>
        </w:tc>
        <w:tc>
          <w:tcPr>
            <w:tcW w:w="1410" w:type="dxa"/>
            <w:tcBorders>
              <w:top w:val="nil"/>
              <w:left w:val="nil"/>
              <w:bottom w:val="nil"/>
              <w:right w:val="nil"/>
            </w:tcBorders>
            <w:tcMar>
              <w:top w:w="100" w:type="dxa"/>
              <w:left w:w="100" w:type="dxa"/>
              <w:bottom w:w="100" w:type="dxa"/>
              <w:right w:w="100" w:type="dxa"/>
            </w:tcMar>
          </w:tcPr>
          <w:p w14:paraId="2E5C92E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 Change in Tourism Values (RCP 8.5)</w:t>
            </w:r>
          </w:p>
        </w:tc>
      </w:tr>
      <w:tr w:rsidR="00573167" w14:paraId="616EEA64" w14:textId="77777777">
        <w:trPr>
          <w:trHeight w:val="480"/>
        </w:trPr>
        <w:tc>
          <w:tcPr>
            <w:tcW w:w="1455" w:type="dxa"/>
            <w:tcBorders>
              <w:top w:val="nil"/>
              <w:left w:val="nil"/>
              <w:bottom w:val="nil"/>
              <w:right w:val="nil"/>
            </w:tcBorders>
            <w:tcMar>
              <w:top w:w="100" w:type="dxa"/>
              <w:left w:w="100" w:type="dxa"/>
              <w:bottom w:w="100" w:type="dxa"/>
              <w:right w:w="100" w:type="dxa"/>
            </w:tcMar>
          </w:tcPr>
          <w:p w14:paraId="5323953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Egypt</w:t>
            </w:r>
          </w:p>
        </w:tc>
        <w:tc>
          <w:tcPr>
            <w:tcW w:w="1470" w:type="dxa"/>
            <w:tcBorders>
              <w:top w:val="nil"/>
              <w:left w:val="nil"/>
              <w:bottom w:val="nil"/>
              <w:right w:val="nil"/>
            </w:tcBorders>
            <w:tcMar>
              <w:top w:w="100" w:type="dxa"/>
              <w:left w:w="100" w:type="dxa"/>
              <w:bottom w:w="100" w:type="dxa"/>
              <w:right w:w="100" w:type="dxa"/>
            </w:tcMar>
          </w:tcPr>
          <w:p w14:paraId="1720A08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6,917,028</w:t>
            </w:r>
          </w:p>
        </w:tc>
        <w:tc>
          <w:tcPr>
            <w:tcW w:w="990" w:type="dxa"/>
            <w:tcBorders>
              <w:top w:val="nil"/>
              <w:left w:val="nil"/>
              <w:bottom w:val="nil"/>
              <w:right w:val="nil"/>
            </w:tcBorders>
            <w:tcMar>
              <w:top w:w="100" w:type="dxa"/>
              <w:left w:w="100" w:type="dxa"/>
              <w:bottom w:w="100" w:type="dxa"/>
              <w:right w:w="100" w:type="dxa"/>
            </w:tcMar>
          </w:tcPr>
          <w:p w14:paraId="59BAEEF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86.3</w:t>
            </w:r>
          </w:p>
        </w:tc>
        <w:tc>
          <w:tcPr>
            <w:tcW w:w="1305" w:type="dxa"/>
            <w:tcBorders>
              <w:top w:val="nil"/>
              <w:left w:val="nil"/>
              <w:bottom w:val="nil"/>
              <w:right w:val="nil"/>
            </w:tcBorders>
            <w:tcMar>
              <w:top w:w="100" w:type="dxa"/>
              <w:left w:w="100" w:type="dxa"/>
              <w:bottom w:w="100" w:type="dxa"/>
              <w:right w:w="100" w:type="dxa"/>
            </w:tcMar>
          </w:tcPr>
          <w:p w14:paraId="736EAC6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w:t>
            </w:r>
          </w:p>
        </w:tc>
        <w:tc>
          <w:tcPr>
            <w:tcW w:w="1410" w:type="dxa"/>
            <w:tcBorders>
              <w:top w:val="nil"/>
              <w:left w:val="nil"/>
              <w:bottom w:val="nil"/>
              <w:right w:val="nil"/>
            </w:tcBorders>
            <w:tcMar>
              <w:top w:w="100" w:type="dxa"/>
              <w:left w:w="100" w:type="dxa"/>
              <w:bottom w:w="100" w:type="dxa"/>
              <w:right w:w="100" w:type="dxa"/>
            </w:tcMar>
          </w:tcPr>
          <w:p w14:paraId="77DA005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-26.6</w:t>
            </w:r>
          </w:p>
        </w:tc>
        <w:tc>
          <w:tcPr>
            <w:tcW w:w="1305" w:type="dxa"/>
            <w:tcBorders>
              <w:top w:val="nil"/>
              <w:left w:val="nil"/>
              <w:bottom w:val="nil"/>
              <w:right w:val="nil"/>
            </w:tcBorders>
            <w:tcMar>
              <w:top w:w="100" w:type="dxa"/>
              <w:left w:w="100" w:type="dxa"/>
              <w:bottom w:w="100" w:type="dxa"/>
              <w:right w:w="100" w:type="dxa"/>
            </w:tcMar>
          </w:tcPr>
          <w:p w14:paraId="014B86D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-12.5</w:t>
            </w:r>
          </w:p>
        </w:tc>
        <w:tc>
          <w:tcPr>
            <w:tcW w:w="1410" w:type="dxa"/>
            <w:tcBorders>
              <w:top w:val="nil"/>
              <w:left w:val="nil"/>
              <w:bottom w:val="nil"/>
              <w:right w:val="nil"/>
            </w:tcBorders>
            <w:tcMar>
              <w:top w:w="100" w:type="dxa"/>
              <w:left w:w="100" w:type="dxa"/>
              <w:bottom w:w="100" w:type="dxa"/>
              <w:right w:w="100" w:type="dxa"/>
            </w:tcMar>
          </w:tcPr>
          <w:p w14:paraId="49807E0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-38.6</w:t>
            </w:r>
          </w:p>
        </w:tc>
      </w:tr>
      <w:tr w:rsidR="00573167" w14:paraId="6A55E182" w14:textId="77777777">
        <w:trPr>
          <w:trHeight w:val="480"/>
        </w:trPr>
        <w:tc>
          <w:tcPr>
            <w:tcW w:w="1455" w:type="dxa"/>
            <w:tcBorders>
              <w:top w:val="nil"/>
              <w:left w:val="nil"/>
              <w:bottom w:val="nil"/>
              <w:right w:val="nil"/>
            </w:tcBorders>
            <w:tcMar>
              <w:top w:w="100" w:type="dxa"/>
              <w:left w:w="100" w:type="dxa"/>
              <w:bottom w:w="100" w:type="dxa"/>
              <w:right w:w="100" w:type="dxa"/>
            </w:tcMar>
          </w:tcPr>
          <w:p w14:paraId="7722F78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Indonesia</w:t>
            </w:r>
          </w:p>
        </w:tc>
        <w:tc>
          <w:tcPr>
            <w:tcW w:w="1470" w:type="dxa"/>
            <w:tcBorders>
              <w:top w:val="nil"/>
              <w:left w:val="nil"/>
              <w:bottom w:val="nil"/>
              <w:right w:val="nil"/>
            </w:tcBorders>
            <w:tcMar>
              <w:top w:w="100" w:type="dxa"/>
              <w:left w:w="100" w:type="dxa"/>
              <w:bottom w:w="100" w:type="dxa"/>
              <w:right w:w="100" w:type="dxa"/>
            </w:tcMar>
          </w:tcPr>
          <w:p w14:paraId="1380251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3,097,453</w:t>
            </w:r>
          </w:p>
        </w:tc>
        <w:tc>
          <w:tcPr>
            <w:tcW w:w="990" w:type="dxa"/>
            <w:tcBorders>
              <w:top w:val="nil"/>
              <w:left w:val="nil"/>
              <w:bottom w:val="nil"/>
              <w:right w:val="nil"/>
            </w:tcBorders>
            <w:tcMar>
              <w:top w:w="100" w:type="dxa"/>
              <w:left w:w="100" w:type="dxa"/>
              <w:bottom w:w="100" w:type="dxa"/>
              <w:right w:w="100" w:type="dxa"/>
            </w:tcMar>
          </w:tcPr>
          <w:p w14:paraId="361C55E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64.3</w:t>
            </w:r>
          </w:p>
        </w:tc>
        <w:tc>
          <w:tcPr>
            <w:tcW w:w="1305" w:type="dxa"/>
            <w:tcBorders>
              <w:top w:val="nil"/>
              <w:left w:val="nil"/>
              <w:bottom w:val="nil"/>
              <w:right w:val="nil"/>
            </w:tcBorders>
            <w:tcMar>
              <w:top w:w="100" w:type="dxa"/>
              <w:left w:w="100" w:type="dxa"/>
              <w:bottom w:w="100" w:type="dxa"/>
              <w:right w:w="100" w:type="dxa"/>
            </w:tcMar>
          </w:tcPr>
          <w:p w14:paraId="7818314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w:t>
            </w:r>
          </w:p>
        </w:tc>
        <w:tc>
          <w:tcPr>
            <w:tcW w:w="1410" w:type="dxa"/>
            <w:tcBorders>
              <w:top w:val="nil"/>
              <w:left w:val="nil"/>
              <w:bottom w:val="nil"/>
              <w:right w:val="nil"/>
            </w:tcBorders>
            <w:tcMar>
              <w:top w:w="100" w:type="dxa"/>
              <w:left w:w="100" w:type="dxa"/>
              <w:bottom w:w="100" w:type="dxa"/>
              <w:right w:w="100" w:type="dxa"/>
            </w:tcMar>
          </w:tcPr>
          <w:p w14:paraId="5327004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-44.2</w:t>
            </w:r>
          </w:p>
        </w:tc>
        <w:tc>
          <w:tcPr>
            <w:tcW w:w="1305" w:type="dxa"/>
            <w:tcBorders>
              <w:top w:val="nil"/>
              <w:left w:val="nil"/>
              <w:bottom w:val="nil"/>
              <w:right w:val="nil"/>
            </w:tcBorders>
            <w:tcMar>
              <w:top w:w="100" w:type="dxa"/>
              <w:left w:w="100" w:type="dxa"/>
              <w:bottom w:w="100" w:type="dxa"/>
              <w:right w:w="100" w:type="dxa"/>
            </w:tcMar>
          </w:tcPr>
          <w:p w14:paraId="1A437AE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-23.7</w:t>
            </w:r>
          </w:p>
        </w:tc>
        <w:tc>
          <w:tcPr>
            <w:tcW w:w="1410" w:type="dxa"/>
            <w:tcBorders>
              <w:top w:val="nil"/>
              <w:left w:val="nil"/>
              <w:bottom w:val="nil"/>
              <w:right w:val="nil"/>
            </w:tcBorders>
            <w:tcMar>
              <w:top w:w="100" w:type="dxa"/>
              <w:left w:w="100" w:type="dxa"/>
              <w:bottom w:w="100" w:type="dxa"/>
              <w:right w:w="100" w:type="dxa"/>
            </w:tcMar>
          </w:tcPr>
          <w:p w14:paraId="29CE4C6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-60.2</w:t>
            </w:r>
          </w:p>
        </w:tc>
      </w:tr>
      <w:tr w:rsidR="00573167" w14:paraId="064BA45B" w14:textId="77777777">
        <w:trPr>
          <w:trHeight w:val="480"/>
        </w:trPr>
        <w:tc>
          <w:tcPr>
            <w:tcW w:w="1455" w:type="dxa"/>
            <w:tcBorders>
              <w:top w:val="nil"/>
              <w:left w:val="nil"/>
              <w:bottom w:val="nil"/>
              <w:right w:val="nil"/>
            </w:tcBorders>
            <w:tcMar>
              <w:top w:w="100" w:type="dxa"/>
              <w:left w:w="100" w:type="dxa"/>
              <w:bottom w:w="100" w:type="dxa"/>
              <w:right w:w="100" w:type="dxa"/>
            </w:tcMar>
          </w:tcPr>
          <w:p w14:paraId="7BB92D1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Mexico</w:t>
            </w:r>
          </w:p>
        </w:tc>
        <w:tc>
          <w:tcPr>
            <w:tcW w:w="1470" w:type="dxa"/>
            <w:tcBorders>
              <w:top w:val="nil"/>
              <w:left w:val="nil"/>
              <w:bottom w:val="nil"/>
              <w:right w:val="nil"/>
            </w:tcBorders>
            <w:tcMar>
              <w:top w:w="100" w:type="dxa"/>
              <w:left w:w="100" w:type="dxa"/>
              <w:bottom w:w="100" w:type="dxa"/>
              <w:right w:w="100" w:type="dxa"/>
            </w:tcMar>
          </w:tcPr>
          <w:p w14:paraId="0A04992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2,999,883</w:t>
            </w:r>
          </w:p>
        </w:tc>
        <w:tc>
          <w:tcPr>
            <w:tcW w:w="990" w:type="dxa"/>
            <w:tcBorders>
              <w:top w:val="nil"/>
              <w:left w:val="nil"/>
              <w:bottom w:val="nil"/>
              <w:right w:val="nil"/>
            </w:tcBorders>
            <w:tcMar>
              <w:top w:w="100" w:type="dxa"/>
              <w:left w:w="100" w:type="dxa"/>
              <w:bottom w:w="100" w:type="dxa"/>
              <w:right w:w="100" w:type="dxa"/>
            </w:tcMar>
          </w:tcPr>
          <w:p w14:paraId="6D749BD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44.8</w:t>
            </w:r>
          </w:p>
        </w:tc>
        <w:tc>
          <w:tcPr>
            <w:tcW w:w="1305" w:type="dxa"/>
            <w:tcBorders>
              <w:top w:val="nil"/>
              <w:left w:val="nil"/>
              <w:bottom w:val="nil"/>
              <w:right w:val="nil"/>
            </w:tcBorders>
            <w:tcMar>
              <w:top w:w="100" w:type="dxa"/>
              <w:left w:w="100" w:type="dxa"/>
              <w:bottom w:w="100" w:type="dxa"/>
              <w:right w:w="100" w:type="dxa"/>
            </w:tcMar>
          </w:tcPr>
          <w:p w14:paraId="2D8AD70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-8.6</w:t>
            </w:r>
          </w:p>
        </w:tc>
        <w:tc>
          <w:tcPr>
            <w:tcW w:w="1410" w:type="dxa"/>
            <w:tcBorders>
              <w:top w:val="nil"/>
              <w:left w:val="nil"/>
              <w:bottom w:val="nil"/>
              <w:right w:val="nil"/>
            </w:tcBorders>
            <w:tcMar>
              <w:top w:w="100" w:type="dxa"/>
              <w:left w:w="100" w:type="dxa"/>
              <w:bottom w:w="100" w:type="dxa"/>
              <w:right w:w="100" w:type="dxa"/>
            </w:tcMar>
          </w:tcPr>
          <w:p w14:paraId="426703D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-28.3</w:t>
            </w:r>
          </w:p>
        </w:tc>
        <w:tc>
          <w:tcPr>
            <w:tcW w:w="1305" w:type="dxa"/>
            <w:tcBorders>
              <w:top w:val="nil"/>
              <w:left w:val="nil"/>
              <w:bottom w:val="nil"/>
              <w:right w:val="nil"/>
            </w:tcBorders>
            <w:tcMar>
              <w:top w:w="100" w:type="dxa"/>
              <w:left w:w="100" w:type="dxa"/>
              <w:bottom w:w="100" w:type="dxa"/>
              <w:right w:w="100" w:type="dxa"/>
            </w:tcMar>
          </w:tcPr>
          <w:p w14:paraId="050A93E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w:t>
            </w:r>
          </w:p>
        </w:tc>
        <w:tc>
          <w:tcPr>
            <w:tcW w:w="1410" w:type="dxa"/>
            <w:tcBorders>
              <w:top w:val="nil"/>
              <w:left w:val="nil"/>
              <w:bottom w:val="nil"/>
              <w:right w:val="nil"/>
            </w:tcBorders>
            <w:tcMar>
              <w:top w:w="100" w:type="dxa"/>
              <w:left w:w="100" w:type="dxa"/>
              <w:bottom w:w="100" w:type="dxa"/>
              <w:right w:w="100" w:type="dxa"/>
            </w:tcMar>
          </w:tcPr>
          <w:p w14:paraId="01D93ED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-41.9</w:t>
            </w:r>
          </w:p>
        </w:tc>
      </w:tr>
      <w:tr w:rsidR="00573167" w14:paraId="3CB269DF" w14:textId="77777777">
        <w:trPr>
          <w:trHeight w:val="480"/>
        </w:trPr>
        <w:tc>
          <w:tcPr>
            <w:tcW w:w="1455" w:type="dxa"/>
            <w:tcBorders>
              <w:top w:val="nil"/>
              <w:left w:val="nil"/>
              <w:bottom w:val="nil"/>
              <w:right w:val="nil"/>
            </w:tcBorders>
            <w:tcMar>
              <w:top w:w="100" w:type="dxa"/>
              <w:left w:w="100" w:type="dxa"/>
              <w:bottom w:w="100" w:type="dxa"/>
              <w:right w:w="100" w:type="dxa"/>
            </w:tcMar>
          </w:tcPr>
          <w:p w14:paraId="1EECF5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Thailand</w:t>
            </w:r>
          </w:p>
        </w:tc>
        <w:tc>
          <w:tcPr>
            <w:tcW w:w="1470" w:type="dxa"/>
            <w:tcBorders>
              <w:top w:val="nil"/>
              <w:left w:val="nil"/>
              <w:bottom w:val="nil"/>
              <w:right w:val="nil"/>
            </w:tcBorders>
            <w:tcMar>
              <w:top w:w="100" w:type="dxa"/>
              <w:left w:w="100" w:type="dxa"/>
              <w:bottom w:w="100" w:type="dxa"/>
              <w:right w:w="100" w:type="dxa"/>
            </w:tcMar>
          </w:tcPr>
          <w:p w14:paraId="0380E05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2,410,154</w:t>
            </w:r>
          </w:p>
        </w:tc>
        <w:tc>
          <w:tcPr>
            <w:tcW w:w="990" w:type="dxa"/>
            <w:tcBorders>
              <w:top w:val="nil"/>
              <w:left w:val="nil"/>
              <w:bottom w:val="nil"/>
              <w:right w:val="nil"/>
            </w:tcBorders>
            <w:tcMar>
              <w:top w:w="100" w:type="dxa"/>
              <w:left w:w="100" w:type="dxa"/>
              <w:bottom w:w="100" w:type="dxa"/>
              <w:right w:w="100" w:type="dxa"/>
            </w:tcMar>
          </w:tcPr>
          <w:p w14:paraId="022ADC7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44.8</w:t>
            </w:r>
          </w:p>
        </w:tc>
        <w:tc>
          <w:tcPr>
            <w:tcW w:w="1305" w:type="dxa"/>
            <w:tcBorders>
              <w:top w:val="nil"/>
              <w:left w:val="nil"/>
              <w:bottom w:val="nil"/>
              <w:right w:val="nil"/>
            </w:tcBorders>
            <w:tcMar>
              <w:top w:w="100" w:type="dxa"/>
              <w:left w:w="100" w:type="dxa"/>
              <w:bottom w:w="100" w:type="dxa"/>
              <w:right w:w="100" w:type="dxa"/>
            </w:tcMar>
          </w:tcPr>
          <w:p w14:paraId="41583FD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-14.8</w:t>
            </w:r>
          </w:p>
        </w:tc>
        <w:tc>
          <w:tcPr>
            <w:tcW w:w="1410" w:type="dxa"/>
            <w:tcBorders>
              <w:top w:val="nil"/>
              <w:left w:val="nil"/>
              <w:bottom w:val="nil"/>
              <w:right w:val="nil"/>
            </w:tcBorders>
            <w:tcMar>
              <w:top w:w="100" w:type="dxa"/>
              <w:left w:w="100" w:type="dxa"/>
              <w:bottom w:w="100" w:type="dxa"/>
              <w:right w:w="100" w:type="dxa"/>
            </w:tcMar>
          </w:tcPr>
          <w:p w14:paraId="719620A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-43.7</w:t>
            </w:r>
          </w:p>
        </w:tc>
        <w:tc>
          <w:tcPr>
            <w:tcW w:w="1305" w:type="dxa"/>
            <w:tcBorders>
              <w:top w:val="nil"/>
              <w:left w:val="nil"/>
              <w:bottom w:val="nil"/>
              <w:right w:val="nil"/>
            </w:tcBorders>
            <w:tcMar>
              <w:top w:w="100" w:type="dxa"/>
              <w:left w:w="100" w:type="dxa"/>
              <w:bottom w:w="100" w:type="dxa"/>
              <w:right w:w="100" w:type="dxa"/>
            </w:tcMar>
          </w:tcPr>
          <w:p w14:paraId="2770151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-24.3</w:t>
            </w:r>
          </w:p>
        </w:tc>
        <w:tc>
          <w:tcPr>
            <w:tcW w:w="1410" w:type="dxa"/>
            <w:tcBorders>
              <w:top w:val="nil"/>
              <w:left w:val="nil"/>
              <w:bottom w:val="nil"/>
              <w:right w:val="nil"/>
            </w:tcBorders>
            <w:tcMar>
              <w:top w:w="100" w:type="dxa"/>
              <w:left w:w="100" w:type="dxa"/>
              <w:bottom w:w="100" w:type="dxa"/>
              <w:right w:w="100" w:type="dxa"/>
            </w:tcMar>
          </w:tcPr>
          <w:p w14:paraId="11E5EC9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w:t>
            </w:r>
          </w:p>
        </w:tc>
      </w:tr>
      <w:tr w:rsidR="00573167" w14:paraId="7EE25C73" w14:textId="77777777">
        <w:trPr>
          <w:trHeight w:val="480"/>
        </w:trPr>
        <w:tc>
          <w:tcPr>
            <w:tcW w:w="1455" w:type="dxa"/>
            <w:tcBorders>
              <w:top w:val="nil"/>
              <w:left w:val="nil"/>
              <w:bottom w:val="nil"/>
              <w:right w:val="nil"/>
            </w:tcBorders>
            <w:tcMar>
              <w:top w:w="100" w:type="dxa"/>
              <w:left w:w="100" w:type="dxa"/>
              <w:bottom w:w="100" w:type="dxa"/>
              <w:right w:w="100" w:type="dxa"/>
            </w:tcMar>
          </w:tcPr>
          <w:p w14:paraId="2394640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Australia</w:t>
            </w:r>
          </w:p>
        </w:tc>
        <w:tc>
          <w:tcPr>
            <w:tcW w:w="1470" w:type="dxa"/>
            <w:tcBorders>
              <w:top w:val="nil"/>
              <w:left w:val="nil"/>
              <w:bottom w:val="nil"/>
              <w:right w:val="nil"/>
            </w:tcBorders>
            <w:tcMar>
              <w:top w:w="100" w:type="dxa"/>
              <w:left w:w="100" w:type="dxa"/>
              <w:bottom w:w="100" w:type="dxa"/>
              <w:right w:w="100" w:type="dxa"/>
            </w:tcMar>
          </w:tcPr>
          <w:p w14:paraId="0ECD6BF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2,176,084</w:t>
            </w:r>
          </w:p>
        </w:tc>
        <w:tc>
          <w:tcPr>
            <w:tcW w:w="990" w:type="dxa"/>
            <w:tcBorders>
              <w:top w:val="nil"/>
              <w:left w:val="nil"/>
              <w:bottom w:val="nil"/>
              <w:right w:val="nil"/>
            </w:tcBorders>
            <w:tcMar>
              <w:top w:w="100" w:type="dxa"/>
              <w:left w:w="100" w:type="dxa"/>
              <w:bottom w:w="100" w:type="dxa"/>
              <w:right w:w="100" w:type="dxa"/>
            </w:tcMar>
          </w:tcPr>
          <w:p w14:paraId="79B3579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78.3</w:t>
            </w:r>
          </w:p>
        </w:tc>
        <w:tc>
          <w:tcPr>
            <w:tcW w:w="1305" w:type="dxa"/>
            <w:tcBorders>
              <w:top w:val="nil"/>
              <w:left w:val="nil"/>
              <w:bottom w:val="nil"/>
              <w:right w:val="nil"/>
            </w:tcBorders>
            <w:tcMar>
              <w:top w:w="100" w:type="dxa"/>
              <w:left w:w="100" w:type="dxa"/>
              <w:bottom w:w="100" w:type="dxa"/>
              <w:right w:w="100" w:type="dxa"/>
            </w:tcMar>
          </w:tcPr>
          <w:p w14:paraId="70332D0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-8.4</w:t>
            </w:r>
          </w:p>
        </w:tc>
        <w:tc>
          <w:tcPr>
            <w:tcW w:w="1410" w:type="dxa"/>
            <w:tcBorders>
              <w:top w:val="nil"/>
              <w:left w:val="nil"/>
              <w:bottom w:val="nil"/>
              <w:right w:val="nil"/>
            </w:tcBorders>
            <w:tcMar>
              <w:top w:w="100" w:type="dxa"/>
              <w:left w:w="100" w:type="dxa"/>
              <w:bottom w:w="100" w:type="dxa"/>
              <w:right w:w="100" w:type="dxa"/>
            </w:tcMar>
          </w:tcPr>
          <w:p w14:paraId="7653D10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-27.8</w:t>
            </w:r>
          </w:p>
        </w:tc>
        <w:tc>
          <w:tcPr>
            <w:tcW w:w="1305" w:type="dxa"/>
            <w:tcBorders>
              <w:top w:val="nil"/>
              <w:left w:val="nil"/>
              <w:bottom w:val="nil"/>
              <w:right w:val="nil"/>
            </w:tcBorders>
            <w:tcMar>
              <w:top w:w="100" w:type="dxa"/>
              <w:left w:w="100" w:type="dxa"/>
              <w:bottom w:w="100" w:type="dxa"/>
              <w:right w:w="100" w:type="dxa"/>
            </w:tcMar>
          </w:tcPr>
          <w:p w14:paraId="088768F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-14.4</w:t>
            </w:r>
          </w:p>
        </w:tc>
        <w:tc>
          <w:tcPr>
            <w:tcW w:w="1410" w:type="dxa"/>
            <w:tcBorders>
              <w:top w:val="nil"/>
              <w:left w:val="nil"/>
              <w:bottom w:val="nil"/>
              <w:right w:val="nil"/>
            </w:tcBorders>
            <w:tcMar>
              <w:top w:w="100" w:type="dxa"/>
              <w:left w:w="100" w:type="dxa"/>
              <w:bottom w:w="100" w:type="dxa"/>
              <w:right w:w="100" w:type="dxa"/>
            </w:tcMar>
          </w:tcPr>
          <w:p w14:paraId="4DD1A63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-42.8</w:t>
            </w:r>
          </w:p>
        </w:tc>
      </w:tr>
      <w:tr w:rsidR="00573167" w14:paraId="2A1088EC" w14:textId="77777777">
        <w:trPr>
          <w:trHeight w:val="480"/>
        </w:trPr>
        <w:tc>
          <w:tcPr>
            <w:tcW w:w="1455" w:type="dxa"/>
            <w:tcBorders>
              <w:top w:val="nil"/>
              <w:left w:val="nil"/>
              <w:bottom w:val="nil"/>
              <w:right w:val="nil"/>
            </w:tcBorders>
            <w:tcMar>
              <w:top w:w="100" w:type="dxa"/>
              <w:left w:w="100" w:type="dxa"/>
              <w:bottom w:w="100" w:type="dxa"/>
              <w:right w:w="100" w:type="dxa"/>
            </w:tcMar>
          </w:tcPr>
          <w:p w14:paraId="4D01AB2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China</w:t>
            </w:r>
          </w:p>
        </w:tc>
        <w:tc>
          <w:tcPr>
            <w:tcW w:w="1470" w:type="dxa"/>
            <w:tcBorders>
              <w:top w:val="nil"/>
              <w:left w:val="nil"/>
              <w:bottom w:val="nil"/>
              <w:right w:val="nil"/>
            </w:tcBorders>
            <w:tcMar>
              <w:top w:w="100" w:type="dxa"/>
              <w:left w:w="100" w:type="dxa"/>
              <w:bottom w:w="100" w:type="dxa"/>
              <w:right w:w="100" w:type="dxa"/>
            </w:tcMar>
          </w:tcPr>
          <w:p w14:paraId="540ED47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1,871,814</w:t>
            </w:r>
          </w:p>
        </w:tc>
        <w:tc>
          <w:tcPr>
            <w:tcW w:w="990" w:type="dxa"/>
            <w:tcBorders>
              <w:top w:val="nil"/>
              <w:left w:val="nil"/>
              <w:bottom w:val="nil"/>
              <w:right w:val="nil"/>
            </w:tcBorders>
            <w:tcMar>
              <w:top w:w="100" w:type="dxa"/>
              <w:left w:w="100" w:type="dxa"/>
              <w:bottom w:w="100" w:type="dxa"/>
              <w:right w:w="100" w:type="dxa"/>
            </w:tcMar>
          </w:tcPr>
          <w:p w14:paraId="57FAFF3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305" w:type="dxa"/>
            <w:tcBorders>
              <w:top w:val="nil"/>
              <w:left w:val="nil"/>
              <w:bottom w:val="nil"/>
              <w:right w:val="nil"/>
            </w:tcBorders>
            <w:tcMar>
              <w:top w:w="100" w:type="dxa"/>
              <w:left w:w="100" w:type="dxa"/>
              <w:bottom w:w="100" w:type="dxa"/>
              <w:right w:w="100" w:type="dxa"/>
            </w:tcMar>
          </w:tcPr>
          <w:p w14:paraId="531E2DE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-9.4</w:t>
            </w:r>
          </w:p>
        </w:tc>
        <w:tc>
          <w:tcPr>
            <w:tcW w:w="1410" w:type="dxa"/>
            <w:tcBorders>
              <w:top w:val="nil"/>
              <w:left w:val="nil"/>
              <w:bottom w:val="nil"/>
              <w:right w:val="nil"/>
            </w:tcBorders>
            <w:tcMar>
              <w:top w:w="100" w:type="dxa"/>
              <w:left w:w="100" w:type="dxa"/>
              <w:bottom w:w="100" w:type="dxa"/>
              <w:right w:w="100" w:type="dxa"/>
            </w:tcMar>
          </w:tcPr>
          <w:p w14:paraId="47D4155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-30.5</w:t>
            </w:r>
          </w:p>
        </w:tc>
        <w:tc>
          <w:tcPr>
            <w:tcW w:w="1305" w:type="dxa"/>
            <w:tcBorders>
              <w:top w:val="nil"/>
              <w:left w:val="nil"/>
              <w:bottom w:val="nil"/>
              <w:right w:val="nil"/>
            </w:tcBorders>
            <w:tcMar>
              <w:top w:w="100" w:type="dxa"/>
              <w:left w:w="100" w:type="dxa"/>
              <w:bottom w:w="100" w:type="dxa"/>
              <w:right w:w="100" w:type="dxa"/>
            </w:tcMar>
          </w:tcPr>
          <w:p w14:paraId="2E429DD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4CAD292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-46.2</w:t>
            </w:r>
          </w:p>
        </w:tc>
      </w:tr>
      <w:tr w:rsidR="00573167" w14:paraId="3B5F8AA3" w14:textId="77777777">
        <w:trPr>
          <w:trHeight w:val="480"/>
        </w:trPr>
        <w:tc>
          <w:tcPr>
            <w:tcW w:w="1455" w:type="dxa"/>
            <w:tcBorders>
              <w:top w:val="nil"/>
              <w:left w:val="nil"/>
              <w:bottom w:val="nil"/>
              <w:right w:val="nil"/>
            </w:tcBorders>
            <w:tcMar>
              <w:top w:w="100" w:type="dxa"/>
              <w:left w:w="100" w:type="dxa"/>
              <w:bottom w:w="100" w:type="dxa"/>
              <w:right w:w="100" w:type="dxa"/>
            </w:tcMar>
          </w:tcPr>
          <w:p w14:paraId="576191B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Philippines</w:t>
            </w:r>
          </w:p>
        </w:tc>
        <w:tc>
          <w:tcPr>
            <w:tcW w:w="1470" w:type="dxa"/>
            <w:tcBorders>
              <w:top w:val="nil"/>
              <w:left w:val="nil"/>
              <w:bottom w:val="nil"/>
              <w:right w:val="nil"/>
            </w:tcBorders>
            <w:tcMar>
              <w:top w:w="100" w:type="dxa"/>
              <w:left w:w="100" w:type="dxa"/>
              <w:bottom w:w="100" w:type="dxa"/>
              <w:right w:w="100" w:type="dxa"/>
            </w:tcMar>
          </w:tcPr>
          <w:p w14:paraId="551FD40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1,385,144</w:t>
            </w:r>
          </w:p>
        </w:tc>
        <w:tc>
          <w:tcPr>
            <w:tcW w:w="990" w:type="dxa"/>
            <w:tcBorders>
              <w:top w:val="nil"/>
              <w:left w:val="nil"/>
              <w:bottom w:val="nil"/>
              <w:right w:val="nil"/>
            </w:tcBorders>
            <w:tcMar>
              <w:top w:w="100" w:type="dxa"/>
              <w:left w:w="100" w:type="dxa"/>
              <w:bottom w:w="100" w:type="dxa"/>
              <w:right w:w="100" w:type="dxa"/>
            </w:tcMar>
          </w:tcPr>
          <w:p w14:paraId="4114D88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67.4</w:t>
            </w:r>
          </w:p>
        </w:tc>
        <w:tc>
          <w:tcPr>
            <w:tcW w:w="1305" w:type="dxa"/>
            <w:tcBorders>
              <w:top w:val="nil"/>
              <w:left w:val="nil"/>
              <w:bottom w:val="nil"/>
              <w:right w:val="nil"/>
            </w:tcBorders>
            <w:tcMar>
              <w:top w:w="100" w:type="dxa"/>
              <w:left w:w="100" w:type="dxa"/>
              <w:bottom w:w="100" w:type="dxa"/>
              <w:right w:w="100" w:type="dxa"/>
            </w:tcMar>
          </w:tcPr>
          <w:p w14:paraId="57C33BF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-15.5</w:t>
            </w:r>
          </w:p>
        </w:tc>
        <w:tc>
          <w:tcPr>
            <w:tcW w:w="1410" w:type="dxa"/>
            <w:tcBorders>
              <w:top w:val="nil"/>
              <w:left w:val="nil"/>
              <w:bottom w:val="nil"/>
              <w:right w:val="nil"/>
            </w:tcBorders>
            <w:tcMar>
              <w:top w:w="100" w:type="dxa"/>
              <w:left w:w="100" w:type="dxa"/>
              <w:bottom w:w="100" w:type="dxa"/>
              <w:right w:w="100" w:type="dxa"/>
            </w:tcMar>
          </w:tcPr>
          <w:p w14:paraId="77E0177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-45.2</w:t>
            </w:r>
          </w:p>
        </w:tc>
        <w:tc>
          <w:tcPr>
            <w:tcW w:w="1305" w:type="dxa"/>
            <w:tcBorders>
              <w:top w:val="nil"/>
              <w:left w:val="nil"/>
              <w:bottom w:val="nil"/>
              <w:right w:val="nil"/>
            </w:tcBorders>
            <w:tcMar>
              <w:top w:w="100" w:type="dxa"/>
              <w:left w:w="100" w:type="dxa"/>
              <w:bottom w:w="100" w:type="dxa"/>
              <w:right w:w="100" w:type="dxa"/>
            </w:tcMar>
          </w:tcPr>
          <w:p w14:paraId="6AF04A6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-23.9</w:t>
            </w:r>
          </w:p>
        </w:tc>
        <w:tc>
          <w:tcPr>
            <w:tcW w:w="1410" w:type="dxa"/>
            <w:tcBorders>
              <w:top w:val="nil"/>
              <w:left w:val="nil"/>
              <w:bottom w:val="nil"/>
              <w:right w:val="nil"/>
            </w:tcBorders>
            <w:tcMar>
              <w:top w:w="100" w:type="dxa"/>
              <w:left w:w="100" w:type="dxa"/>
              <w:bottom w:w="100" w:type="dxa"/>
              <w:right w:w="100" w:type="dxa"/>
            </w:tcMar>
          </w:tcPr>
          <w:p w14:paraId="1F63311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-60.6</w:t>
            </w:r>
          </w:p>
        </w:tc>
      </w:tr>
      <w:tr w:rsidR="00573167" w14:paraId="67E4D6C8" w14:textId="77777777">
        <w:trPr>
          <w:trHeight w:val="480"/>
        </w:trPr>
        <w:tc>
          <w:tcPr>
            <w:tcW w:w="1455" w:type="dxa"/>
            <w:tcBorders>
              <w:top w:val="nil"/>
              <w:left w:val="nil"/>
              <w:bottom w:val="nil"/>
              <w:right w:val="nil"/>
            </w:tcBorders>
            <w:tcMar>
              <w:top w:w="100" w:type="dxa"/>
              <w:left w:w="100" w:type="dxa"/>
              <w:bottom w:w="100" w:type="dxa"/>
              <w:right w:w="100" w:type="dxa"/>
            </w:tcMar>
          </w:tcPr>
          <w:p w14:paraId="5B56610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Hawaii</w:t>
            </w:r>
          </w:p>
        </w:tc>
        <w:tc>
          <w:tcPr>
            <w:tcW w:w="1470" w:type="dxa"/>
            <w:tcBorders>
              <w:top w:val="nil"/>
              <w:left w:val="nil"/>
              <w:bottom w:val="nil"/>
              <w:right w:val="nil"/>
            </w:tcBorders>
            <w:tcMar>
              <w:top w:w="100" w:type="dxa"/>
              <w:left w:w="100" w:type="dxa"/>
              <w:bottom w:w="100" w:type="dxa"/>
              <w:right w:w="100" w:type="dxa"/>
            </w:tcMar>
          </w:tcPr>
          <w:p w14:paraId="1BD57D9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1,230,894</w:t>
            </w:r>
          </w:p>
        </w:tc>
        <w:tc>
          <w:tcPr>
            <w:tcW w:w="990" w:type="dxa"/>
            <w:tcBorders>
              <w:top w:val="nil"/>
              <w:left w:val="nil"/>
              <w:bottom w:val="nil"/>
              <w:right w:val="nil"/>
            </w:tcBorders>
            <w:tcMar>
              <w:top w:w="100" w:type="dxa"/>
              <w:left w:w="100" w:type="dxa"/>
              <w:bottom w:w="100" w:type="dxa"/>
              <w:right w:w="100" w:type="dxa"/>
            </w:tcMar>
          </w:tcPr>
          <w:p w14:paraId="68401C9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44.8</w:t>
            </w:r>
          </w:p>
        </w:tc>
        <w:tc>
          <w:tcPr>
            <w:tcW w:w="1305" w:type="dxa"/>
            <w:tcBorders>
              <w:top w:val="nil"/>
              <w:left w:val="nil"/>
              <w:bottom w:val="nil"/>
              <w:right w:val="nil"/>
            </w:tcBorders>
            <w:tcMar>
              <w:top w:w="100" w:type="dxa"/>
              <w:left w:w="100" w:type="dxa"/>
              <w:bottom w:w="100" w:type="dxa"/>
              <w:right w:w="100" w:type="dxa"/>
            </w:tcMar>
          </w:tcPr>
          <w:p w14:paraId="7E94B32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-8.2</w:t>
            </w:r>
          </w:p>
        </w:tc>
        <w:tc>
          <w:tcPr>
            <w:tcW w:w="1410" w:type="dxa"/>
            <w:tcBorders>
              <w:top w:val="nil"/>
              <w:left w:val="nil"/>
              <w:bottom w:val="nil"/>
              <w:right w:val="nil"/>
            </w:tcBorders>
            <w:tcMar>
              <w:top w:w="100" w:type="dxa"/>
              <w:left w:w="100" w:type="dxa"/>
              <w:bottom w:w="100" w:type="dxa"/>
              <w:right w:w="100" w:type="dxa"/>
            </w:tcMar>
          </w:tcPr>
          <w:p w14:paraId="29AAB0A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-27.2</w:t>
            </w:r>
          </w:p>
        </w:tc>
        <w:tc>
          <w:tcPr>
            <w:tcW w:w="1305" w:type="dxa"/>
            <w:tcBorders>
              <w:top w:val="nil"/>
              <w:left w:val="nil"/>
              <w:bottom w:val="nil"/>
              <w:right w:val="nil"/>
            </w:tcBorders>
            <w:tcMar>
              <w:top w:w="100" w:type="dxa"/>
              <w:left w:w="100" w:type="dxa"/>
              <w:bottom w:w="100" w:type="dxa"/>
              <w:right w:w="100" w:type="dxa"/>
            </w:tcMar>
          </w:tcPr>
          <w:p w14:paraId="144787F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-13.9</w:t>
            </w:r>
          </w:p>
        </w:tc>
        <w:tc>
          <w:tcPr>
            <w:tcW w:w="1410" w:type="dxa"/>
            <w:tcBorders>
              <w:top w:val="nil"/>
              <w:left w:val="nil"/>
              <w:bottom w:val="nil"/>
              <w:right w:val="nil"/>
            </w:tcBorders>
            <w:tcMar>
              <w:top w:w="100" w:type="dxa"/>
              <w:left w:w="100" w:type="dxa"/>
              <w:bottom w:w="100" w:type="dxa"/>
              <w:right w:w="100" w:type="dxa"/>
            </w:tcMar>
          </w:tcPr>
          <w:p w14:paraId="17385A1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-41.7</w:t>
            </w:r>
          </w:p>
        </w:tc>
      </w:tr>
      <w:tr w:rsidR="00573167" w14:paraId="5A0D8815" w14:textId="77777777">
        <w:trPr>
          <w:trHeight w:val="480"/>
        </w:trPr>
        <w:tc>
          <w:tcPr>
            <w:tcW w:w="1455" w:type="dxa"/>
            <w:tcBorders>
              <w:top w:val="nil"/>
              <w:left w:val="nil"/>
              <w:bottom w:val="nil"/>
              <w:right w:val="nil"/>
            </w:tcBorders>
            <w:tcMar>
              <w:top w:w="100" w:type="dxa"/>
              <w:left w:w="100" w:type="dxa"/>
              <w:bottom w:w="100" w:type="dxa"/>
              <w:right w:w="100" w:type="dxa"/>
            </w:tcMar>
          </w:tcPr>
          <w:p w14:paraId="511099D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Japan</w:t>
            </w:r>
          </w:p>
        </w:tc>
        <w:tc>
          <w:tcPr>
            <w:tcW w:w="1470" w:type="dxa"/>
            <w:tcBorders>
              <w:top w:val="nil"/>
              <w:left w:val="nil"/>
              <w:bottom w:val="nil"/>
              <w:right w:val="nil"/>
            </w:tcBorders>
            <w:tcMar>
              <w:top w:w="100" w:type="dxa"/>
              <w:left w:w="100" w:type="dxa"/>
              <w:bottom w:w="100" w:type="dxa"/>
              <w:right w:w="100" w:type="dxa"/>
            </w:tcMar>
          </w:tcPr>
          <w:p w14:paraId="04EB79A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1,177,549</w:t>
            </w:r>
          </w:p>
        </w:tc>
        <w:tc>
          <w:tcPr>
            <w:tcW w:w="990" w:type="dxa"/>
            <w:tcBorders>
              <w:top w:val="nil"/>
              <w:left w:val="nil"/>
              <w:bottom w:val="nil"/>
              <w:right w:val="nil"/>
            </w:tcBorders>
            <w:tcMar>
              <w:top w:w="100" w:type="dxa"/>
              <w:left w:w="100" w:type="dxa"/>
              <w:bottom w:w="100" w:type="dxa"/>
              <w:right w:w="100" w:type="dxa"/>
            </w:tcMar>
          </w:tcPr>
          <w:p w14:paraId="58A677E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53.9</w:t>
            </w:r>
          </w:p>
        </w:tc>
        <w:tc>
          <w:tcPr>
            <w:tcW w:w="1305" w:type="dxa"/>
            <w:tcBorders>
              <w:top w:val="nil"/>
              <w:left w:val="nil"/>
              <w:bottom w:val="nil"/>
              <w:right w:val="nil"/>
            </w:tcBorders>
            <w:tcMar>
              <w:top w:w="100" w:type="dxa"/>
              <w:left w:w="100" w:type="dxa"/>
              <w:bottom w:w="100" w:type="dxa"/>
              <w:right w:w="100" w:type="dxa"/>
            </w:tcMar>
          </w:tcPr>
          <w:p w14:paraId="05536F6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-7.6</w:t>
            </w:r>
          </w:p>
        </w:tc>
        <w:tc>
          <w:tcPr>
            <w:tcW w:w="1410" w:type="dxa"/>
            <w:tcBorders>
              <w:top w:val="nil"/>
              <w:left w:val="nil"/>
              <w:bottom w:val="nil"/>
              <w:right w:val="nil"/>
            </w:tcBorders>
            <w:tcMar>
              <w:top w:w="100" w:type="dxa"/>
              <w:left w:w="100" w:type="dxa"/>
              <w:bottom w:w="100" w:type="dxa"/>
              <w:right w:w="100" w:type="dxa"/>
            </w:tcMar>
          </w:tcPr>
          <w:p w14:paraId="6CE6888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-25.4</w:t>
            </w:r>
          </w:p>
        </w:tc>
        <w:tc>
          <w:tcPr>
            <w:tcW w:w="1305" w:type="dxa"/>
            <w:tcBorders>
              <w:top w:val="nil"/>
              <w:left w:val="nil"/>
              <w:bottom w:val="nil"/>
              <w:right w:val="nil"/>
            </w:tcBorders>
            <w:tcMar>
              <w:top w:w="100" w:type="dxa"/>
              <w:left w:w="100" w:type="dxa"/>
              <w:bottom w:w="100" w:type="dxa"/>
              <w:right w:w="100" w:type="dxa"/>
            </w:tcMar>
          </w:tcPr>
          <w:p w14:paraId="630FA9E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-13.6</w:t>
            </w:r>
          </w:p>
        </w:tc>
        <w:tc>
          <w:tcPr>
            <w:tcW w:w="1410" w:type="dxa"/>
            <w:tcBorders>
              <w:top w:val="nil"/>
              <w:left w:val="nil"/>
              <w:bottom w:val="nil"/>
              <w:right w:val="nil"/>
            </w:tcBorders>
            <w:tcMar>
              <w:top w:w="100" w:type="dxa"/>
              <w:left w:w="100" w:type="dxa"/>
              <w:bottom w:w="100" w:type="dxa"/>
              <w:right w:w="100" w:type="dxa"/>
            </w:tcMar>
          </w:tcPr>
          <w:p w14:paraId="6AF528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w:t>
            </w:r>
          </w:p>
        </w:tc>
      </w:tr>
      <w:tr w:rsidR="00573167" w14:paraId="68364621" w14:textId="77777777">
        <w:trPr>
          <w:trHeight w:val="480"/>
        </w:trPr>
        <w:tc>
          <w:tcPr>
            <w:tcW w:w="1455" w:type="dxa"/>
            <w:tcBorders>
              <w:top w:val="nil"/>
              <w:left w:val="nil"/>
              <w:bottom w:val="nil"/>
              <w:right w:val="nil"/>
            </w:tcBorders>
            <w:tcMar>
              <w:top w:w="100" w:type="dxa"/>
              <w:left w:w="100" w:type="dxa"/>
              <w:bottom w:w="100" w:type="dxa"/>
              <w:right w:w="100" w:type="dxa"/>
            </w:tcMar>
          </w:tcPr>
          <w:p w14:paraId="542A6B1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Malaysia</w:t>
            </w:r>
          </w:p>
        </w:tc>
        <w:tc>
          <w:tcPr>
            <w:tcW w:w="1470" w:type="dxa"/>
            <w:tcBorders>
              <w:top w:val="nil"/>
              <w:left w:val="nil"/>
              <w:bottom w:val="nil"/>
              <w:right w:val="nil"/>
            </w:tcBorders>
            <w:tcMar>
              <w:top w:w="100" w:type="dxa"/>
              <w:left w:w="100" w:type="dxa"/>
              <w:bottom w:w="100" w:type="dxa"/>
              <w:right w:w="100" w:type="dxa"/>
            </w:tcMar>
          </w:tcPr>
          <w:p w14:paraId="7A5A320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1,148,955</w:t>
            </w:r>
          </w:p>
        </w:tc>
        <w:tc>
          <w:tcPr>
            <w:tcW w:w="990" w:type="dxa"/>
            <w:tcBorders>
              <w:top w:val="nil"/>
              <w:left w:val="nil"/>
              <w:bottom w:val="nil"/>
              <w:right w:val="nil"/>
            </w:tcBorders>
            <w:tcMar>
              <w:top w:w="100" w:type="dxa"/>
              <w:left w:w="100" w:type="dxa"/>
              <w:bottom w:w="100" w:type="dxa"/>
              <w:right w:w="100" w:type="dxa"/>
            </w:tcMar>
          </w:tcPr>
          <w:p w14:paraId="713F3CD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64.3</w:t>
            </w:r>
          </w:p>
        </w:tc>
        <w:tc>
          <w:tcPr>
            <w:tcW w:w="1305" w:type="dxa"/>
            <w:tcBorders>
              <w:top w:val="nil"/>
              <w:left w:val="nil"/>
              <w:bottom w:val="nil"/>
              <w:right w:val="nil"/>
            </w:tcBorders>
            <w:tcMar>
              <w:top w:w="100" w:type="dxa"/>
              <w:left w:w="100" w:type="dxa"/>
              <w:bottom w:w="100" w:type="dxa"/>
              <w:right w:w="100" w:type="dxa"/>
            </w:tcMar>
          </w:tcPr>
          <w:p w14:paraId="220E0AC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-15.1</w:t>
            </w:r>
          </w:p>
        </w:tc>
        <w:tc>
          <w:tcPr>
            <w:tcW w:w="1410" w:type="dxa"/>
            <w:tcBorders>
              <w:top w:val="nil"/>
              <w:left w:val="nil"/>
              <w:bottom w:val="nil"/>
              <w:right w:val="nil"/>
            </w:tcBorders>
            <w:tcMar>
              <w:top w:w="100" w:type="dxa"/>
              <w:left w:w="100" w:type="dxa"/>
              <w:bottom w:w="100" w:type="dxa"/>
              <w:right w:w="100" w:type="dxa"/>
            </w:tcMar>
          </w:tcPr>
          <w:p w14:paraId="0FBF515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-44.4</w:t>
            </w:r>
          </w:p>
        </w:tc>
        <w:tc>
          <w:tcPr>
            <w:tcW w:w="1305" w:type="dxa"/>
            <w:tcBorders>
              <w:top w:val="nil"/>
              <w:left w:val="nil"/>
              <w:bottom w:val="nil"/>
              <w:right w:val="nil"/>
            </w:tcBorders>
            <w:tcMar>
              <w:top w:w="100" w:type="dxa"/>
              <w:left w:w="100" w:type="dxa"/>
              <w:bottom w:w="100" w:type="dxa"/>
              <w:right w:w="100" w:type="dxa"/>
            </w:tcMar>
          </w:tcPr>
          <w:p w14:paraId="399FB45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w:t>
            </w:r>
          </w:p>
        </w:tc>
        <w:tc>
          <w:tcPr>
            <w:tcW w:w="1410" w:type="dxa"/>
            <w:tcBorders>
              <w:top w:val="nil"/>
              <w:left w:val="nil"/>
              <w:bottom w:val="nil"/>
              <w:right w:val="nil"/>
            </w:tcBorders>
            <w:tcMar>
              <w:top w:w="100" w:type="dxa"/>
              <w:left w:w="100" w:type="dxa"/>
              <w:bottom w:w="100" w:type="dxa"/>
              <w:right w:w="100" w:type="dxa"/>
            </w:tcMar>
          </w:tcPr>
          <w:p w14:paraId="3ED7647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-60.6</w:t>
            </w:r>
          </w:p>
        </w:tc>
      </w:tr>
      <w:tr w:rsidR="00573167" w14:paraId="7D3BE847" w14:textId="77777777">
        <w:trPr>
          <w:trHeight w:val="480"/>
        </w:trPr>
        <w:tc>
          <w:tcPr>
            <w:tcW w:w="1455" w:type="dxa"/>
            <w:tcBorders>
              <w:top w:val="nil"/>
              <w:left w:val="nil"/>
              <w:bottom w:val="nil"/>
              <w:right w:val="nil"/>
            </w:tcBorders>
            <w:tcMar>
              <w:top w:w="100" w:type="dxa"/>
              <w:left w:w="100" w:type="dxa"/>
              <w:bottom w:w="100" w:type="dxa"/>
              <w:right w:w="100" w:type="dxa"/>
            </w:tcMar>
          </w:tcPr>
          <w:p w14:paraId="052D477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Maldives</w:t>
            </w:r>
          </w:p>
        </w:tc>
        <w:tc>
          <w:tcPr>
            <w:tcW w:w="1470" w:type="dxa"/>
            <w:tcBorders>
              <w:top w:val="nil"/>
              <w:left w:val="nil"/>
              <w:bottom w:val="nil"/>
              <w:right w:val="nil"/>
            </w:tcBorders>
            <w:tcMar>
              <w:top w:w="100" w:type="dxa"/>
              <w:left w:w="100" w:type="dxa"/>
              <w:bottom w:w="100" w:type="dxa"/>
              <w:right w:w="100" w:type="dxa"/>
            </w:tcMar>
          </w:tcPr>
          <w:p w14:paraId="351B742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1,085,273</w:t>
            </w:r>
          </w:p>
        </w:tc>
        <w:tc>
          <w:tcPr>
            <w:tcW w:w="990" w:type="dxa"/>
            <w:tcBorders>
              <w:top w:val="nil"/>
              <w:left w:val="nil"/>
              <w:bottom w:val="nil"/>
              <w:right w:val="nil"/>
            </w:tcBorders>
            <w:tcMar>
              <w:top w:w="100" w:type="dxa"/>
              <w:left w:w="100" w:type="dxa"/>
              <w:bottom w:w="100" w:type="dxa"/>
              <w:right w:w="100" w:type="dxa"/>
            </w:tcMar>
          </w:tcPr>
          <w:p w14:paraId="7943C06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84.4</w:t>
            </w:r>
          </w:p>
        </w:tc>
        <w:tc>
          <w:tcPr>
            <w:tcW w:w="1305" w:type="dxa"/>
            <w:tcBorders>
              <w:top w:val="nil"/>
              <w:left w:val="nil"/>
              <w:bottom w:val="nil"/>
              <w:right w:val="nil"/>
            </w:tcBorders>
            <w:tcMar>
              <w:top w:w="100" w:type="dxa"/>
              <w:left w:w="100" w:type="dxa"/>
              <w:bottom w:w="100" w:type="dxa"/>
              <w:right w:w="100" w:type="dxa"/>
            </w:tcMar>
          </w:tcPr>
          <w:p w14:paraId="373A01A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w:t>
            </w:r>
          </w:p>
        </w:tc>
        <w:tc>
          <w:tcPr>
            <w:tcW w:w="1410" w:type="dxa"/>
            <w:tcBorders>
              <w:top w:val="nil"/>
              <w:left w:val="nil"/>
              <w:bottom w:val="nil"/>
              <w:right w:val="nil"/>
            </w:tcBorders>
            <w:tcMar>
              <w:top w:w="100" w:type="dxa"/>
              <w:left w:w="100" w:type="dxa"/>
              <w:bottom w:w="100" w:type="dxa"/>
              <w:right w:w="100" w:type="dxa"/>
            </w:tcMar>
          </w:tcPr>
          <w:p w14:paraId="475DEE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-46.4</w:t>
            </w:r>
          </w:p>
        </w:tc>
        <w:tc>
          <w:tcPr>
            <w:tcW w:w="1305" w:type="dxa"/>
            <w:tcBorders>
              <w:top w:val="nil"/>
              <w:left w:val="nil"/>
              <w:bottom w:val="nil"/>
              <w:right w:val="nil"/>
            </w:tcBorders>
            <w:tcMar>
              <w:top w:w="100" w:type="dxa"/>
              <w:left w:w="100" w:type="dxa"/>
              <w:bottom w:w="100" w:type="dxa"/>
              <w:right w:w="100" w:type="dxa"/>
            </w:tcMar>
          </w:tcPr>
          <w:p w14:paraId="79837EF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-24.9</w:t>
            </w:r>
          </w:p>
        </w:tc>
        <w:tc>
          <w:tcPr>
            <w:tcW w:w="1410" w:type="dxa"/>
            <w:tcBorders>
              <w:top w:val="nil"/>
              <w:left w:val="nil"/>
              <w:bottom w:val="nil"/>
              <w:right w:val="nil"/>
            </w:tcBorders>
            <w:tcMar>
              <w:top w:w="100" w:type="dxa"/>
              <w:left w:w="100" w:type="dxa"/>
              <w:bottom w:w="100" w:type="dxa"/>
              <w:right w:w="100" w:type="dxa"/>
            </w:tcMar>
          </w:tcPr>
          <w:p w14:paraId="44AB5DD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w:t>
            </w:r>
          </w:p>
        </w:tc>
      </w:tr>
      <w:tr w:rsidR="00573167" w14:paraId="568BB18A" w14:textId="77777777">
        <w:trPr>
          <w:trHeight w:val="480"/>
        </w:trPr>
        <w:tc>
          <w:tcPr>
            <w:tcW w:w="1455" w:type="dxa"/>
            <w:tcBorders>
              <w:top w:val="nil"/>
              <w:left w:val="nil"/>
              <w:bottom w:val="nil"/>
              <w:right w:val="nil"/>
            </w:tcBorders>
            <w:tcMar>
              <w:top w:w="100" w:type="dxa"/>
              <w:left w:w="100" w:type="dxa"/>
              <w:bottom w:w="100" w:type="dxa"/>
              <w:right w:w="100" w:type="dxa"/>
            </w:tcMar>
          </w:tcPr>
          <w:p w14:paraId="7E4AF09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lastRenderedPageBreak/>
              <w:t>Puerto Rico</w:t>
            </w:r>
          </w:p>
        </w:tc>
        <w:tc>
          <w:tcPr>
            <w:tcW w:w="1470" w:type="dxa"/>
            <w:tcBorders>
              <w:top w:val="nil"/>
              <w:left w:val="nil"/>
              <w:bottom w:val="nil"/>
              <w:right w:val="nil"/>
            </w:tcBorders>
            <w:tcMar>
              <w:top w:w="100" w:type="dxa"/>
              <w:left w:w="100" w:type="dxa"/>
              <w:bottom w:w="100" w:type="dxa"/>
              <w:right w:w="100" w:type="dxa"/>
            </w:tcMar>
          </w:tcPr>
          <w:p w14:paraId="1BFBBF6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648,867</w:t>
            </w:r>
          </w:p>
        </w:tc>
        <w:tc>
          <w:tcPr>
            <w:tcW w:w="990" w:type="dxa"/>
            <w:tcBorders>
              <w:top w:val="nil"/>
              <w:left w:val="nil"/>
              <w:bottom w:val="nil"/>
              <w:right w:val="nil"/>
            </w:tcBorders>
            <w:tcMar>
              <w:top w:w="100" w:type="dxa"/>
              <w:left w:w="100" w:type="dxa"/>
              <w:bottom w:w="100" w:type="dxa"/>
              <w:right w:w="100" w:type="dxa"/>
            </w:tcMar>
          </w:tcPr>
          <w:p w14:paraId="23EB567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21.3</w:t>
            </w:r>
          </w:p>
        </w:tc>
        <w:tc>
          <w:tcPr>
            <w:tcW w:w="1305" w:type="dxa"/>
            <w:tcBorders>
              <w:top w:val="nil"/>
              <w:left w:val="nil"/>
              <w:bottom w:val="nil"/>
              <w:right w:val="nil"/>
            </w:tcBorders>
            <w:tcMar>
              <w:top w:w="100" w:type="dxa"/>
              <w:left w:w="100" w:type="dxa"/>
              <w:bottom w:w="100" w:type="dxa"/>
              <w:right w:w="100" w:type="dxa"/>
            </w:tcMar>
          </w:tcPr>
          <w:p w14:paraId="16620BD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w:t>
            </w:r>
          </w:p>
        </w:tc>
        <w:tc>
          <w:tcPr>
            <w:tcW w:w="1410" w:type="dxa"/>
            <w:tcBorders>
              <w:top w:val="nil"/>
              <w:left w:val="nil"/>
              <w:bottom w:val="nil"/>
              <w:right w:val="nil"/>
            </w:tcBorders>
            <w:tcMar>
              <w:top w:w="100" w:type="dxa"/>
              <w:left w:w="100" w:type="dxa"/>
              <w:bottom w:w="100" w:type="dxa"/>
              <w:right w:w="100" w:type="dxa"/>
            </w:tcMar>
          </w:tcPr>
          <w:p w14:paraId="4A6C4E4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-46.2</w:t>
            </w:r>
          </w:p>
        </w:tc>
        <w:tc>
          <w:tcPr>
            <w:tcW w:w="1305" w:type="dxa"/>
            <w:tcBorders>
              <w:top w:val="nil"/>
              <w:left w:val="nil"/>
              <w:bottom w:val="nil"/>
              <w:right w:val="nil"/>
            </w:tcBorders>
            <w:tcMar>
              <w:top w:w="100" w:type="dxa"/>
              <w:left w:w="100" w:type="dxa"/>
              <w:bottom w:w="100" w:type="dxa"/>
              <w:right w:w="100" w:type="dxa"/>
            </w:tcMar>
          </w:tcPr>
          <w:p w14:paraId="3803F59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0AF0E4F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-62.5</w:t>
            </w:r>
          </w:p>
        </w:tc>
      </w:tr>
      <w:tr w:rsidR="00573167" w14:paraId="4C245E10" w14:textId="77777777">
        <w:trPr>
          <w:trHeight w:val="480"/>
        </w:trPr>
        <w:tc>
          <w:tcPr>
            <w:tcW w:w="1455" w:type="dxa"/>
            <w:tcBorders>
              <w:top w:val="nil"/>
              <w:left w:val="nil"/>
              <w:bottom w:val="nil"/>
              <w:right w:val="nil"/>
            </w:tcBorders>
            <w:tcMar>
              <w:top w:w="100" w:type="dxa"/>
              <w:left w:w="100" w:type="dxa"/>
              <w:bottom w:w="100" w:type="dxa"/>
              <w:right w:w="100" w:type="dxa"/>
            </w:tcMar>
          </w:tcPr>
          <w:p w14:paraId="4826D99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Brazil</w:t>
            </w:r>
          </w:p>
        </w:tc>
        <w:tc>
          <w:tcPr>
            <w:tcW w:w="1470" w:type="dxa"/>
            <w:tcBorders>
              <w:top w:val="nil"/>
              <w:left w:val="nil"/>
              <w:bottom w:val="nil"/>
              <w:right w:val="nil"/>
            </w:tcBorders>
            <w:tcMar>
              <w:top w:w="100" w:type="dxa"/>
              <w:left w:w="100" w:type="dxa"/>
              <w:bottom w:w="100" w:type="dxa"/>
              <w:right w:w="100" w:type="dxa"/>
            </w:tcMar>
          </w:tcPr>
          <w:p w14:paraId="15775E1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612,864</w:t>
            </w:r>
          </w:p>
        </w:tc>
        <w:tc>
          <w:tcPr>
            <w:tcW w:w="990" w:type="dxa"/>
            <w:tcBorders>
              <w:top w:val="nil"/>
              <w:left w:val="nil"/>
              <w:bottom w:val="nil"/>
              <w:right w:val="nil"/>
            </w:tcBorders>
            <w:tcMar>
              <w:top w:w="100" w:type="dxa"/>
              <w:left w:w="100" w:type="dxa"/>
              <w:bottom w:w="100" w:type="dxa"/>
              <w:right w:w="100" w:type="dxa"/>
            </w:tcMar>
          </w:tcPr>
          <w:p w14:paraId="1F623E9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8.3</w:t>
            </w:r>
          </w:p>
        </w:tc>
        <w:tc>
          <w:tcPr>
            <w:tcW w:w="1305" w:type="dxa"/>
            <w:tcBorders>
              <w:top w:val="nil"/>
              <w:left w:val="nil"/>
              <w:bottom w:val="nil"/>
              <w:right w:val="nil"/>
            </w:tcBorders>
            <w:tcMar>
              <w:top w:w="100" w:type="dxa"/>
              <w:left w:w="100" w:type="dxa"/>
              <w:bottom w:w="100" w:type="dxa"/>
              <w:right w:w="100" w:type="dxa"/>
            </w:tcMar>
          </w:tcPr>
          <w:p w14:paraId="1708590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-8.9</w:t>
            </w:r>
          </w:p>
        </w:tc>
        <w:tc>
          <w:tcPr>
            <w:tcW w:w="1410" w:type="dxa"/>
            <w:tcBorders>
              <w:top w:val="nil"/>
              <w:left w:val="nil"/>
              <w:bottom w:val="nil"/>
              <w:right w:val="nil"/>
            </w:tcBorders>
            <w:tcMar>
              <w:top w:w="100" w:type="dxa"/>
              <w:left w:w="100" w:type="dxa"/>
              <w:bottom w:w="100" w:type="dxa"/>
              <w:right w:w="100" w:type="dxa"/>
            </w:tcMar>
          </w:tcPr>
          <w:p w14:paraId="364C85D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-29.2</w:t>
            </w:r>
          </w:p>
        </w:tc>
        <w:tc>
          <w:tcPr>
            <w:tcW w:w="1305" w:type="dxa"/>
            <w:tcBorders>
              <w:top w:val="nil"/>
              <w:left w:val="nil"/>
              <w:bottom w:val="nil"/>
              <w:right w:val="nil"/>
            </w:tcBorders>
            <w:tcMar>
              <w:top w:w="100" w:type="dxa"/>
              <w:left w:w="100" w:type="dxa"/>
              <w:bottom w:w="100" w:type="dxa"/>
              <w:right w:w="100" w:type="dxa"/>
            </w:tcMar>
          </w:tcPr>
          <w:p w14:paraId="30B82FB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w:t>
            </w:r>
          </w:p>
        </w:tc>
        <w:tc>
          <w:tcPr>
            <w:tcW w:w="1410" w:type="dxa"/>
            <w:tcBorders>
              <w:top w:val="nil"/>
              <w:left w:val="nil"/>
              <w:bottom w:val="nil"/>
              <w:right w:val="nil"/>
            </w:tcBorders>
            <w:tcMar>
              <w:top w:w="100" w:type="dxa"/>
              <w:left w:w="100" w:type="dxa"/>
              <w:bottom w:w="100" w:type="dxa"/>
              <w:right w:w="100" w:type="dxa"/>
            </w:tcMar>
          </w:tcPr>
          <w:p w14:paraId="250BAE2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-62.1</w:t>
            </w:r>
          </w:p>
        </w:tc>
      </w:tr>
      <w:tr w:rsidR="00573167" w14:paraId="2E44BA3E" w14:textId="77777777">
        <w:trPr>
          <w:trHeight w:val="480"/>
        </w:trPr>
        <w:tc>
          <w:tcPr>
            <w:tcW w:w="1455" w:type="dxa"/>
            <w:tcBorders>
              <w:top w:val="nil"/>
              <w:left w:val="nil"/>
              <w:bottom w:val="nil"/>
              <w:right w:val="nil"/>
            </w:tcBorders>
            <w:tcMar>
              <w:top w:w="100" w:type="dxa"/>
              <w:left w:w="100" w:type="dxa"/>
              <w:bottom w:w="100" w:type="dxa"/>
              <w:right w:w="100" w:type="dxa"/>
            </w:tcMar>
          </w:tcPr>
          <w:p w14:paraId="2A39747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Bahamas</w:t>
            </w:r>
          </w:p>
        </w:tc>
        <w:tc>
          <w:tcPr>
            <w:tcW w:w="1470" w:type="dxa"/>
            <w:tcBorders>
              <w:top w:val="nil"/>
              <w:left w:val="nil"/>
              <w:bottom w:val="nil"/>
              <w:right w:val="nil"/>
            </w:tcBorders>
            <w:tcMar>
              <w:top w:w="100" w:type="dxa"/>
              <w:left w:w="100" w:type="dxa"/>
              <w:bottom w:w="100" w:type="dxa"/>
              <w:right w:w="100" w:type="dxa"/>
            </w:tcMar>
          </w:tcPr>
          <w:p w14:paraId="7936AFB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526,058</w:t>
            </w:r>
          </w:p>
        </w:tc>
        <w:tc>
          <w:tcPr>
            <w:tcW w:w="990" w:type="dxa"/>
            <w:tcBorders>
              <w:top w:val="nil"/>
              <w:left w:val="nil"/>
              <w:bottom w:val="nil"/>
              <w:right w:val="nil"/>
            </w:tcBorders>
            <w:tcMar>
              <w:top w:w="100" w:type="dxa"/>
              <w:left w:w="100" w:type="dxa"/>
              <w:bottom w:w="100" w:type="dxa"/>
              <w:right w:w="100" w:type="dxa"/>
            </w:tcMar>
          </w:tcPr>
          <w:p w14:paraId="42008E5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60.5</w:t>
            </w:r>
          </w:p>
        </w:tc>
        <w:tc>
          <w:tcPr>
            <w:tcW w:w="1305" w:type="dxa"/>
            <w:tcBorders>
              <w:top w:val="nil"/>
              <w:left w:val="nil"/>
              <w:bottom w:val="nil"/>
              <w:right w:val="nil"/>
            </w:tcBorders>
            <w:tcMar>
              <w:top w:w="100" w:type="dxa"/>
              <w:left w:w="100" w:type="dxa"/>
              <w:bottom w:w="100" w:type="dxa"/>
              <w:right w:w="100" w:type="dxa"/>
            </w:tcMar>
          </w:tcPr>
          <w:p w14:paraId="2A61B81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-15.7</w:t>
            </w:r>
          </w:p>
        </w:tc>
        <w:tc>
          <w:tcPr>
            <w:tcW w:w="1410" w:type="dxa"/>
            <w:tcBorders>
              <w:top w:val="nil"/>
              <w:left w:val="nil"/>
              <w:bottom w:val="nil"/>
              <w:right w:val="nil"/>
            </w:tcBorders>
            <w:tcMar>
              <w:top w:w="100" w:type="dxa"/>
              <w:left w:w="100" w:type="dxa"/>
              <w:bottom w:w="100" w:type="dxa"/>
              <w:right w:w="100" w:type="dxa"/>
            </w:tcMar>
          </w:tcPr>
          <w:p w14:paraId="01DFEFF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-45.7</w:t>
            </w:r>
          </w:p>
        </w:tc>
        <w:tc>
          <w:tcPr>
            <w:tcW w:w="1305" w:type="dxa"/>
            <w:tcBorders>
              <w:top w:val="nil"/>
              <w:left w:val="nil"/>
              <w:bottom w:val="nil"/>
              <w:right w:val="nil"/>
            </w:tcBorders>
            <w:tcMar>
              <w:top w:w="100" w:type="dxa"/>
              <w:left w:w="100" w:type="dxa"/>
              <w:bottom w:w="100" w:type="dxa"/>
              <w:right w:w="100" w:type="dxa"/>
            </w:tcMar>
          </w:tcPr>
          <w:p w14:paraId="0705DDF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-24.9</w:t>
            </w:r>
          </w:p>
        </w:tc>
        <w:tc>
          <w:tcPr>
            <w:tcW w:w="1410" w:type="dxa"/>
            <w:tcBorders>
              <w:top w:val="nil"/>
              <w:left w:val="nil"/>
              <w:bottom w:val="nil"/>
              <w:right w:val="nil"/>
            </w:tcBorders>
            <w:tcMar>
              <w:top w:w="100" w:type="dxa"/>
              <w:left w:w="100" w:type="dxa"/>
              <w:bottom w:w="100" w:type="dxa"/>
              <w:right w:w="100" w:type="dxa"/>
            </w:tcMar>
          </w:tcPr>
          <w:p w14:paraId="0721945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w:t>
            </w:r>
          </w:p>
        </w:tc>
      </w:tr>
      <w:tr w:rsidR="00573167" w14:paraId="088EA4AD" w14:textId="77777777">
        <w:trPr>
          <w:trHeight w:val="660"/>
        </w:trPr>
        <w:tc>
          <w:tcPr>
            <w:tcW w:w="1455" w:type="dxa"/>
            <w:tcBorders>
              <w:top w:val="nil"/>
              <w:left w:val="nil"/>
              <w:bottom w:val="nil"/>
              <w:right w:val="nil"/>
            </w:tcBorders>
            <w:tcMar>
              <w:top w:w="100" w:type="dxa"/>
              <w:left w:w="100" w:type="dxa"/>
              <w:bottom w:w="100" w:type="dxa"/>
              <w:right w:w="100" w:type="dxa"/>
            </w:tcMar>
          </w:tcPr>
          <w:p w14:paraId="1DA9B5A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Dominican Republic</w:t>
            </w:r>
          </w:p>
        </w:tc>
        <w:tc>
          <w:tcPr>
            <w:tcW w:w="1470" w:type="dxa"/>
            <w:tcBorders>
              <w:top w:val="nil"/>
              <w:left w:val="nil"/>
              <w:bottom w:val="nil"/>
              <w:right w:val="nil"/>
            </w:tcBorders>
            <w:tcMar>
              <w:top w:w="100" w:type="dxa"/>
              <w:left w:w="100" w:type="dxa"/>
              <w:bottom w:w="100" w:type="dxa"/>
              <w:right w:w="100" w:type="dxa"/>
            </w:tcMar>
          </w:tcPr>
          <w:p w14:paraId="12AA34B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511,669</w:t>
            </w:r>
          </w:p>
        </w:tc>
        <w:tc>
          <w:tcPr>
            <w:tcW w:w="990" w:type="dxa"/>
            <w:tcBorders>
              <w:top w:val="nil"/>
              <w:left w:val="nil"/>
              <w:bottom w:val="nil"/>
              <w:right w:val="nil"/>
            </w:tcBorders>
            <w:tcMar>
              <w:top w:w="100" w:type="dxa"/>
              <w:left w:w="100" w:type="dxa"/>
              <w:bottom w:w="100" w:type="dxa"/>
              <w:right w:w="100" w:type="dxa"/>
            </w:tcMar>
          </w:tcPr>
          <w:p w14:paraId="26B505A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26.5</w:t>
            </w:r>
          </w:p>
        </w:tc>
        <w:tc>
          <w:tcPr>
            <w:tcW w:w="1305" w:type="dxa"/>
            <w:tcBorders>
              <w:top w:val="nil"/>
              <w:left w:val="nil"/>
              <w:bottom w:val="nil"/>
              <w:right w:val="nil"/>
            </w:tcBorders>
            <w:tcMar>
              <w:top w:w="100" w:type="dxa"/>
              <w:left w:w="100" w:type="dxa"/>
              <w:bottom w:w="100" w:type="dxa"/>
              <w:right w:w="100" w:type="dxa"/>
            </w:tcMar>
          </w:tcPr>
          <w:p w14:paraId="09A7BCB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-15.8</w:t>
            </w:r>
          </w:p>
        </w:tc>
        <w:tc>
          <w:tcPr>
            <w:tcW w:w="1410" w:type="dxa"/>
            <w:tcBorders>
              <w:top w:val="nil"/>
              <w:left w:val="nil"/>
              <w:bottom w:val="nil"/>
              <w:right w:val="nil"/>
            </w:tcBorders>
            <w:tcMar>
              <w:top w:w="100" w:type="dxa"/>
              <w:left w:w="100" w:type="dxa"/>
              <w:bottom w:w="100" w:type="dxa"/>
              <w:right w:w="100" w:type="dxa"/>
            </w:tcMar>
          </w:tcPr>
          <w:p w14:paraId="02FF0CB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-45.9</w:t>
            </w:r>
          </w:p>
        </w:tc>
        <w:tc>
          <w:tcPr>
            <w:tcW w:w="1305" w:type="dxa"/>
            <w:tcBorders>
              <w:top w:val="nil"/>
              <w:left w:val="nil"/>
              <w:bottom w:val="nil"/>
              <w:right w:val="nil"/>
            </w:tcBorders>
            <w:tcMar>
              <w:top w:w="100" w:type="dxa"/>
              <w:left w:w="100" w:type="dxa"/>
              <w:bottom w:w="100" w:type="dxa"/>
              <w:right w:w="100" w:type="dxa"/>
            </w:tcMar>
          </w:tcPr>
          <w:p w14:paraId="0D97EC0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-25.1</w:t>
            </w:r>
          </w:p>
        </w:tc>
        <w:tc>
          <w:tcPr>
            <w:tcW w:w="1410" w:type="dxa"/>
            <w:tcBorders>
              <w:top w:val="nil"/>
              <w:left w:val="nil"/>
              <w:bottom w:val="nil"/>
              <w:right w:val="nil"/>
            </w:tcBorders>
            <w:tcMar>
              <w:top w:w="100" w:type="dxa"/>
              <w:left w:w="100" w:type="dxa"/>
              <w:bottom w:w="100" w:type="dxa"/>
              <w:right w:w="100" w:type="dxa"/>
            </w:tcMar>
          </w:tcPr>
          <w:p w14:paraId="1847763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-62.3</w:t>
            </w:r>
          </w:p>
        </w:tc>
      </w:tr>
      <w:tr w:rsidR="00573167" w14:paraId="425E6672" w14:textId="77777777">
        <w:trPr>
          <w:trHeight w:val="480"/>
        </w:trPr>
        <w:tc>
          <w:tcPr>
            <w:tcW w:w="1455" w:type="dxa"/>
            <w:tcBorders>
              <w:top w:val="nil"/>
              <w:left w:val="nil"/>
              <w:bottom w:val="nil"/>
              <w:right w:val="nil"/>
            </w:tcBorders>
            <w:tcMar>
              <w:top w:w="100" w:type="dxa"/>
              <w:left w:w="100" w:type="dxa"/>
              <w:bottom w:w="100" w:type="dxa"/>
              <w:right w:w="100" w:type="dxa"/>
            </w:tcMar>
          </w:tcPr>
          <w:p w14:paraId="6350370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India</w:t>
            </w:r>
          </w:p>
        </w:tc>
        <w:tc>
          <w:tcPr>
            <w:tcW w:w="1470" w:type="dxa"/>
            <w:tcBorders>
              <w:top w:val="nil"/>
              <w:left w:val="nil"/>
              <w:bottom w:val="nil"/>
              <w:right w:val="nil"/>
            </w:tcBorders>
            <w:tcMar>
              <w:top w:w="100" w:type="dxa"/>
              <w:left w:w="100" w:type="dxa"/>
              <w:bottom w:w="100" w:type="dxa"/>
              <w:right w:w="100" w:type="dxa"/>
            </w:tcMar>
          </w:tcPr>
          <w:p w14:paraId="175BA12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464,082</w:t>
            </w:r>
          </w:p>
        </w:tc>
        <w:tc>
          <w:tcPr>
            <w:tcW w:w="990" w:type="dxa"/>
            <w:tcBorders>
              <w:top w:val="nil"/>
              <w:left w:val="nil"/>
              <w:bottom w:val="nil"/>
              <w:right w:val="nil"/>
            </w:tcBorders>
            <w:tcMar>
              <w:top w:w="100" w:type="dxa"/>
              <w:left w:w="100" w:type="dxa"/>
              <w:bottom w:w="100" w:type="dxa"/>
              <w:right w:w="100" w:type="dxa"/>
            </w:tcMar>
          </w:tcPr>
          <w:p w14:paraId="3142CD1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305" w:type="dxa"/>
            <w:tcBorders>
              <w:top w:val="nil"/>
              <w:left w:val="nil"/>
              <w:bottom w:val="nil"/>
              <w:right w:val="nil"/>
            </w:tcBorders>
            <w:tcMar>
              <w:top w:w="100" w:type="dxa"/>
              <w:left w:w="100" w:type="dxa"/>
              <w:bottom w:w="100" w:type="dxa"/>
              <w:right w:w="100" w:type="dxa"/>
            </w:tcMar>
          </w:tcPr>
          <w:p w14:paraId="6AC3608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645AB4B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-46.1</w:t>
            </w:r>
          </w:p>
        </w:tc>
        <w:tc>
          <w:tcPr>
            <w:tcW w:w="1305" w:type="dxa"/>
            <w:tcBorders>
              <w:top w:val="nil"/>
              <w:left w:val="nil"/>
              <w:bottom w:val="nil"/>
              <w:right w:val="nil"/>
            </w:tcBorders>
            <w:tcMar>
              <w:top w:w="100" w:type="dxa"/>
              <w:left w:w="100" w:type="dxa"/>
              <w:bottom w:w="100" w:type="dxa"/>
              <w:right w:w="100" w:type="dxa"/>
            </w:tcMar>
          </w:tcPr>
          <w:p w14:paraId="06D4C27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2B3599E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-62.4</w:t>
            </w:r>
          </w:p>
        </w:tc>
      </w:tr>
      <w:tr w:rsidR="00573167" w14:paraId="5DC4F66E" w14:textId="77777777">
        <w:trPr>
          <w:trHeight w:val="480"/>
        </w:trPr>
        <w:tc>
          <w:tcPr>
            <w:tcW w:w="1455" w:type="dxa"/>
            <w:tcBorders>
              <w:top w:val="nil"/>
              <w:left w:val="nil"/>
              <w:bottom w:val="nil"/>
              <w:right w:val="nil"/>
            </w:tcBorders>
            <w:tcMar>
              <w:top w:w="100" w:type="dxa"/>
              <w:left w:w="100" w:type="dxa"/>
              <w:bottom w:w="100" w:type="dxa"/>
              <w:right w:w="100" w:type="dxa"/>
            </w:tcMar>
          </w:tcPr>
          <w:p w14:paraId="3A8D055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Honduras</w:t>
            </w:r>
          </w:p>
        </w:tc>
        <w:tc>
          <w:tcPr>
            <w:tcW w:w="1470" w:type="dxa"/>
            <w:tcBorders>
              <w:top w:val="nil"/>
              <w:left w:val="nil"/>
              <w:bottom w:val="nil"/>
              <w:right w:val="nil"/>
            </w:tcBorders>
            <w:tcMar>
              <w:top w:w="100" w:type="dxa"/>
              <w:left w:w="100" w:type="dxa"/>
              <w:bottom w:w="100" w:type="dxa"/>
              <w:right w:w="100" w:type="dxa"/>
            </w:tcMar>
          </w:tcPr>
          <w:p w14:paraId="4F12EA5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446,628</w:t>
            </w:r>
          </w:p>
        </w:tc>
        <w:tc>
          <w:tcPr>
            <w:tcW w:w="990" w:type="dxa"/>
            <w:tcBorders>
              <w:top w:val="nil"/>
              <w:left w:val="nil"/>
              <w:bottom w:val="nil"/>
              <w:right w:val="nil"/>
            </w:tcBorders>
            <w:tcMar>
              <w:top w:w="100" w:type="dxa"/>
              <w:left w:w="100" w:type="dxa"/>
              <w:bottom w:w="100" w:type="dxa"/>
              <w:right w:w="100" w:type="dxa"/>
            </w:tcMar>
          </w:tcPr>
          <w:p w14:paraId="23B40E1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85.8</w:t>
            </w:r>
          </w:p>
        </w:tc>
        <w:tc>
          <w:tcPr>
            <w:tcW w:w="1305" w:type="dxa"/>
            <w:tcBorders>
              <w:top w:val="nil"/>
              <w:left w:val="nil"/>
              <w:bottom w:val="nil"/>
              <w:right w:val="nil"/>
            </w:tcBorders>
            <w:tcMar>
              <w:top w:w="100" w:type="dxa"/>
              <w:left w:w="100" w:type="dxa"/>
              <w:bottom w:w="100" w:type="dxa"/>
              <w:right w:w="100" w:type="dxa"/>
            </w:tcMar>
          </w:tcPr>
          <w:p w14:paraId="4D8DCBC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-15.7</w:t>
            </w:r>
          </w:p>
        </w:tc>
        <w:tc>
          <w:tcPr>
            <w:tcW w:w="1410" w:type="dxa"/>
            <w:tcBorders>
              <w:top w:val="nil"/>
              <w:left w:val="nil"/>
              <w:bottom w:val="nil"/>
              <w:right w:val="nil"/>
            </w:tcBorders>
            <w:tcMar>
              <w:top w:w="100" w:type="dxa"/>
              <w:left w:w="100" w:type="dxa"/>
              <w:bottom w:w="100" w:type="dxa"/>
              <w:right w:w="100" w:type="dxa"/>
            </w:tcMar>
          </w:tcPr>
          <w:p w14:paraId="53CF139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-45.7</w:t>
            </w:r>
          </w:p>
        </w:tc>
        <w:tc>
          <w:tcPr>
            <w:tcW w:w="1305" w:type="dxa"/>
            <w:tcBorders>
              <w:top w:val="nil"/>
              <w:left w:val="nil"/>
              <w:bottom w:val="nil"/>
              <w:right w:val="nil"/>
            </w:tcBorders>
            <w:tcMar>
              <w:top w:w="100" w:type="dxa"/>
              <w:left w:w="100" w:type="dxa"/>
              <w:bottom w:w="100" w:type="dxa"/>
              <w:right w:w="100" w:type="dxa"/>
            </w:tcMar>
          </w:tcPr>
          <w:p w14:paraId="4A30601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3CE2A44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-62.4</w:t>
            </w:r>
          </w:p>
        </w:tc>
      </w:tr>
      <w:tr w:rsidR="00573167" w14:paraId="6173B2B2" w14:textId="77777777">
        <w:trPr>
          <w:trHeight w:val="660"/>
        </w:trPr>
        <w:tc>
          <w:tcPr>
            <w:tcW w:w="1455" w:type="dxa"/>
            <w:tcBorders>
              <w:top w:val="nil"/>
              <w:left w:val="nil"/>
              <w:bottom w:val="nil"/>
              <w:right w:val="nil"/>
            </w:tcBorders>
            <w:tcMar>
              <w:top w:w="100" w:type="dxa"/>
              <w:left w:w="100" w:type="dxa"/>
              <w:bottom w:w="100" w:type="dxa"/>
              <w:right w:w="100" w:type="dxa"/>
            </w:tcMar>
          </w:tcPr>
          <w:p w14:paraId="682ED47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United Arab Emirates</w:t>
            </w:r>
          </w:p>
        </w:tc>
        <w:tc>
          <w:tcPr>
            <w:tcW w:w="1470" w:type="dxa"/>
            <w:tcBorders>
              <w:top w:val="nil"/>
              <w:left w:val="nil"/>
              <w:bottom w:val="nil"/>
              <w:right w:val="nil"/>
            </w:tcBorders>
            <w:tcMar>
              <w:top w:w="100" w:type="dxa"/>
              <w:left w:w="100" w:type="dxa"/>
              <w:bottom w:w="100" w:type="dxa"/>
              <w:right w:w="100" w:type="dxa"/>
            </w:tcMar>
          </w:tcPr>
          <w:p w14:paraId="6799D8C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445,654</w:t>
            </w:r>
          </w:p>
        </w:tc>
        <w:tc>
          <w:tcPr>
            <w:tcW w:w="990" w:type="dxa"/>
            <w:tcBorders>
              <w:top w:val="nil"/>
              <w:left w:val="nil"/>
              <w:bottom w:val="nil"/>
              <w:right w:val="nil"/>
            </w:tcBorders>
            <w:tcMar>
              <w:top w:w="100" w:type="dxa"/>
              <w:left w:w="100" w:type="dxa"/>
              <w:bottom w:w="100" w:type="dxa"/>
              <w:right w:w="100" w:type="dxa"/>
            </w:tcMar>
          </w:tcPr>
          <w:p w14:paraId="141D6A2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305" w:type="dxa"/>
            <w:tcBorders>
              <w:top w:val="nil"/>
              <w:left w:val="nil"/>
              <w:bottom w:val="nil"/>
              <w:right w:val="nil"/>
            </w:tcBorders>
            <w:tcMar>
              <w:top w:w="100" w:type="dxa"/>
              <w:left w:w="100" w:type="dxa"/>
              <w:bottom w:w="100" w:type="dxa"/>
              <w:right w:w="100" w:type="dxa"/>
            </w:tcMar>
          </w:tcPr>
          <w:p w14:paraId="477E7F0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-8.7</w:t>
            </w:r>
          </w:p>
        </w:tc>
        <w:tc>
          <w:tcPr>
            <w:tcW w:w="1410" w:type="dxa"/>
            <w:tcBorders>
              <w:top w:val="nil"/>
              <w:left w:val="nil"/>
              <w:bottom w:val="nil"/>
              <w:right w:val="nil"/>
            </w:tcBorders>
            <w:tcMar>
              <w:top w:w="100" w:type="dxa"/>
              <w:left w:w="100" w:type="dxa"/>
              <w:bottom w:w="100" w:type="dxa"/>
              <w:right w:w="100" w:type="dxa"/>
            </w:tcMar>
          </w:tcPr>
          <w:p w14:paraId="5ADB60F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-28.7</w:t>
            </w:r>
          </w:p>
        </w:tc>
        <w:tc>
          <w:tcPr>
            <w:tcW w:w="1305" w:type="dxa"/>
            <w:tcBorders>
              <w:top w:val="nil"/>
              <w:left w:val="nil"/>
              <w:bottom w:val="nil"/>
              <w:right w:val="nil"/>
            </w:tcBorders>
            <w:tcMar>
              <w:top w:w="100" w:type="dxa"/>
              <w:left w:w="100" w:type="dxa"/>
              <w:bottom w:w="100" w:type="dxa"/>
              <w:right w:w="100" w:type="dxa"/>
            </w:tcMar>
          </w:tcPr>
          <w:p w14:paraId="2D22E90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-26.8</w:t>
            </w:r>
          </w:p>
        </w:tc>
        <w:tc>
          <w:tcPr>
            <w:tcW w:w="1410" w:type="dxa"/>
            <w:tcBorders>
              <w:top w:val="nil"/>
              <w:left w:val="nil"/>
              <w:bottom w:val="nil"/>
              <w:right w:val="nil"/>
            </w:tcBorders>
            <w:tcMar>
              <w:top w:w="100" w:type="dxa"/>
              <w:left w:w="100" w:type="dxa"/>
              <w:bottom w:w="100" w:type="dxa"/>
              <w:right w:w="100" w:type="dxa"/>
            </w:tcMar>
          </w:tcPr>
          <w:p w14:paraId="2F516A9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-64.7</w:t>
            </w:r>
          </w:p>
        </w:tc>
      </w:tr>
      <w:tr w:rsidR="00573167" w14:paraId="3C2D8D0F" w14:textId="77777777">
        <w:trPr>
          <w:trHeight w:val="480"/>
        </w:trPr>
        <w:tc>
          <w:tcPr>
            <w:tcW w:w="1455" w:type="dxa"/>
            <w:tcBorders>
              <w:top w:val="nil"/>
              <w:left w:val="nil"/>
              <w:bottom w:val="nil"/>
              <w:right w:val="nil"/>
            </w:tcBorders>
            <w:tcMar>
              <w:top w:w="100" w:type="dxa"/>
              <w:left w:w="100" w:type="dxa"/>
              <w:bottom w:w="100" w:type="dxa"/>
              <w:right w:w="100" w:type="dxa"/>
            </w:tcMar>
          </w:tcPr>
          <w:p w14:paraId="2E9B303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Jamaica</w:t>
            </w:r>
          </w:p>
        </w:tc>
        <w:tc>
          <w:tcPr>
            <w:tcW w:w="1470" w:type="dxa"/>
            <w:tcBorders>
              <w:top w:val="nil"/>
              <w:left w:val="nil"/>
              <w:bottom w:val="nil"/>
              <w:right w:val="nil"/>
            </w:tcBorders>
            <w:tcMar>
              <w:top w:w="100" w:type="dxa"/>
              <w:left w:w="100" w:type="dxa"/>
              <w:bottom w:w="100" w:type="dxa"/>
              <w:right w:w="100" w:type="dxa"/>
            </w:tcMar>
          </w:tcPr>
          <w:p w14:paraId="1295170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333,386</w:t>
            </w:r>
          </w:p>
        </w:tc>
        <w:tc>
          <w:tcPr>
            <w:tcW w:w="990" w:type="dxa"/>
            <w:tcBorders>
              <w:top w:val="nil"/>
              <w:left w:val="nil"/>
              <w:bottom w:val="nil"/>
              <w:right w:val="nil"/>
            </w:tcBorders>
            <w:tcMar>
              <w:top w:w="100" w:type="dxa"/>
              <w:left w:w="100" w:type="dxa"/>
              <w:bottom w:w="100" w:type="dxa"/>
              <w:right w:w="100" w:type="dxa"/>
            </w:tcMar>
          </w:tcPr>
          <w:p w14:paraId="7CA2379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763BB54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-15.8</w:t>
            </w:r>
          </w:p>
        </w:tc>
        <w:tc>
          <w:tcPr>
            <w:tcW w:w="1410" w:type="dxa"/>
            <w:tcBorders>
              <w:top w:val="nil"/>
              <w:left w:val="nil"/>
              <w:bottom w:val="nil"/>
              <w:right w:val="nil"/>
            </w:tcBorders>
            <w:tcMar>
              <w:top w:w="100" w:type="dxa"/>
              <w:left w:w="100" w:type="dxa"/>
              <w:bottom w:w="100" w:type="dxa"/>
              <w:right w:w="100" w:type="dxa"/>
            </w:tcMar>
          </w:tcPr>
          <w:p w14:paraId="6BA7718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-45.8</w:t>
            </w:r>
          </w:p>
        </w:tc>
        <w:tc>
          <w:tcPr>
            <w:tcW w:w="1305" w:type="dxa"/>
            <w:tcBorders>
              <w:top w:val="nil"/>
              <w:left w:val="nil"/>
              <w:bottom w:val="nil"/>
              <w:right w:val="nil"/>
            </w:tcBorders>
            <w:tcMar>
              <w:top w:w="100" w:type="dxa"/>
              <w:left w:w="100" w:type="dxa"/>
              <w:bottom w:w="100" w:type="dxa"/>
              <w:right w:w="100" w:type="dxa"/>
            </w:tcMar>
          </w:tcPr>
          <w:p w14:paraId="11BB8CE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6318742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-62.4</w:t>
            </w:r>
          </w:p>
        </w:tc>
      </w:tr>
      <w:tr w:rsidR="00573167" w14:paraId="32E50A13" w14:textId="77777777">
        <w:trPr>
          <w:trHeight w:val="480"/>
        </w:trPr>
        <w:tc>
          <w:tcPr>
            <w:tcW w:w="1455" w:type="dxa"/>
            <w:tcBorders>
              <w:top w:val="nil"/>
              <w:left w:val="nil"/>
              <w:bottom w:val="nil"/>
              <w:right w:val="nil"/>
            </w:tcBorders>
            <w:tcMar>
              <w:top w:w="100" w:type="dxa"/>
              <w:left w:w="100" w:type="dxa"/>
              <w:bottom w:w="100" w:type="dxa"/>
              <w:right w:w="100" w:type="dxa"/>
            </w:tcMar>
          </w:tcPr>
          <w:p w14:paraId="3A89407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Taiwan</w:t>
            </w:r>
          </w:p>
        </w:tc>
        <w:tc>
          <w:tcPr>
            <w:tcW w:w="1470" w:type="dxa"/>
            <w:tcBorders>
              <w:top w:val="nil"/>
              <w:left w:val="nil"/>
              <w:bottom w:val="nil"/>
              <w:right w:val="nil"/>
            </w:tcBorders>
            <w:tcMar>
              <w:top w:w="100" w:type="dxa"/>
              <w:left w:w="100" w:type="dxa"/>
              <w:bottom w:w="100" w:type="dxa"/>
              <w:right w:w="100" w:type="dxa"/>
            </w:tcMar>
          </w:tcPr>
          <w:p w14:paraId="3E7A915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323,440</w:t>
            </w:r>
          </w:p>
        </w:tc>
        <w:tc>
          <w:tcPr>
            <w:tcW w:w="990" w:type="dxa"/>
            <w:tcBorders>
              <w:top w:val="nil"/>
              <w:left w:val="nil"/>
              <w:bottom w:val="nil"/>
              <w:right w:val="nil"/>
            </w:tcBorders>
            <w:tcMar>
              <w:top w:w="100" w:type="dxa"/>
              <w:left w:w="100" w:type="dxa"/>
              <w:bottom w:w="100" w:type="dxa"/>
              <w:right w:w="100" w:type="dxa"/>
            </w:tcMar>
          </w:tcPr>
          <w:p w14:paraId="7F2658F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305" w:type="dxa"/>
            <w:tcBorders>
              <w:top w:val="nil"/>
              <w:left w:val="nil"/>
              <w:bottom w:val="nil"/>
              <w:right w:val="nil"/>
            </w:tcBorders>
            <w:tcMar>
              <w:top w:w="100" w:type="dxa"/>
              <w:left w:w="100" w:type="dxa"/>
              <w:bottom w:w="100" w:type="dxa"/>
              <w:right w:w="100" w:type="dxa"/>
            </w:tcMar>
          </w:tcPr>
          <w:p w14:paraId="7D3116C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w:t>
            </w:r>
          </w:p>
        </w:tc>
        <w:tc>
          <w:tcPr>
            <w:tcW w:w="1410" w:type="dxa"/>
            <w:tcBorders>
              <w:top w:val="nil"/>
              <w:left w:val="nil"/>
              <w:bottom w:val="nil"/>
              <w:right w:val="nil"/>
            </w:tcBorders>
            <w:tcMar>
              <w:top w:w="100" w:type="dxa"/>
              <w:left w:w="100" w:type="dxa"/>
              <w:bottom w:w="100" w:type="dxa"/>
              <w:right w:w="100" w:type="dxa"/>
            </w:tcMar>
          </w:tcPr>
          <w:p w14:paraId="5F44097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-46.3</w:t>
            </w:r>
          </w:p>
        </w:tc>
        <w:tc>
          <w:tcPr>
            <w:tcW w:w="1305" w:type="dxa"/>
            <w:tcBorders>
              <w:top w:val="nil"/>
              <w:left w:val="nil"/>
              <w:bottom w:val="nil"/>
              <w:right w:val="nil"/>
            </w:tcBorders>
            <w:tcMar>
              <w:top w:w="100" w:type="dxa"/>
              <w:left w:w="100" w:type="dxa"/>
              <w:bottom w:w="100" w:type="dxa"/>
              <w:right w:w="100" w:type="dxa"/>
            </w:tcMar>
          </w:tcPr>
          <w:p w14:paraId="502B079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w:t>
            </w:r>
          </w:p>
        </w:tc>
        <w:tc>
          <w:tcPr>
            <w:tcW w:w="1410" w:type="dxa"/>
            <w:tcBorders>
              <w:top w:val="nil"/>
              <w:left w:val="nil"/>
              <w:bottom w:val="nil"/>
              <w:right w:val="nil"/>
            </w:tcBorders>
            <w:tcMar>
              <w:top w:w="100" w:type="dxa"/>
              <w:left w:w="100" w:type="dxa"/>
              <w:bottom w:w="100" w:type="dxa"/>
              <w:right w:w="100" w:type="dxa"/>
            </w:tcMar>
          </w:tcPr>
          <w:p w14:paraId="1DCF405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-62.2</w:t>
            </w:r>
          </w:p>
        </w:tc>
      </w:tr>
      <w:tr w:rsidR="00573167" w14:paraId="7B0234D5" w14:textId="77777777">
        <w:trPr>
          <w:trHeight w:val="480"/>
        </w:trPr>
        <w:tc>
          <w:tcPr>
            <w:tcW w:w="1455" w:type="dxa"/>
            <w:tcBorders>
              <w:top w:val="nil"/>
              <w:left w:val="nil"/>
              <w:bottom w:val="nil"/>
              <w:right w:val="nil"/>
            </w:tcBorders>
            <w:tcMar>
              <w:top w:w="100" w:type="dxa"/>
              <w:left w:w="100" w:type="dxa"/>
              <w:bottom w:w="100" w:type="dxa"/>
              <w:right w:w="100" w:type="dxa"/>
            </w:tcMar>
          </w:tcPr>
          <w:p w14:paraId="17C0500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Guam</w:t>
            </w:r>
          </w:p>
        </w:tc>
        <w:tc>
          <w:tcPr>
            <w:tcW w:w="1470" w:type="dxa"/>
            <w:tcBorders>
              <w:top w:val="nil"/>
              <w:left w:val="nil"/>
              <w:bottom w:val="nil"/>
              <w:right w:val="nil"/>
            </w:tcBorders>
            <w:tcMar>
              <w:top w:w="100" w:type="dxa"/>
              <w:left w:w="100" w:type="dxa"/>
              <w:bottom w:w="100" w:type="dxa"/>
              <w:right w:w="100" w:type="dxa"/>
            </w:tcMar>
          </w:tcPr>
          <w:p w14:paraId="47CAB6D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323,244</w:t>
            </w:r>
          </w:p>
        </w:tc>
        <w:tc>
          <w:tcPr>
            <w:tcW w:w="990" w:type="dxa"/>
            <w:tcBorders>
              <w:top w:val="nil"/>
              <w:left w:val="nil"/>
              <w:bottom w:val="nil"/>
              <w:right w:val="nil"/>
            </w:tcBorders>
            <w:tcMar>
              <w:top w:w="100" w:type="dxa"/>
              <w:left w:w="100" w:type="dxa"/>
              <w:bottom w:w="100" w:type="dxa"/>
              <w:right w:w="100" w:type="dxa"/>
            </w:tcMar>
          </w:tcPr>
          <w:p w14:paraId="46D54CF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64.3</w:t>
            </w:r>
          </w:p>
        </w:tc>
        <w:tc>
          <w:tcPr>
            <w:tcW w:w="1305" w:type="dxa"/>
            <w:tcBorders>
              <w:top w:val="nil"/>
              <w:left w:val="nil"/>
              <w:bottom w:val="nil"/>
              <w:right w:val="nil"/>
            </w:tcBorders>
            <w:tcMar>
              <w:top w:w="100" w:type="dxa"/>
              <w:left w:w="100" w:type="dxa"/>
              <w:bottom w:w="100" w:type="dxa"/>
              <w:right w:w="100" w:type="dxa"/>
            </w:tcMar>
          </w:tcPr>
          <w:p w14:paraId="7FF5968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-15.7</w:t>
            </w:r>
          </w:p>
        </w:tc>
        <w:tc>
          <w:tcPr>
            <w:tcW w:w="1410" w:type="dxa"/>
            <w:tcBorders>
              <w:top w:val="nil"/>
              <w:left w:val="nil"/>
              <w:bottom w:val="nil"/>
              <w:right w:val="nil"/>
            </w:tcBorders>
            <w:tcMar>
              <w:top w:w="100" w:type="dxa"/>
              <w:left w:w="100" w:type="dxa"/>
              <w:bottom w:w="100" w:type="dxa"/>
              <w:right w:w="100" w:type="dxa"/>
            </w:tcMar>
          </w:tcPr>
          <w:p w14:paraId="0B9CEF9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-45.8</w:t>
            </w:r>
          </w:p>
        </w:tc>
        <w:tc>
          <w:tcPr>
            <w:tcW w:w="1305" w:type="dxa"/>
            <w:tcBorders>
              <w:top w:val="nil"/>
              <w:left w:val="nil"/>
              <w:bottom w:val="nil"/>
              <w:right w:val="nil"/>
            </w:tcBorders>
            <w:tcMar>
              <w:top w:w="100" w:type="dxa"/>
              <w:left w:w="100" w:type="dxa"/>
              <w:bottom w:w="100" w:type="dxa"/>
              <w:right w:w="100" w:type="dxa"/>
            </w:tcMar>
          </w:tcPr>
          <w:p w14:paraId="1E9F79C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-24.6</w:t>
            </w:r>
          </w:p>
        </w:tc>
        <w:tc>
          <w:tcPr>
            <w:tcW w:w="1410" w:type="dxa"/>
            <w:tcBorders>
              <w:top w:val="nil"/>
              <w:left w:val="nil"/>
              <w:bottom w:val="nil"/>
              <w:right w:val="nil"/>
            </w:tcBorders>
            <w:tcMar>
              <w:top w:w="100" w:type="dxa"/>
              <w:left w:w="100" w:type="dxa"/>
              <w:bottom w:w="100" w:type="dxa"/>
              <w:right w:w="100" w:type="dxa"/>
            </w:tcMar>
          </w:tcPr>
          <w:p w14:paraId="6710651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-61.5</w:t>
            </w:r>
          </w:p>
        </w:tc>
      </w:tr>
      <w:tr w:rsidR="00573167" w14:paraId="6A9AC158" w14:textId="77777777">
        <w:trPr>
          <w:trHeight w:val="480"/>
        </w:trPr>
        <w:tc>
          <w:tcPr>
            <w:tcW w:w="1455" w:type="dxa"/>
            <w:tcBorders>
              <w:top w:val="nil"/>
              <w:left w:val="nil"/>
              <w:bottom w:val="nil"/>
              <w:right w:val="nil"/>
            </w:tcBorders>
            <w:tcMar>
              <w:top w:w="100" w:type="dxa"/>
              <w:left w:w="100" w:type="dxa"/>
              <w:bottom w:w="100" w:type="dxa"/>
              <w:right w:w="100" w:type="dxa"/>
            </w:tcMar>
          </w:tcPr>
          <w:p w14:paraId="1EB1D2A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Mauritius</w:t>
            </w:r>
          </w:p>
        </w:tc>
        <w:tc>
          <w:tcPr>
            <w:tcW w:w="1470" w:type="dxa"/>
            <w:tcBorders>
              <w:top w:val="nil"/>
              <w:left w:val="nil"/>
              <w:bottom w:val="nil"/>
              <w:right w:val="nil"/>
            </w:tcBorders>
            <w:tcMar>
              <w:top w:w="100" w:type="dxa"/>
              <w:left w:w="100" w:type="dxa"/>
              <w:bottom w:w="100" w:type="dxa"/>
              <w:right w:w="100" w:type="dxa"/>
            </w:tcMar>
          </w:tcPr>
          <w:p w14:paraId="26EB338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312,389</w:t>
            </w:r>
          </w:p>
        </w:tc>
        <w:tc>
          <w:tcPr>
            <w:tcW w:w="990" w:type="dxa"/>
            <w:tcBorders>
              <w:top w:val="nil"/>
              <w:left w:val="nil"/>
              <w:bottom w:val="nil"/>
              <w:right w:val="nil"/>
            </w:tcBorders>
            <w:tcMar>
              <w:top w:w="100" w:type="dxa"/>
              <w:left w:w="100" w:type="dxa"/>
              <w:bottom w:w="100" w:type="dxa"/>
              <w:right w:w="100" w:type="dxa"/>
            </w:tcMar>
          </w:tcPr>
          <w:p w14:paraId="28237F6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47.4</w:t>
            </w:r>
          </w:p>
        </w:tc>
        <w:tc>
          <w:tcPr>
            <w:tcW w:w="1305" w:type="dxa"/>
            <w:tcBorders>
              <w:top w:val="nil"/>
              <w:left w:val="nil"/>
              <w:bottom w:val="nil"/>
              <w:right w:val="nil"/>
            </w:tcBorders>
            <w:tcMar>
              <w:top w:w="100" w:type="dxa"/>
              <w:left w:w="100" w:type="dxa"/>
              <w:bottom w:w="100" w:type="dxa"/>
              <w:right w:w="100" w:type="dxa"/>
            </w:tcMar>
          </w:tcPr>
          <w:p w14:paraId="74DA89D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-15.6</w:t>
            </w:r>
          </w:p>
        </w:tc>
        <w:tc>
          <w:tcPr>
            <w:tcW w:w="1410" w:type="dxa"/>
            <w:tcBorders>
              <w:top w:val="nil"/>
              <w:left w:val="nil"/>
              <w:bottom w:val="nil"/>
              <w:right w:val="nil"/>
            </w:tcBorders>
            <w:tcMar>
              <w:top w:w="100" w:type="dxa"/>
              <w:left w:w="100" w:type="dxa"/>
              <w:bottom w:w="100" w:type="dxa"/>
              <w:right w:w="100" w:type="dxa"/>
            </w:tcMar>
          </w:tcPr>
          <w:p w14:paraId="7EE6387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-45.4</w:t>
            </w:r>
          </w:p>
        </w:tc>
        <w:tc>
          <w:tcPr>
            <w:tcW w:w="1305" w:type="dxa"/>
            <w:tcBorders>
              <w:top w:val="nil"/>
              <w:left w:val="nil"/>
              <w:bottom w:val="nil"/>
              <w:right w:val="nil"/>
            </w:tcBorders>
            <w:tcMar>
              <w:top w:w="100" w:type="dxa"/>
              <w:left w:w="100" w:type="dxa"/>
              <w:bottom w:w="100" w:type="dxa"/>
              <w:right w:w="100" w:type="dxa"/>
            </w:tcMar>
          </w:tcPr>
          <w:p w14:paraId="6111451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-24.8</w:t>
            </w:r>
          </w:p>
        </w:tc>
        <w:tc>
          <w:tcPr>
            <w:tcW w:w="1410" w:type="dxa"/>
            <w:tcBorders>
              <w:top w:val="nil"/>
              <w:left w:val="nil"/>
              <w:bottom w:val="nil"/>
              <w:right w:val="nil"/>
            </w:tcBorders>
            <w:tcMar>
              <w:top w:w="100" w:type="dxa"/>
              <w:left w:w="100" w:type="dxa"/>
              <w:bottom w:w="100" w:type="dxa"/>
              <w:right w:w="100" w:type="dxa"/>
            </w:tcMar>
          </w:tcPr>
          <w:p w14:paraId="6E95243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-61.8</w:t>
            </w:r>
          </w:p>
        </w:tc>
      </w:tr>
      <w:tr w:rsidR="00573167" w14:paraId="6B144EA0" w14:textId="77777777">
        <w:trPr>
          <w:trHeight w:val="660"/>
        </w:trPr>
        <w:tc>
          <w:tcPr>
            <w:tcW w:w="1455" w:type="dxa"/>
            <w:tcBorders>
              <w:top w:val="nil"/>
              <w:left w:val="nil"/>
              <w:bottom w:val="nil"/>
              <w:right w:val="nil"/>
            </w:tcBorders>
            <w:tcMar>
              <w:top w:w="100" w:type="dxa"/>
              <w:left w:w="100" w:type="dxa"/>
              <w:bottom w:w="100" w:type="dxa"/>
              <w:right w:w="100" w:type="dxa"/>
            </w:tcMar>
          </w:tcPr>
          <w:p w14:paraId="4DF840E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Cayman Islands</w:t>
            </w:r>
          </w:p>
        </w:tc>
        <w:tc>
          <w:tcPr>
            <w:tcW w:w="1470" w:type="dxa"/>
            <w:tcBorders>
              <w:top w:val="nil"/>
              <w:left w:val="nil"/>
              <w:bottom w:val="nil"/>
              <w:right w:val="nil"/>
            </w:tcBorders>
            <w:tcMar>
              <w:top w:w="100" w:type="dxa"/>
              <w:left w:w="100" w:type="dxa"/>
              <w:bottom w:w="100" w:type="dxa"/>
              <w:right w:w="100" w:type="dxa"/>
            </w:tcMar>
          </w:tcPr>
          <w:p w14:paraId="47DDF7D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292,794</w:t>
            </w:r>
          </w:p>
        </w:tc>
        <w:tc>
          <w:tcPr>
            <w:tcW w:w="990" w:type="dxa"/>
            <w:tcBorders>
              <w:top w:val="nil"/>
              <w:left w:val="nil"/>
              <w:bottom w:val="nil"/>
              <w:right w:val="nil"/>
            </w:tcBorders>
            <w:tcMar>
              <w:top w:w="100" w:type="dxa"/>
              <w:left w:w="100" w:type="dxa"/>
              <w:bottom w:w="100" w:type="dxa"/>
              <w:right w:w="100" w:type="dxa"/>
            </w:tcMar>
          </w:tcPr>
          <w:p w14:paraId="297ACA5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83.2</w:t>
            </w:r>
          </w:p>
        </w:tc>
        <w:tc>
          <w:tcPr>
            <w:tcW w:w="1305" w:type="dxa"/>
            <w:tcBorders>
              <w:top w:val="nil"/>
              <w:left w:val="nil"/>
              <w:bottom w:val="nil"/>
              <w:right w:val="nil"/>
            </w:tcBorders>
            <w:tcMar>
              <w:top w:w="100" w:type="dxa"/>
              <w:left w:w="100" w:type="dxa"/>
              <w:bottom w:w="100" w:type="dxa"/>
              <w:right w:w="100" w:type="dxa"/>
            </w:tcMar>
          </w:tcPr>
          <w:p w14:paraId="66B1BC3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-15.5</w:t>
            </w:r>
          </w:p>
        </w:tc>
        <w:tc>
          <w:tcPr>
            <w:tcW w:w="1410" w:type="dxa"/>
            <w:tcBorders>
              <w:top w:val="nil"/>
              <w:left w:val="nil"/>
              <w:bottom w:val="nil"/>
              <w:right w:val="nil"/>
            </w:tcBorders>
            <w:tcMar>
              <w:top w:w="100" w:type="dxa"/>
              <w:left w:w="100" w:type="dxa"/>
              <w:bottom w:w="100" w:type="dxa"/>
              <w:right w:w="100" w:type="dxa"/>
            </w:tcMar>
          </w:tcPr>
          <w:p w14:paraId="4B8E0B1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-45.3</w:t>
            </w:r>
          </w:p>
        </w:tc>
        <w:tc>
          <w:tcPr>
            <w:tcW w:w="1305" w:type="dxa"/>
            <w:tcBorders>
              <w:top w:val="nil"/>
              <w:left w:val="nil"/>
              <w:bottom w:val="nil"/>
              <w:right w:val="nil"/>
            </w:tcBorders>
            <w:tcMar>
              <w:top w:w="100" w:type="dxa"/>
              <w:left w:w="100" w:type="dxa"/>
              <w:bottom w:w="100" w:type="dxa"/>
              <w:right w:w="100" w:type="dxa"/>
            </w:tcMar>
          </w:tcPr>
          <w:p w14:paraId="234CDA1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-25.1</w:t>
            </w:r>
          </w:p>
        </w:tc>
        <w:tc>
          <w:tcPr>
            <w:tcW w:w="1410" w:type="dxa"/>
            <w:tcBorders>
              <w:top w:val="nil"/>
              <w:left w:val="nil"/>
              <w:bottom w:val="nil"/>
              <w:right w:val="nil"/>
            </w:tcBorders>
            <w:tcMar>
              <w:top w:w="100" w:type="dxa"/>
              <w:left w:w="100" w:type="dxa"/>
              <w:bottom w:w="100" w:type="dxa"/>
              <w:right w:w="100" w:type="dxa"/>
            </w:tcMar>
          </w:tcPr>
          <w:p w14:paraId="5657383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-62.2</w:t>
            </w:r>
          </w:p>
        </w:tc>
      </w:tr>
      <w:tr w:rsidR="00573167" w14:paraId="24935F37" w14:textId="77777777">
        <w:trPr>
          <w:trHeight w:val="480"/>
        </w:trPr>
        <w:tc>
          <w:tcPr>
            <w:tcW w:w="1455" w:type="dxa"/>
            <w:tcBorders>
              <w:top w:val="nil"/>
              <w:left w:val="nil"/>
              <w:bottom w:val="nil"/>
              <w:right w:val="nil"/>
            </w:tcBorders>
            <w:tcMar>
              <w:top w:w="100" w:type="dxa"/>
              <w:left w:w="100" w:type="dxa"/>
              <w:bottom w:w="100" w:type="dxa"/>
              <w:right w:w="100" w:type="dxa"/>
            </w:tcMar>
          </w:tcPr>
          <w:p w14:paraId="0519364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Cuba</w:t>
            </w:r>
          </w:p>
        </w:tc>
        <w:tc>
          <w:tcPr>
            <w:tcW w:w="1470" w:type="dxa"/>
            <w:tcBorders>
              <w:top w:val="nil"/>
              <w:left w:val="nil"/>
              <w:bottom w:val="nil"/>
              <w:right w:val="nil"/>
            </w:tcBorders>
            <w:tcMar>
              <w:top w:w="100" w:type="dxa"/>
              <w:left w:w="100" w:type="dxa"/>
              <w:bottom w:w="100" w:type="dxa"/>
              <w:right w:w="100" w:type="dxa"/>
            </w:tcMar>
          </w:tcPr>
          <w:p w14:paraId="3343254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283,290</w:t>
            </w:r>
          </w:p>
        </w:tc>
        <w:tc>
          <w:tcPr>
            <w:tcW w:w="990" w:type="dxa"/>
            <w:tcBorders>
              <w:top w:val="nil"/>
              <w:left w:val="nil"/>
              <w:bottom w:val="nil"/>
              <w:right w:val="nil"/>
            </w:tcBorders>
            <w:tcMar>
              <w:top w:w="100" w:type="dxa"/>
              <w:left w:w="100" w:type="dxa"/>
              <w:bottom w:w="100" w:type="dxa"/>
              <w:right w:w="100" w:type="dxa"/>
            </w:tcMar>
          </w:tcPr>
          <w:p w14:paraId="31F990B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4E32D09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-15.6</w:t>
            </w:r>
          </w:p>
        </w:tc>
        <w:tc>
          <w:tcPr>
            <w:tcW w:w="1410" w:type="dxa"/>
            <w:tcBorders>
              <w:top w:val="nil"/>
              <w:left w:val="nil"/>
              <w:bottom w:val="nil"/>
              <w:right w:val="nil"/>
            </w:tcBorders>
            <w:tcMar>
              <w:top w:w="100" w:type="dxa"/>
              <w:left w:w="100" w:type="dxa"/>
              <w:bottom w:w="100" w:type="dxa"/>
              <w:right w:w="100" w:type="dxa"/>
            </w:tcMar>
          </w:tcPr>
          <w:p w14:paraId="0E783B1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-45.4</w:t>
            </w:r>
          </w:p>
        </w:tc>
        <w:tc>
          <w:tcPr>
            <w:tcW w:w="1305" w:type="dxa"/>
            <w:tcBorders>
              <w:top w:val="nil"/>
              <w:left w:val="nil"/>
              <w:bottom w:val="nil"/>
              <w:right w:val="nil"/>
            </w:tcBorders>
            <w:tcMar>
              <w:top w:w="100" w:type="dxa"/>
              <w:left w:w="100" w:type="dxa"/>
              <w:bottom w:w="100" w:type="dxa"/>
              <w:right w:w="100" w:type="dxa"/>
            </w:tcMar>
          </w:tcPr>
          <w:p w14:paraId="357EE6B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w:t>
            </w:r>
          </w:p>
        </w:tc>
        <w:tc>
          <w:tcPr>
            <w:tcW w:w="1410" w:type="dxa"/>
            <w:tcBorders>
              <w:top w:val="nil"/>
              <w:left w:val="nil"/>
              <w:bottom w:val="nil"/>
              <w:right w:val="nil"/>
            </w:tcBorders>
            <w:tcMar>
              <w:top w:w="100" w:type="dxa"/>
              <w:left w:w="100" w:type="dxa"/>
              <w:bottom w:w="100" w:type="dxa"/>
              <w:right w:w="100" w:type="dxa"/>
            </w:tcMar>
          </w:tcPr>
          <w:p w14:paraId="60652D9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-62.2</w:t>
            </w:r>
          </w:p>
        </w:tc>
      </w:tr>
      <w:tr w:rsidR="00573167" w14:paraId="38D331AA" w14:textId="77777777">
        <w:trPr>
          <w:trHeight w:val="480"/>
        </w:trPr>
        <w:tc>
          <w:tcPr>
            <w:tcW w:w="1455" w:type="dxa"/>
            <w:tcBorders>
              <w:top w:val="nil"/>
              <w:left w:val="nil"/>
              <w:bottom w:val="nil"/>
              <w:right w:val="nil"/>
            </w:tcBorders>
            <w:tcMar>
              <w:top w:w="100" w:type="dxa"/>
              <w:left w:w="100" w:type="dxa"/>
              <w:bottom w:w="100" w:type="dxa"/>
              <w:right w:w="100" w:type="dxa"/>
            </w:tcMar>
          </w:tcPr>
          <w:p w14:paraId="44B8748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Venezuela</w:t>
            </w:r>
          </w:p>
        </w:tc>
        <w:tc>
          <w:tcPr>
            <w:tcW w:w="1470" w:type="dxa"/>
            <w:tcBorders>
              <w:top w:val="nil"/>
              <w:left w:val="nil"/>
              <w:bottom w:val="nil"/>
              <w:right w:val="nil"/>
            </w:tcBorders>
            <w:tcMar>
              <w:top w:w="100" w:type="dxa"/>
              <w:left w:w="100" w:type="dxa"/>
              <w:bottom w:w="100" w:type="dxa"/>
              <w:right w:w="100" w:type="dxa"/>
            </w:tcMar>
          </w:tcPr>
          <w:p w14:paraId="735B5E0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281,865</w:t>
            </w:r>
          </w:p>
        </w:tc>
        <w:tc>
          <w:tcPr>
            <w:tcW w:w="990" w:type="dxa"/>
            <w:tcBorders>
              <w:top w:val="nil"/>
              <w:left w:val="nil"/>
              <w:bottom w:val="nil"/>
              <w:right w:val="nil"/>
            </w:tcBorders>
            <w:tcMar>
              <w:top w:w="100" w:type="dxa"/>
              <w:left w:w="100" w:type="dxa"/>
              <w:bottom w:w="100" w:type="dxa"/>
              <w:right w:w="100" w:type="dxa"/>
            </w:tcMar>
          </w:tcPr>
          <w:p w14:paraId="1333C7A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447E3A3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398D0C5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w:t>
            </w:r>
          </w:p>
        </w:tc>
        <w:tc>
          <w:tcPr>
            <w:tcW w:w="1305" w:type="dxa"/>
            <w:tcBorders>
              <w:top w:val="nil"/>
              <w:left w:val="nil"/>
              <w:bottom w:val="nil"/>
              <w:right w:val="nil"/>
            </w:tcBorders>
            <w:tcMar>
              <w:top w:w="100" w:type="dxa"/>
              <w:left w:w="100" w:type="dxa"/>
              <w:bottom w:w="100" w:type="dxa"/>
              <w:right w:w="100" w:type="dxa"/>
            </w:tcMar>
          </w:tcPr>
          <w:p w14:paraId="731EC80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-24.7</w:t>
            </w:r>
          </w:p>
        </w:tc>
        <w:tc>
          <w:tcPr>
            <w:tcW w:w="1410" w:type="dxa"/>
            <w:tcBorders>
              <w:top w:val="nil"/>
              <w:left w:val="nil"/>
              <w:bottom w:val="nil"/>
              <w:right w:val="nil"/>
            </w:tcBorders>
            <w:tcMar>
              <w:top w:w="100" w:type="dxa"/>
              <w:left w:w="100" w:type="dxa"/>
              <w:bottom w:w="100" w:type="dxa"/>
              <w:right w:w="100" w:type="dxa"/>
            </w:tcMar>
          </w:tcPr>
          <w:p w14:paraId="7EEBD83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-61.7</w:t>
            </w:r>
          </w:p>
        </w:tc>
      </w:tr>
      <w:tr w:rsidR="00573167" w14:paraId="1CB4FFBB" w14:textId="77777777">
        <w:trPr>
          <w:trHeight w:val="900"/>
        </w:trPr>
        <w:tc>
          <w:tcPr>
            <w:tcW w:w="1455" w:type="dxa"/>
            <w:tcBorders>
              <w:top w:val="nil"/>
              <w:left w:val="nil"/>
              <w:bottom w:val="nil"/>
              <w:right w:val="nil"/>
            </w:tcBorders>
            <w:tcMar>
              <w:top w:w="100" w:type="dxa"/>
              <w:left w:w="100" w:type="dxa"/>
              <w:bottom w:w="100" w:type="dxa"/>
              <w:right w:w="100" w:type="dxa"/>
            </w:tcMar>
          </w:tcPr>
          <w:p w14:paraId="192525B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Virgin Islands of the United States</w:t>
            </w:r>
          </w:p>
        </w:tc>
        <w:tc>
          <w:tcPr>
            <w:tcW w:w="1470" w:type="dxa"/>
            <w:tcBorders>
              <w:top w:val="nil"/>
              <w:left w:val="nil"/>
              <w:bottom w:val="nil"/>
              <w:right w:val="nil"/>
            </w:tcBorders>
            <w:tcMar>
              <w:top w:w="100" w:type="dxa"/>
              <w:left w:w="100" w:type="dxa"/>
              <w:bottom w:w="100" w:type="dxa"/>
              <w:right w:w="100" w:type="dxa"/>
            </w:tcMar>
          </w:tcPr>
          <w:p w14:paraId="4123D67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276,056</w:t>
            </w:r>
          </w:p>
        </w:tc>
        <w:tc>
          <w:tcPr>
            <w:tcW w:w="990" w:type="dxa"/>
            <w:tcBorders>
              <w:top w:val="nil"/>
              <w:left w:val="nil"/>
              <w:bottom w:val="nil"/>
              <w:right w:val="nil"/>
            </w:tcBorders>
            <w:tcMar>
              <w:top w:w="100" w:type="dxa"/>
              <w:left w:w="100" w:type="dxa"/>
              <w:bottom w:w="100" w:type="dxa"/>
              <w:right w:w="100" w:type="dxa"/>
            </w:tcMar>
          </w:tcPr>
          <w:p w14:paraId="16E73A9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53.9</w:t>
            </w:r>
          </w:p>
        </w:tc>
        <w:tc>
          <w:tcPr>
            <w:tcW w:w="1305" w:type="dxa"/>
            <w:tcBorders>
              <w:top w:val="nil"/>
              <w:left w:val="nil"/>
              <w:bottom w:val="nil"/>
              <w:right w:val="nil"/>
            </w:tcBorders>
            <w:tcMar>
              <w:top w:w="100" w:type="dxa"/>
              <w:left w:w="100" w:type="dxa"/>
              <w:bottom w:w="100" w:type="dxa"/>
              <w:right w:w="100" w:type="dxa"/>
            </w:tcMar>
          </w:tcPr>
          <w:p w14:paraId="3FBEB46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w:t>
            </w:r>
          </w:p>
        </w:tc>
        <w:tc>
          <w:tcPr>
            <w:tcW w:w="1410" w:type="dxa"/>
            <w:tcBorders>
              <w:top w:val="nil"/>
              <w:left w:val="nil"/>
              <w:bottom w:val="nil"/>
              <w:right w:val="nil"/>
            </w:tcBorders>
            <w:tcMar>
              <w:top w:w="100" w:type="dxa"/>
              <w:left w:w="100" w:type="dxa"/>
              <w:bottom w:w="100" w:type="dxa"/>
              <w:right w:w="100" w:type="dxa"/>
            </w:tcMar>
          </w:tcPr>
          <w:p w14:paraId="121AAFB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-46.3</w:t>
            </w:r>
          </w:p>
        </w:tc>
        <w:tc>
          <w:tcPr>
            <w:tcW w:w="1305" w:type="dxa"/>
            <w:tcBorders>
              <w:top w:val="nil"/>
              <w:left w:val="nil"/>
              <w:bottom w:val="nil"/>
              <w:right w:val="nil"/>
            </w:tcBorders>
            <w:tcMar>
              <w:top w:w="100" w:type="dxa"/>
              <w:left w:w="100" w:type="dxa"/>
              <w:bottom w:w="100" w:type="dxa"/>
              <w:right w:w="100" w:type="dxa"/>
            </w:tcMar>
          </w:tcPr>
          <w:p w14:paraId="24D3444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57EF91B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-62.4</w:t>
            </w:r>
          </w:p>
        </w:tc>
      </w:tr>
      <w:tr w:rsidR="00573167" w14:paraId="2A2E91C6" w14:textId="77777777">
        <w:trPr>
          <w:trHeight w:val="480"/>
        </w:trPr>
        <w:tc>
          <w:tcPr>
            <w:tcW w:w="1455" w:type="dxa"/>
            <w:tcBorders>
              <w:top w:val="nil"/>
              <w:left w:val="nil"/>
              <w:bottom w:val="nil"/>
              <w:right w:val="nil"/>
            </w:tcBorders>
            <w:tcMar>
              <w:top w:w="100" w:type="dxa"/>
              <w:left w:w="100" w:type="dxa"/>
              <w:bottom w:w="100" w:type="dxa"/>
              <w:right w:w="100" w:type="dxa"/>
            </w:tcMar>
          </w:tcPr>
          <w:p w14:paraId="66C366E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Saudi Arabia</w:t>
            </w:r>
          </w:p>
        </w:tc>
        <w:tc>
          <w:tcPr>
            <w:tcW w:w="1470" w:type="dxa"/>
            <w:tcBorders>
              <w:top w:val="nil"/>
              <w:left w:val="nil"/>
              <w:bottom w:val="nil"/>
              <w:right w:val="nil"/>
            </w:tcBorders>
            <w:tcMar>
              <w:top w:w="100" w:type="dxa"/>
              <w:left w:w="100" w:type="dxa"/>
              <w:bottom w:w="100" w:type="dxa"/>
              <w:right w:w="100" w:type="dxa"/>
            </w:tcMar>
          </w:tcPr>
          <w:p w14:paraId="714F67B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268,681</w:t>
            </w:r>
          </w:p>
        </w:tc>
        <w:tc>
          <w:tcPr>
            <w:tcW w:w="990" w:type="dxa"/>
            <w:tcBorders>
              <w:top w:val="nil"/>
              <w:left w:val="nil"/>
              <w:bottom w:val="nil"/>
              <w:right w:val="nil"/>
            </w:tcBorders>
            <w:tcMar>
              <w:top w:w="100" w:type="dxa"/>
              <w:left w:w="100" w:type="dxa"/>
              <w:bottom w:w="100" w:type="dxa"/>
              <w:right w:w="100" w:type="dxa"/>
            </w:tcMar>
          </w:tcPr>
          <w:p w14:paraId="0E4A890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49.7</w:t>
            </w:r>
          </w:p>
        </w:tc>
        <w:tc>
          <w:tcPr>
            <w:tcW w:w="1305" w:type="dxa"/>
            <w:tcBorders>
              <w:top w:val="nil"/>
              <w:left w:val="nil"/>
              <w:bottom w:val="nil"/>
              <w:right w:val="nil"/>
            </w:tcBorders>
            <w:tcMar>
              <w:top w:w="100" w:type="dxa"/>
              <w:left w:w="100" w:type="dxa"/>
              <w:bottom w:w="100" w:type="dxa"/>
              <w:right w:w="100" w:type="dxa"/>
            </w:tcMar>
          </w:tcPr>
          <w:p w14:paraId="5C76EE1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-16.4</w:t>
            </w:r>
          </w:p>
        </w:tc>
        <w:tc>
          <w:tcPr>
            <w:tcW w:w="1410" w:type="dxa"/>
            <w:tcBorders>
              <w:top w:val="nil"/>
              <w:left w:val="nil"/>
              <w:bottom w:val="nil"/>
              <w:right w:val="nil"/>
            </w:tcBorders>
            <w:tcMar>
              <w:top w:w="100" w:type="dxa"/>
              <w:left w:w="100" w:type="dxa"/>
              <w:bottom w:w="100" w:type="dxa"/>
              <w:right w:w="100" w:type="dxa"/>
            </w:tcMar>
          </w:tcPr>
          <w:p w14:paraId="5999A6F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w:t>
            </w:r>
          </w:p>
        </w:tc>
        <w:tc>
          <w:tcPr>
            <w:tcW w:w="1305" w:type="dxa"/>
            <w:tcBorders>
              <w:top w:val="nil"/>
              <w:left w:val="nil"/>
              <w:bottom w:val="nil"/>
              <w:right w:val="nil"/>
            </w:tcBorders>
            <w:tcMar>
              <w:top w:w="100" w:type="dxa"/>
              <w:left w:w="100" w:type="dxa"/>
              <w:bottom w:w="100" w:type="dxa"/>
              <w:right w:w="100" w:type="dxa"/>
            </w:tcMar>
          </w:tcPr>
          <w:p w14:paraId="76A69F0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-26.9</w:t>
            </w:r>
          </w:p>
        </w:tc>
        <w:tc>
          <w:tcPr>
            <w:tcW w:w="1410" w:type="dxa"/>
            <w:tcBorders>
              <w:top w:val="nil"/>
              <w:left w:val="nil"/>
              <w:bottom w:val="nil"/>
              <w:right w:val="nil"/>
            </w:tcBorders>
            <w:tcMar>
              <w:top w:w="100" w:type="dxa"/>
              <w:left w:w="100" w:type="dxa"/>
              <w:bottom w:w="100" w:type="dxa"/>
              <w:right w:w="100" w:type="dxa"/>
            </w:tcMar>
          </w:tcPr>
          <w:p w14:paraId="712EC45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-64.9</w:t>
            </w:r>
          </w:p>
        </w:tc>
      </w:tr>
      <w:tr w:rsidR="00573167" w14:paraId="3061D016" w14:textId="77777777">
        <w:trPr>
          <w:trHeight w:val="480"/>
        </w:trPr>
        <w:tc>
          <w:tcPr>
            <w:tcW w:w="1455" w:type="dxa"/>
            <w:tcBorders>
              <w:top w:val="nil"/>
              <w:left w:val="nil"/>
              <w:bottom w:val="nil"/>
              <w:right w:val="nil"/>
            </w:tcBorders>
            <w:tcMar>
              <w:top w:w="100" w:type="dxa"/>
              <w:left w:w="100" w:type="dxa"/>
              <w:bottom w:w="100" w:type="dxa"/>
              <w:right w:w="100" w:type="dxa"/>
            </w:tcMar>
          </w:tcPr>
          <w:p w14:paraId="579B28E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Fiji</w:t>
            </w:r>
          </w:p>
        </w:tc>
        <w:tc>
          <w:tcPr>
            <w:tcW w:w="1470" w:type="dxa"/>
            <w:tcBorders>
              <w:top w:val="nil"/>
              <w:left w:val="nil"/>
              <w:bottom w:val="nil"/>
              <w:right w:val="nil"/>
            </w:tcBorders>
            <w:tcMar>
              <w:top w:w="100" w:type="dxa"/>
              <w:left w:w="100" w:type="dxa"/>
              <w:bottom w:w="100" w:type="dxa"/>
              <w:right w:w="100" w:type="dxa"/>
            </w:tcMar>
          </w:tcPr>
          <w:p w14:paraId="767C124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234,676</w:t>
            </w:r>
          </w:p>
        </w:tc>
        <w:tc>
          <w:tcPr>
            <w:tcW w:w="990" w:type="dxa"/>
            <w:tcBorders>
              <w:top w:val="nil"/>
              <w:left w:val="nil"/>
              <w:bottom w:val="nil"/>
              <w:right w:val="nil"/>
            </w:tcBorders>
            <w:tcMar>
              <w:top w:w="100" w:type="dxa"/>
              <w:left w:w="100" w:type="dxa"/>
              <w:bottom w:w="100" w:type="dxa"/>
              <w:right w:w="100" w:type="dxa"/>
            </w:tcMar>
          </w:tcPr>
          <w:p w14:paraId="10D740F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65.4</w:t>
            </w:r>
          </w:p>
        </w:tc>
        <w:tc>
          <w:tcPr>
            <w:tcW w:w="1305" w:type="dxa"/>
            <w:tcBorders>
              <w:top w:val="nil"/>
              <w:left w:val="nil"/>
              <w:bottom w:val="nil"/>
              <w:right w:val="nil"/>
            </w:tcBorders>
            <w:tcMar>
              <w:top w:w="100" w:type="dxa"/>
              <w:left w:w="100" w:type="dxa"/>
              <w:bottom w:w="100" w:type="dxa"/>
              <w:right w:w="100" w:type="dxa"/>
            </w:tcMar>
          </w:tcPr>
          <w:p w14:paraId="2CE4C6C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w:t>
            </w:r>
          </w:p>
        </w:tc>
        <w:tc>
          <w:tcPr>
            <w:tcW w:w="1410" w:type="dxa"/>
            <w:tcBorders>
              <w:top w:val="nil"/>
              <w:left w:val="nil"/>
              <w:bottom w:val="nil"/>
              <w:right w:val="nil"/>
            </w:tcBorders>
            <w:tcMar>
              <w:top w:w="100" w:type="dxa"/>
              <w:left w:w="100" w:type="dxa"/>
              <w:bottom w:w="100" w:type="dxa"/>
              <w:right w:w="100" w:type="dxa"/>
            </w:tcMar>
          </w:tcPr>
          <w:p w14:paraId="5FA9D7B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-44.1</w:t>
            </w:r>
          </w:p>
        </w:tc>
        <w:tc>
          <w:tcPr>
            <w:tcW w:w="1305" w:type="dxa"/>
            <w:tcBorders>
              <w:top w:val="nil"/>
              <w:left w:val="nil"/>
              <w:bottom w:val="nil"/>
              <w:right w:val="nil"/>
            </w:tcBorders>
            <w:tcMar>
              <w:top w:w="100" w:type="dxa"/>
              <w:left w:w="100" w:type="dxa"/>
              <w:bottom w:w="100" w:type="dxa"/>
              <w:right w:w="100" w:type="dxa"/>
            </w:tcMar>
          </w:tcPr>
          <w:p w14:paraId="11C48BA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-23.7</w:t>
            </w:r>
          </w:p>
        </w:tc>
        <w:tc>
          <w:tcPr>
            <w:tcW w:w="1410" w:type="dxa"/>
            <w:tcBorders>
              <w:top w:val="nil"/>
              <w:left w:val="nil"/>
              <w:bottom w:val="nil"/>
              <w:right w:val="nil"/>
            </w:tcBorders>
            <w:tcMar>
              <w:top w:w="100" w:type="dxa"/>
              <w:left w:w="100" w:type="dxa"/>
              <w:bottom w:w="100" w:type="dxa"/>
              <w:right w:w="100" w:type="dxa"/>
            </w:tcMar>
          </w:tcPr>
          <w:p w14:paraId="3C2D494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-60.2</w:t>
            </w:r>
          </w:p>
        </w:tc>
      </w:tr>
      <w:tr w:rsidR="00573167" w14:paraId="309D761B" w14:textId="77777777">
        <w:trPr>
          <w:trHeight w:val="480"/>
        </w:trPr>
        <w:tc>
          <w:tcPr>
            <w:tcW w:w="1455" w:type="dxa"/>
            <w:tcBorders>
              <w:top w:val="nil"/>
              <w:left w:val="nil"/>
              <w:bottom w:val="nil"/>
              <w:right w:val="nil"/>
            </w:tcBorders>
            <w:tcMar>
              <w:top w:w="100" w:type="dxa"/>
              <w:left w:w="100" w:type="dxa"/>
              <w:bottom w:w="100" w:type="dxa"/>
              <w:right w:w="100" w:type="dxa"/>
            </w:tcMar>
          </w:tcPr>
          <w:p w14:paraId="3378AFE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lastRenderedPageBreak/>
              <w:t>Bermuda</w:t>
            </w:r>
          </w:p>
        </w:tc>
        <w:tc>
          <w:tcPr>
            <w:tcW w:w="1470" w:type="dxa"/>
            <w:tcBorders>
              <w:top w:val="nil"/>
              <w:left w:val="nil"/>
              <w:bottom w:val="nil"/>
              <w:right w:val="nil"/>
            </w:tcBorders>
            <w:tcMar>
              <w:top w:w="100" w:type="dxa"/>
              <w:left w:w="100" w:type="dxa"/>
              <w:bottom w:w="100" w:type="dxa"/>
              <w:right w:w="100" w:type="dxa"/>
            </w:tcMar>
          </w:tcPr>
          <w:p w14:paraId="3801684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223,639</w:t>
            </w:r>
          </w:p>
        </w:tc>
        <w:tc>
          <w:tcPr>
            <w:tcW w:w="990" w:type="dxa"/>
            <w:tcBorders>
              <w:top w:val="nil"/>
              <w:left w:val="nil"/>
              <w:bottom w:val="nil"/>
              <w:right w:val="nil"/>
            </w:tcBorders>
            <w:tcMar>
              <w:top w:w="100" w:type="dxa"/>
              <w:left w:w="100" w:type="dxa"/>
              <w:bottom w:w="100" w:type="dxa"/>
              <w:right w:w="100" w:type="dxa"/>
            </w:tcMar>
          </w:tcPr>
          <w:p w14:paraId="2909E4C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69.2</w:t>
            </w:r>
          </w:p>
        </w:tc>
        <w:tc>
          <w:tcPr>
            <w:tcW w:w="1305" w:type="dxa"/>
            <w:tcBorders>
              <w:top w:val="nil"/>
              <w:left w:val="nil"/>
              <w:bottom w:val="nil"/>
              <w:right w:val="nil"/>
            </w:tcBorders>
            <w:tcMar>
              <w:top w:w="100" w:type="dxa"/>
              <w:left w:w="100" w:type="dxa"/>
              <w:bottom w:w="100" w:type="dxa"/>
              <w:right w:w="100" w:type="dxa"/>
            </w:tcMar>
          </w:tcPr>
          <w:p w14:paraId="7B9970B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-8.2</w:t>
            </w:r>
          </w:p>
        </w:tc>
        <w:tc>
          <w:tcPr>
            <w:tcW w:w="1410" w:type="dxa"/>
            <w:tcBorders>
              <w:top w:val="nil"/>
              <w:left w:val="nil"/>
              <w:bottom w:val="nil"/>
              <w:right w:val="nil"/>
            </w:tcBorders>
            <w:tcMar>
              <w:top w:w="100" w:type="dxa"/>
              <w:left w:w="100" w:type="dxa"/>
              <w:bottom w:w="100" w:type="dxa"/>
              <w:right w:w="100" w:type="dxa"/>
            </w:tcMar>
          </w:tcPr>
          <w:p w14:paraId="4886FE7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-27.3</w:t>
            </w:r>
          </w:p>
        </w:tc>
        <w:tc>
          <w:tcPr>
            <w:tcW w:w="1305" w:type="dxa"/>
            <w:tcBorders>
              <w:top w:val="nil"/>
              <w:left w:val="nil"/>
              <w:bottom w:val="nil"/>
              <w:right w:val="nil"/>
            </w:tcBorders>
            <w:tcMar>
              <w:top w:w="100" w:type="dxa"/>
              <w:left w:w="100" w:type="dxa"/>
              <w:bottom w:w="100" w:type="dxa"/>
              <w:right w:w="100" w:type="dxa"/>
            </w:tcMar>
          </w:tcPr>
          <w:p w14:paraId="7DDC119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-14.1</w:t>
            </w:r>
          </w:p>
        </w:tc>
        <w:tc>
          <w:tcPr>
            <w:tcW w:w="1410" w:type="dxa"/>
            <w:tcBorders>
              <w:top w:val="nil"/>
              <w:left w:val="nil"/>
              <w:bottom w:val="nil"/>
              <w:right w:val="nil"/>
            </w:tcBorders>
            <w:tcMar>
              <w:top w:w="100" w:type="dxa"/>
              <w:left w:w="100" w:type="dxa"/>
              <w:bottom w:w="100" w:type="dxa"/>
              <w:right w:w="100" w:type="dxa"/>
            </w:tcMar>
          </w:tcPr>
          <w:p w14:paraId="7E9B8DD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-42.2</w:t>
            </w:r>
          </w:p>
        </w:tc>
      </w:tr>
      <w:tr w:rsidR="00573167" w14:paraId="3069CF18" w14:textId="77777777">
        <w:trPr>
          <w:trHeight w:val="480"/>
        </w:trPr>
        <w:tc>
          <w:tcPr>
            <w:tcW w:w="1455" w:type="dxa"/>
            <w:tcBorders>
              <w:top w:val="nil"/>
              <w:left w:val="nil"/>
              <w:bottom w:val="nil"/>
              <w:right w:val="nil"/>
            </w:tcBorders>
            <w:tcMar>
              <w:top w:w="100" w:type="dxa"/>
              <w:left w:w="100" w:type="dxa"/>
              <w:bottom w:w="100" w:type="dxa"/>
              <w:right w:w="100" w:type="dxa"/>
            </w:tcMar>
          </w:tcPr>
          <w:p w14:paraId="23C8AD2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Oman</w:t>
            </w:r>
          </w:p>
        </w:tc>
        <w:tc>
          <w:tcPr>
            <w:tcW w:w="1470" w:type="dxa"/>
            <w:tcBorders>
              <w:top w:val="nil"/>
              <w:left w:val="nil"/>
              <w:bottom w:val="nil"/>
              <w:right w:val="nil"/>
            </w:tcBorders>
            <w:tcMar>
              <w:top w:w="100" w:type="dxa"/>
              <w:left w:w="100" w:type="dxa"/>
              <w:bottom w:w="100" w:type="dxa"/>
              <w:right w:w="100" w:type="dxa"/>
            </w:tcMar>
          </w:tcPr>
          <w:p w14:paraId="64A82FC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221,164</w:t>
            </w:r>
          </w:p>
        </w:tc>
        <w:tc>
          <w:tcPr>
            <w:tcW w:w="990" w:type="dxa"/>
            <w:tcBorders>
              <w:top w:val="nil"/>
              <w:left w:val="nil"/>
              <w:bottom w:val="nil"/>
              <w:right w:val="nil"/>
            </w:tcBorders>
            <w:tcMar>
              <w:top w:w="100" w:type="dxa"/>
              <w:left w:w="100" w:type="dxa"/>
              <w:bottom w:w="100" w:type="dxa"/>
              <w:right w:w="100" w:type="dxa"/>
            </w:tcMar>
          </w:tcPr>
          <w:p w14:paraId="233DA10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0E56C10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-16.4</w:t>
            </w:r>
          </w:p>
        </w:tc>
        <w:tc>
          <w:tcPr>
            <w:tcW w:w="1410" w:type="dxa"/>
            <w:tcBorders>
              <w:top w:val="nil"/>
              <w:left w:val="nil"/>
              <w:bottom w:val="nil"/>
              <w:right w:val="nil"/>
            </w:tcBorders>
            <w:tcMar>
              <w:top w:w="100" w:type="dxa"/>
              <w:left w:w="100" w:type="dxa"/>
              <w:bottom w:w="100" w:type="dxa"/>
              <w:right w:w="100" w:type="dxa"/>
            </w:tcMar>
          </w:tcPr>
          <w:p w14:paraId="3137708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-47.1</w:t>
            </w:r>
          </w:p>
        </w:tc>
        <w:tc>
          <w:tcPr>
            <w:tcW w:w="1305" w:type="dxa"/>
            <w:tcBorders>
              <w:top w:val="nil"/>
              <w:left w:val="nil"/>
              <w:bottom w:val="nil"/>
              <w:right w:val="nil"/>
            </w:tcBorders>
            <w:tcMar>
              <w:top w:w="100" w:type="dxa"/>
              <w:left w:w="100" w:type="dxa"/>
              <w:bottom w:w="100" w:type="dxa"/>
              <w:right w:w="100" w:type="dxa"/>
            </w:tcMar>
          </w:tcPr>
          <w:p w14:paraId="36E495C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-25.6</w:t>
            </w:r>
          </w:p>
        </w:tc>
        <w:tc>
          <w:tcPr>
            <w:tcW w:w="1410" w:type="dxa"/>
            <w:tcBorders>
              <w:top w:val="nil"/>
              <w:left w:val="nil"/>
              <w:bottom w:val="nil"/>
              <w:right w:val="nil"/>
            </w:tcBorders>
            <w:tcMar>
              <w:top w:w="100" w:type="dxa"/>
              <w:left w:w="100" w:type="dxa"/>
              <w:bottom w:w="100" w:type="dxa"/>
              <w:right w:w="100" w:type="dxa"/>
            </w:tcMar>
          </w:tcPr>
          <w:p w14:paraId="7A51D51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-63</w:t>
            </w:r>
          </w:p>
        </w:tc>
      </w:tr>
      <w:tr w:rsidR="00573167" w14:paraId="17110024" w14:textId="77777777">
        <w:trPr>
          <w:trHeight w:val="480"/>
        </w:trPr>
        <w:tc>
          <w:tcPr>
            <w:tcW w:w="1455" w:type="dxa"/>
            <w:tcBorders>
              <w:top w:val="nil"/>
              <w:left w:val="nil"/>
              <w:bottom w:val="nil"/>
              <w:right w:val="nil"/>
            </w:tcBorders>
            <w:tcMar>
              <w:top w:w="100" w:type="dxa"/>
              <w:left w:w="100" w:type="dxa"/>
              <w:bottom w:w="100" w:type="dxa"/>
              <w:right w:w="100" w:type="dxa"/>
            </w:tcMar>
          </w:tcPr>
          <w:p w14:paraId="663A947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Aruba</w:t>
            </w:r>
          </w:p>
        </w:tc>
        <w:tc>
          <w:tcPr>
            <w:tcW w:w="1470" w:type="dxa"/>
            <w:tcBorders>
              <w:top w:val="nil"/>
              <w:left w:val="nil"/>
              <w:bottom w:val="nil"/>
              <w:right w:val="nil"/>
            </w:tcBorders>
            <w:tcMar>
              <w:top w:w="100" w:type="dxa"/>
              <w:left w:w="100" w:type="dxa"/>
              <w:bottom w:w="100" w:type="dxa"/>
              <w:right w:w="100" w:type="dxa"/>
            </w:tcMar>
          </w:tcPr>
          <w:p w14:paraId="705ECE1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218,226</w:t>
            </w:r>
          </w:p>
        </w:tc>
        <w:tc>
          <w:tcPr>
            <w:tcW w:w="990" w:type="dxa"/>
            <w:tcBorders>
              <w:top w:val="nil"/>
              <w:left w:val="nil"/>
              <w:bottom w:val="nil"/>
              <w:right w:val="nil"/>
            </w:tcBorders>
            <w:tcMar>
              <w:top w:w="100" w:type="dxa"/>
              <w:left w:w="100" w:type="dxa"/>
              <w:bottom w:w="100" w:type="dxa"/>
              <w:right w:w="100" w:type="dxa"/>
            </w:tcMar>
          </w:tcPr>
          <w:p w14:paraId="0015CE1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5F8FC13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-15.8</w:t>
            </w:r>
          </w:p>
        </w:tc>
        <w:tc>
          <w:tcPr>
            <w:tcW w:w="1410" w:type="dxa"/>
            <w:tcBorders>
              <w:top w:val="nil"/>
              <w:left w:val="nil"/>
              <w:bottom w:val="nil"/>
              <w:right w:val="nil"/>
            </w:tcBorders>
            <w:tcMar>
              <w:top w:w="100" w:type="dxa"/>
              <w:left w:w="100" w:type="dxa"/>
              <w:bottom w:w="100" w:type="dxa"/>
              <w:right w:w="100" w:type="dxa"/>
            </w:tcMar>
          </w:tcPr>
          <w:p w14:paraId="28F5113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-45.9</w:t>
            </w:r>
          </w:p>
        </w:tc>
        <w:tc>
          <w:tcPr>
            <w:tcW w:w="1305" w:type="dxa"/>
            <w:tcBorders>
              <w:top w:val="nil"/>
              <w:left w:val="nil"/>
              <w:bottom w:val="nil"/>
              <w:right w:val="nil"/>
            </w:tcBorders>
            <w:tcMar>
              <w:top w:w="100" w:type="dxa"/>
              <w:left w:w="100" w:type="dxa"/>
              <w:bottom w:w="100" w:type="dxa"/>
              <w:right w:w="100" w:type="dxa"/>
            </w:tcMar>
          </w:tcPr>
          <w:p w14:paraId="5CA11F4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-24.8</w:t>
            </w:r>
          </w:p>
        </w:tc>
        <w:tc>
          <w:tcPr>
            <w:tcW w:w="1410" w:type="dxa"/>
            <w:tcBorders>
              <w:top w:val="nil"/>
              <w:left w:val="nil"/>
              <w:bottom w:val="nil"/>
              <w:right w:val="nil"/>
            </w:tcBorders>
            <w:tcMar>
              <w:top w:w="100" w:type="dxa"/>
              <w:left w:w="100" w:type="dxa"/>
              <w:bottom w:w="100" w:type="dxa"/>
              <w:right w:w="100" w:type="dxa"/>
            </w:tcMar>
          </w:tcPr>
          <w:p w14:paraId="2C38B8A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-61.8</w:t>
            </w:r>
          </w:p>
        </w:tc>
      </w:tr>
      <w:tr w:rsidR="00573167" w14:paraId="4A815514" w14:textId="77777777">
        <w:trPr>
          <w:trHeight w:val="480"/>
        </w:trPr>
        <w:tc>
          <w:tcPr>
            <w:tcW w:w="1455" w:type="dxa"/>
            <w:tcBorders>
              <w:top w:val="nil"/>
              <w:left w:val="nil"/>
              <w:bottom w:val="nil"/>
              <w:right w:val="nil"/>
            </w:tcBorders>
            <w:tcMar>
              <w:top w:w="100" w:type="dxa"/>
              <w:left w:w="100" w:type="dxa"/>
              <w:bottom w:w="100" w:type="dxa"/>
              <w:right w:w="100" w:type="dxa"/>
            </w:tcMar>
          </w:tcPr>
          <w:p w14:paraId="023F294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Barbados</w:t>
            </w:r>
          </w:p>
        </w:tc>
        <w:tc>
          <w:tcPr>
            <w:tcW w:w="1470" w:type="dxa"/>
            <w:tcBorders>
              <w:top w:val="nil"/>
              <w:left w:val="nil"/>
              <w:bottom w:val="nil"/>
              <w:right w:val="nil"/>
            </w:tcBorders>
            <w:tcMar>
              <w:top w:w="100" w:type="dxa"/>
              <w:left w:w="100" w:type="dxa"/>
              <w:bottom w:w="100" w:type="dxa"/>
              <w:right w:w="100" w:type="dxa"/>
            </w:tcMar>
          </w:tcPr>
          <w:p w14:paraId="4C1ED46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180,082</w:t>
            </w:r>
          </w:p>
        </w:tc>
        <w:tc>
          <w:tcPr>
            <w:tcW w:w="990" w:type="dxa"/>
            <w:tcBorders>
              <w:top w:val="nil"/>
              <w:left w:val="nil"/>
              <w:bottom w:val="nil"/>
              <w:right w:val="nil"/>
            </w:tcBorders>
            <w:tcMar>
              <w:top w:w="100" w:type="dxa"/>
              <w:left w:w="100" w:type="dxa"/>
              <w:bottom w:w="100" w:type="dxa"/>
              <w:right w:w="100" w:type="dxa"/>
            </w:tcMar>
          </w:tcPr>
          <w:p w14:paraId="55C7E7F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38.7</w:t>
            </w:r>
          </w:p>
        </w:tc>
        <w:tc>
          <w:tcPr>
            <w:tcW w:w="1305" w:type="dxa"/>
            <w:tcBorders>
              <w:top w:val="nil"/>
              <w:left w:val="nil"/>
              <w:bottom w:val="nil"/>
              <w:right w:val="nil"/>
            </w:tcBorders>
            <w:tcMar>
              <w:top w:w="100" w:type="dxa"/>
              <w:left w:w="100" w:type="dxa"/>
              <w:bottom w:w="100" w:type="dxa"/>
              <w:right w:w="100" w:type="dxa"/>
            </w:tcMar>
          </w:tcPr>
          <w:p w14:paraId="711B9A9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4B06903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w:t>
            </w:r>
          </w:p>
        </w:tc>
        <w:tc>
          <w:tcPr>
            <w:tcW w:w="1305" w:type="dxa"/>
            <w:tcBorders>
              <w:top w:val="nil"/>
              <w:left w:val="nil"/>
              <w:bottom w:val="nil"/>
              <w:right w:val="nil"/>
            </w:tcBorders>
            <w:tcMar>
              <w:top w:w="100" w:type="dxa"/>
              <w:left w:w="100" w:type="dxa"/>
              <w:bottom w:w="100" w:type="dxa"/>
              <w:right w:w="100" w:type="dxa"/>
            </w:tcMar>
          </w:tcPr>
          <w:p w14:paraId="55D73D1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-24.9</w:t>
            </w:r>
          </w:p>
        </w:tc>
        <w:tc>
          <w:tcPr>
            <w:tcW w:w="1410" w:type="dxa"/>
            <w:tcBorders>
              <w:top w:val="nil"/>
              <w:left w:val="nil"/>
              <w:bottom w:val="nil"/>
              <w:right w:val="nil"/>
            </w:tcBorders>
            <w:tcMar>
              <w:top w:w="100" w:type="dxa"/>
              <w:left w:w="100" w:type="dxa"/>
              <w:bottom w:w="100" w:type="dxa"/>
              <w:right w:w="100" w:type="dxa"/>
            </w:tcMar>
          </w:tcPr>
          <w:p w14:paraId="3D503EA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w:t>
            </w:r>
          </w:p>
        </w:tc>
      </w:tr>
      <w:tr w:rsidR="00573167" w14:paraId="03E50879" w14:textId="77777777">
        <w:trPr>
          <w:trHeight w:val="480"/>
        </w:trPr>
        <w:tc>
          <w:tcPr>
            <w:tcW w:w="1455" w:type="dxa"/>
            <w:tcBorders>
              <w:top w:val="nil"/>
              <w:left w:val="nil"/>
              <w:bottom w:val="nil"/>
              <w:right w:val="nil"/>
            </w:tcBorders>
            <w:tcMar>
              <w:top w:w="100" w:type="dxa"/>
              <w:left w:w="100" w:type="dxa"/>
              <w:bottom w:w="100" w:type="dxa"/>
              <w:right w:w="100" w:type="dxa"/>
            </w:tcMar>
          </w:tcPr>
          <w:p w14:paraId="5EA9BF2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Costa Rica</w:t>
            </w:r>
          </w:p>
        </w:tc>
        <w:tc>
          <w:tcPr>
            <w:tcW w:w="1470" w:type="dxa"/>
            <w:tcBorders>
              <w:top w:val="nil"/>
              <w:left w:val="nil"/>
              <w:bottom w:val="nil"/>
              <w:right w:val="nil"/>
            </w:tcBorders>
            <w:tcMar>
              <w:top w:w="100" w:type="dxa"/>
              <w:left w:w="100" w:type="dxa"/>
              <w:bottom w:w="100" w:type="dxa"/>
              <w:right w:w="100" w:type="dxa"/>
            </w:tcMar>
          </w:tcPr>
          <w:p w14:paraId="311606D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169,518</w:t>
            </w:r>
          </w:p>
        </w:tc>
        <w:tc>
          <w:tcPr>
            <w:tcW w:w="990" w:type="dxa"/>
            <w:tcBorders>
              <w:top w:val="nil"/>
              <w:left w:val="nil"/>
              <w:bottom w:val="nil"/>
              <w:right w:val="nil"/>
            </w:tcBorders>
            <w:tcMar>
              <w:top w:w="100" w:type="dxa"/>
              <w:left w:w="100" w:type="dxa"/>
              <w:bottom w:w="100" w:type="dxa"/>
              <w:right w:w="100" w:type="dxa"/>
            </w:tcMar>
          </w:tcPr>
          <w:p w14:paraId="351051C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4E1CF3B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-16.3</w:t>
            </w:r>
          </w:p>
        </w:tc>
        <w:tc>
          <w:tcPr>
            <w:tcW w:w="1410" w:type="dxa"/>
            <w:tcBorders>
              <w:top w:val="nil"/>
              <w:left w:val="nil"/>
              <w:bottom w:val="nil"/>
              <w:right w:val="nil"/>
            </w:tcBorders>
            <w:tcMar>
              <w:top w:w="100" w:type="dxa"/>
              <w:left w:w="100" w:type="dxa"/>
              <w:bottom w:w="100" w:type="dxa"/>
              <w:right w:w="100" w:type="dxa"/>
            </w:tcMar>
          </w:tcPr>
          <w:p w14:paraId="47BE797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-46.9</w:t>
            </w:r>
          </w:p>
        </w:tc>
        <w:tc>
          <w:tcPr>
            <w:tcW w:w="1305" w:type="dxa"/>
            <w:tcBorders>
              <w:top w:val="nil"/>
              <w:left w:val="nil"/>
              <w:bottom w:val="nil"/>
              <w:right w:val="nil"/>
            </w:tcBorders>
            <w:tcMar>
              <w:top w:w="100" w:type="dxa"/>
              <w:left w:w="100" w:type="dxa"/>
              <w:bottom w:w="100" w:type="dxa"/>
              <w:right w:w="100" w:type="dxa"/>
            </w:tcMar>
          </w:tcPr>
          <w:p w14:paraId="714696B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-25.8</w:t>
            </w:r>
          </w:p>
        </w:tc>
        <w:tc>
          <w:tcPr>
            <w:tcW w:w="1410" w:type="dxa"/>
            <w:tcBorders>
              <w:top w:val="nil"/>
              <w:left w:val="nil"/>
              <w:bottom w:val="nil"/>
              <w:right w:val="nil"/>
            </w:tcBorders>
            <w:tcMar>
              <w:top w:w="100" w:type="dxa"/>
              <w:left w:w="100" w:type="dxa"/>
              <w:bottom w:w="100" w:type="dxa"/>
              <w:right w:w="100" w:type="dxa"/>
            </w:tcMar>
          </w:tcPr>
          <w:p w14:paraId="3C116F3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-63.4</w:t>
            </w:r>
          </w:p>
        </w:tc>
      </w:tr>
      <w:tr w:rsidR="00573167" w14:paraId="6755C920" w14:textId="77777777">
        <w:trPr>
          <w:trHeight w:val="480"/>
        </w:trPr>
        <w:tc>
          <w:tcPr>
            <w:tcW w:w="1455" w:type="dxa"/>
            <w:tcBorders>
              <w:top w:val="nil"/>
              <w:left w:val="nil"/>
              <w:bottom w:val="nil"/>
              <w:right w:val="nil"/>
            </w:tcBorders>
            <w:tcMar>
              <w:top w:w="100" w:type="dxa"/>
              <w:left w:w="100" w:type="dxa"/>
              <w:bottom w:w="100" w:type="dxa"/>
              <w:right w:w="100" w:type="dxa"/>
            </w:tcMar>
          </w:tcPr>
          <w:p w14:paraId="0482BBD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Panama</w:t>
            </w:r>
          </w:p>
        </w:tc>
        <w:tc>
          <w:tcPr>
            <w:tcW w:w="1470" w:type="dxa"/>
            <w:tcBorders>
              <w:top w:val="nil"/>
              <w:left w:val="nil"/>
              <w:bottom w:val="nil"/>
              <w:right w:val="nil"/>
            </w:tcBorders>
            <w:tcMar>
              <w:top w:w="100" w:type="dxa"/>
              <w:left w:w="100" w:type="dxa"/>
              <w:bottom w:w="100" w:type="dxa"/>
              <w:right w:w="100" w:type="dxa"/>
            </w:tcMar>
          </w:tcPr>
          <w:p w14:paraId="266DBFB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154,178</w:t>
            </w:r>
          </w:p>
        </w:tc>
        <w:tc>
          <w:tcPr>
            <w:tcW w:w="990" w:type="dxa"/>
            <w:tcBorders>
              <w:top w:val="nil"/>
              <w:left w:val="nil"/>
              <w:bottom w:val="nil"/>
              <w:right w:val="nil"/>
            </w:tcBorders>
            <w:tcMar>
              <w:top w:w="100" w:type="dxa"/>
              <w:left w:w="100" w:type="dxa"/>
              <w:bottom w:w="100" w:type="dxa"/>
              <w:right w:w="100" w:type="dxa"/>
            </w:tcMar>
          </w:tcPr>
          <w:p w14:paraId="5B608C5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38.7</w:t>
            </w:r>
          </w:p>
        </w:tc>
        <w:tc>
          <w:tcPr>
            <w:tcW w:w="1305" w:type="dxa"/>
            <w:tcBorders>
              <w:top w:val="nil"/>
              <w:left w:val="nil"/>
              <w:bottom w:val="nil"/>
              <w:right w:val="nil"/>
            </w:tcBorders>
            <w:tcMar>
              <w:top w:w="100" w:type="dxa"/>
              <w:left w:w="100" w:type="dxa"/>
              <w:bottom w:w="100" w:type="dxa"/>
              <w:right w:w="100" w:type="dxa"/>
            </w:tcMar>
          </w:tcPr>
          <w:p w14:paraId="21F4128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-16.3</w:t>
            </w:r>
          </w:p>
        </w:tc>
        <w:tc>
          <w:tcPr>
            <w:tcW w:w="1410" w:type="dxa"/>
            <w:tcBorders>
              <w:top w:val="nil"/>
              <w:left w:val="nil"/>
              <w:bottom w:val="nil"/>
              <w:right w:val="nil"/>
            </w:tcBorders>
            <w:tcMar>
              <w:top w:w="100" w:type="dxa"/>
              <w:left w:w="100" w:type="dxa"/>
              <w:bottom w:w="100" w:type="dxa"/>
              <w:right w:w="100" w:type="dxa"/>
            </w:tcMar>
          </w:tcPr>
          <w:p w14:paraId="2B76F49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-46.8</w:t>
            </w:r>
          </w:p>
        </w:tc>
        <w:tc>
          <w:tcPr>
            <w:tcW w:w="1305" w:type="dxa"/>
            <w:tcBorders>
              <w:top w:val="nil"/>
              <w:left w:val="nil"/>
              <w:bottom w:val="nil"/>
              <w:right w:val="nil"/>
            </w:tcBorders>
            <w:tcMar>
              <w:top w:w="100" w:type="dxa"/>
              <w:left w:w="100" w:type="dxa"/>
              <w:bottom w:w="100" w:type="dxa"/>
              <w:right w:w="100" w:type="dxa"/>
            </w:tcMar>
          </w:tcPr>
          <w:p w14:paraId="0D915BB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-25.4</w:t>
            </w:r>
          </w:p>
        </w:tc>
        <w:tc>
          <w:tcPr>
            <w:tcW w:w="1410" w:type="dxa"/>
            <w:tcBorders>
              <w:top w:val="nil"/>
              <w:left w:val="nil"/>
              <w:bottom w:val="nil"/>
              <w:right w:val="nil"/>
            </w:tcBorders>
            <w:tcMar>
              <w:top w:w="100" w:type="dxa"/>
              <w:left w:w="100" w:type="dxa"/>
              <w:bottom w:w="100" w:type="dxa"/>
              <w:right w:w="100" w:type="dxa"/>
            </w:tcMar>
          </w:tcPr>
          <w:p w14:paraId="1C78F4D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-62.8</w:t>
            </w:r>
          </w:p>
        </w:tc>
      </w:tr>
      <w:tr w:rsidR="00573167" w14:paraId="2D852A27" w14:textId="77777777">
        <w:trPr>
          <w:trHeight w:val="480"/>
        </w:trPr>
        <w:tc>
          <w:tcPr>
            <w:tcW w:w="1455" w:type="dxa"/>
            <w:tcBorders>
              <w:top w:val="nil"/>
              <w:left w:val="nil"/>
              <w:bottom w:val="nil"/>
              <w:right w:val="nil"/>
            </w:tcBorders>
            <w:tcMar>
              <w:top w:w="100" w:type="dxa"/>
              <w:left w:w="100" w:type="dxa"/>
              <w:bottom w:w="100" w:type="dxa"/>
              <w:right w:w="100" w:type="dxa"/>
            </w:tcMar>
          </w:tcPr>
          <w:p w14:paraId="6111B57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Colombia</w:t>
            </w:r>
          </w:p>
        </w:tc>
        <w:tc>
          <w:tcPr>
            <w:tcW w:w="1470" w:type="dxa"/>
            <w:tcBorders>
              <w:top w:val="nil"/>
              <w:left w:val="nil"/>
              <w:bottom w:val="nil"/>
              <w:right w:val="nil"/>
            </w:tcBorders>
            <w:tcMar>
              <w:top w:w="100" w:type="dxa"/>
              <w:left w:w="100" w:type="dxa"/>
              <w:bottom w:w="100" w:type="dxa"/>
              <w:right w:w="100" w:type="dxa"/>
            </w:tcMar>
          </w:tcPr>
          <w:p w14:paraId="7F6BF5E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147,202</w:t>
            </w:r>
          </w:p>
        </w:tc>
        <w:tc>
          <w:tcPr>
            <w:tcW w:w="990" w:type="dxa"/>
            <w:tcBorders>
              <w:top w:val="nil"/>
              <w:left w:val="nil"/>
              <w:bottom w:val="nil"/>
              <w:right w:val="nil"/>
            </w:tcBorders>
            <w:tcMar>
              <w:top w:w="100" w:type="dxa"/>
              <w:left w:w="100" w:type="dxa"/>
              <w:bottom w:w="100" w:type="dxa"/>
              <w:right w:w="100" w:type="dxa"/>
            </w:tcMar>
          </w:tcPr>
          <w:p w14:paraId="6BC50D3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019995B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-16.4</w:t>
            </w:r>
          </w:p>
        </w:tc>
        <w:tc>
          <w:tcPr>
            <w:tcW w:w="1410" w:type="dxa"/>
            <w:tcBorders>
              <w:top w:val="nil"/>
              <w:left w:val="nil"/>
              <w:bottom w:val="nil"/>
              <w:right w:val="nil"/>
            </w:tcBorders>
            <w:tcMar>
              <w:top w:w="100" w:type="dxa"/>
              <w:left w:w="100" w:type="dxa"/>
              <w:bottom w:w="100" w:type="dxa"/>
              <w:right w:w="100" w:type="dxa"/>
            </w:tcMar>
          </w:tcPr>
          <w:p w14:paraId="7C12062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-47.2</w:t>
            </w:r>
          </w:p>
        </w:tc>
        <w:tc>
          <w:tcPr>
            <w:tcW w:w="1305" w:type="dxa"/>
            <w:tcBorders>
              <w:top w:val="nil"/>
              <w:left w:val="nil"/>
              <w:bottom w:val="nil"/>
              <w:right w:val="nil"/>
            </w:tcBorders>
            <w:tcMar>
              <w:top w:w="100" w:type="dxa"/>
              <w:left w:w="100" w:type="dxa"/>
              <w:bottom w:w="100" w:type="dxa"/>
              <w:right w:w="100" w:type="dxa"/>
            </w:tcMar>
          </w:tcPr>
          <w:p w14:paraId="5A83744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-25.7</w:t>
            </w:r>
          </w:p>
        </w:tc>
        <w:tc>
          <w:tcPr>
            <w:tcW w:w="1410" w:type="dxa"/>
            <w:tcBorders>
              <w:top w:val="nil"/>
              <w:left w:val="nil"/>
              <w:bottom w:val="nil"/>
              <w:right w:val="nil"/>
            </w:tcBorders>
            <w:tcMar>
              <w:top w:w="100" w:type="dxa"/>
              <w:left w:w="100" w:type="dxa"/>
              <w:bottom w:w="100" w:type="dxa"/>
              <w:right w:w="100" w:type="dxa"/>
            </w:tcMar>
          </w:tcPr>
          <w:p w14:paraId="00112A0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-63.1</w:t>
            </w:r>
          </w:p>
        </w:tc>
      </w:tr>
      <w:tr w:rsidR="00573167" w14:paraId="430DBE23" w14:textId="77777777">
        <w:trPr>
          <w:trHeight w:val="480"/>
        </w:trPr>
        <w:tc>
          <w:tcPr>
            <w:tcW w:w="1455" w:type="dxa"/>
            <w:tcBorders>
              <w:top w:val="nil"/>
              <w:left w:val="nil"/>
              <w:bottom w:val="nil"/>
              <w:right w:val="nil"/>
            </w:tcBorders>
            <w:tcMar>
              <w:top w:w="100" w:type="dxa"/>
              <w:left w:w="100" w:type="dxa"/>
              <w:bottom w:w="100" w:type="dxa"/>
              <w:right w:w="100" w:type="dxa"/>
            </w:tcMar>
          </w:tcPr>
          <w:p w14:paraId="68AEE01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Vietnam</w:t>
            </w:r>
          </w:p>
        </w:tc>
        <w:tc>
          <w:tcPr>
            <w:tcW w:w="1470" w:type="dxa"/>
            <w:tcBorders>
              <w:top w:val="nil"/>
              <w:left w:val="nil"/>
              <w:bottom w:val="nil"/>
              <w:right w:val="nil"/>
            </w:tcBorders>
            <w:tcMar>
              <w:top w:w="100" w:type="dxa"/>
              <w:left w:w="100" w:type="dxa"/>
              <w:bottom w:w="100" w:type="dxa"/>
              <w:right w:w="100" w:type="dxa"/>
            </w:tcMar>
          </w:tcPr>
          <w:p w14:paraId="17D7327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137,445</w:t>
            </w:r>
          </w:p>
        </w:tc>
        <w:tc>
          <w:tcPr>
            <w:tcW w:w="990" w:type="dxa"/>
            <w:tcBorders>
              <w:top w:val="nil"/>
              <w:left w:val="nil"/>
              <w:bottom w:val="nil"/>
              <w:right w:val="nil"/>
            </w:tcBorders>
            <w:tcMar>
              <w:top w:w="100" w:type="dxa"/>
              <w:left w:w="100" w:type="dxa"/>
              <w:bottom w:w="100" w:type="dxa"/>
              <w:right w:w="100" w:type="dxa"/>
            </w:tcMar>
          </w:tcPr>
          <w:p w14:paraId="35B6BDF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305" w:type="dxa"/>
            <w:tcBorders>
              <w:top w:val="nil"/>
              <w:left w:val="nil"/>
              <w:bottom w:val="nil"/>
              <w:right w:val="nil"/>
            </w:tcBorders>
            <w:tcMar>
              <w:top w:w="100" w:type="dxa"/>
              <w:left w:w="100" w:type="dxa"/>
              <w:bottom w:w="100" w:type="dxa"/>
              <w:right w:w="100" w:type="dxa"/>
            </w:tcMar>
          </w:tcPr>
          <w:p w14:paraId="3EA381C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-15.4</w:t>
            </w:r>
          </w:p>
        </w:tc>
        <w:tc>
          <w:tcPr>
            <w:tcW w:w="1410" w:type="dxa"/>
            <w:tcBorders>
              <w:top w:val="nil"/>
              <w:left w:val="nil"/>
              <w:bottom w:val="nil"/>
              <w:right w:val="nil"/>
            </w:tcBorders>
            <w:tcMar>
              <w:top w:w="100" w:type="dxa"/>
              <w:left w:w="100" w:type="dxa"/>
              <w:bottom w:w="100" w:type="dxa"/>
              <w:right w:w="100" w:type="dxa"/>
            </w:tcMar>
          </w:tcPr>
          <w:p w14:paraId="21B78F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-45.1</w:t>
            </w:r>
          </w:p>
        </w:tc>
        <w:tc>
          <w:tcPr>
            <w:tcW w:w="1305" w:type="dxa"/>
            <w:tcBorders>
              <w:top w:val="nil"/>
              <w:left w:val="nil"/>
              <w:bottom w:val="nil"/>
              <w:right w:val="nil"/>
            </w:tcBorders>
            <w:tcMar>
              <w:top w:w="100" w:type="dxa"/>
              <w:left w:w="100" w:type="dxa"/>
              <w:bottom w:w="100" w:type="dxa"/>
              <w:right w:w="100" w:type="dxa"/>
            </w:tcMar>
          </w:tcPr>
          <w:p w14:paraId="19F8EAE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-24.3</w:t>
            </w:r>
          </w:p>
        </w:tc>
        <w:tc>
          <w:tcPr>
            <w:tcW w:w="1410" w:type="dxa"/>
            <w:tcBorders>
              <w:top w:val="nil"/>
              <w:left w:val="nil"/>
              <w:bottom w:val="nil"/>
              <w:right w:val="nil"/>
            </w:tcBorders>
            <w:tcMar>
              <w:top w:w="100" w:type="dxa"/>
              <w:left w:w="100" w:type="dxa"/>
              <w:bottom w:w="100" w:type="dxa"/>
              <w:right w:w="100" w:type="dxa"/>
            </w:tcMar>
          </w:tcPr>
          <w:p w14:paraId="7D58645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-61.1</w:t>
            </w:r>
          </w:p>
        </w:tc>
      </w:tr>
      <w:tr w:rsidR="00573167" w14:paraId="586E4BF9" w14:textId="77777777">
        <w:trPr>
          <w:trHeight w:val="480"/>
        </w:trPr>
        <w:tc>
          <w:tcPr>
            <w:tcW w:w="1455" w:type="dxa"/>
            <w:tcBorders>
              <w:top w:val="nil"/>
              <w:left w:val="nil"/>
              <w:bottom w:val="nil"/>
              <w:right w:val="nil"/>
            </w:tcBorders>
            <w:tcMar>
              <w:top w:w="100" w:type="dxa"/>
              <w:left w:w="100" w:type="dxa"/>
              <w:bottom w:w="100" w:type="dxa"/>
              <w:right w:w="100" w:type="dxa"/>
            </w:tcMar>
          </w:tcPr>
          <w:p w14:paraId="0144137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Tanzania</w:t>
            </w:r>
          </w:p>
        </w:tc>
        <w:tc>
          <w:tcPr>
            <w:tcW w:w="1470" w:type="dxa"/>
            <w:tcBorders>
              <w:top w:val="nil"/>
              <w:left w:val="nil"/>
              <w:bottom w:val="nil"/>
              <w:right w:val="nil"/>
            </w:tcBorders>
            <w:tcMar>
              <w:top w:w="100" w:type="dxa"/>
              <w:left w:w="100" w:type="dxa"/>
              <w:bottom w:w="100" w:type="dxa"/>
              <w:right w:w="100" w:type="dxa"/>
            </w:tcMar>
          </w:tcPr>
          <w:p w14:paraId="2BAB926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131,076</w:t>
            </w:r>
          </w:p>
        </w:tc>
        <w:tc>
          <w:tcPr>
            <w:tcW w:w="990" w:type="dxa"/>
            <w:tcBorders>
              <w:top w:val="nil"/>
              <w:left w:val="nil"/>
              <w:bottom w:val="nil"/>
              <w:right w:val="nil"/>
            </w:tcBorders>
            <w:tcMar>
              <w:top w:w="100" w:type="dxa"/>
              <w:left w:w="100" w:type="dxa"/>
              <w:bottom w:w="100" w:type="dxa"/>
              <w:right w:w="100" w:type="dxa"/>
            </w:tcMar>
          </w:tcPr>
          <w:p w14:paraId="701C288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49.7</w:t>
            </w:r>
          </w:p>
        </w:tc>
        <w:tc>
          <w:tcPr>
            <w:tcW w:w="1305" w:type="dxa"/>
            <w:tcBorders>
              <w:top w:val="nil"/>
              <w:left w:val="nil"/>
              <w:bottom w:val="nil"/>
              <w:right w:val="nil"/>
            </w:tcBorders>
            <w:tcMar>
              <w:top w:w="100" w:type="dxa"/>
              <w:left w:w="100" w:type="dxa"/>
              <w:bottom w:w="100" w:type="dxa"/>
              <w:right w:w="100" w:type="dxa"/>
            </w:tcMar>
          </w:tcPr>
          <w:p w14:paraId="034C71D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-16.3</w:t>
            </w:r>
          </w:p>
        </w:tc>
        <w:tc>
          <w:tcPr>
            <w:tcW w:w="1410" w:type="dxa"/>
            <w:tcBorders>
              <w:top w:val="nil"/>
              <w:left w:val="nil"/>
              <w:bottom w:val="nil"/>
              <w:right w:val="nil"/>
            </w:tcBorders>
            <w:tcMar>
              <w:top w:w="100" w:type="dxa"/>
              <w:left w:w="100" w:type="dxa"/>
              <w:bottom w:w="100" w:type="dxa"/>
              <w:right w:w="100" w:type="dxa"/>
            </w:tcMar>
          </w:tcPr>
          <w:p w14:paraId="26B91C3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-46.9</w:t>
            </w:r>
          </w:p>
        </w:tc>
        <w:tc>
          <w:tcPr>
            <w:tcW w:w="1305" w:type="dxa"/>
            <w:tcBorders>
              <w:top w:val="nil"/>
              <w:left w:val="nil"/>
              <w:bottom w:val="nil"/>
              <w:right w:val="nil"/>
            </w:tcBorders>
            <w:tcMar>
              <w:top w:w="100" w:type="dxa"/>
              <w:left w:w="100" w:type="dxa"/>
              <w:bottom w:w="100" w:type="dxa"/>
              <w:right w:w="100" w:type="dxa"/>
            </w:tcMar>
          </w:tcPr>
          <w:p w14:paraId="267BC67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-25.4</w:t>
            </w:r>
          </w:p>
        </w:tc>
        <w:tc>
          <w:tcPr>
            <w:tcW w:w="1410" w:type="dxa"/>
            <w:tcBorders>
              <w:top w:val="nil"/>
              <w:left w:val="nil"/>
              <w:bottom w:val="nil"/>
              <w:right w:val="nil"/>
            </w:tcBorders>
            <w:tcMar>
              <w:top w:w="100" w:type="dxa"/>
              <w:left w:w="100" w:type="dxa"/>
              <w:bottom w:w="100" w:type="dxa"/>
              <w:right w:w="100" w:type="dxa"/>
            </w:tcMar>
          </w:tcPr>
          <w:p w14:paraId="7579B05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-62.7</w:t>
            </w:r>
          </w:p>
        </w:tc>
      </w:tr>
      <w:tr w:rsidR="00573167" w14:paraId="0809F355" w14:textId="77777777">
        <w:trPr>
          <w:trHeight w:val="480"/>
        </w:trPr>
        <w:tc>
          <w:tcPr>
            <w:tcW w:w="1455" w:type="dxa"/>
            <w:tcBorders>
              <w:top w:val="nil"/>
              <w:left w:val="nil"/>
              <w:bottom w:val="nil"/>
              <w:right w:val="nil"/>
            </w:tcBorders>
            <w:tcMar>
              <w:top w:w="100" w:type="dxa"/>
              <w:left w:w="100" w:type="dxa"/>
              <w:bottom w:w="100" w:type="dxa"/>
              <w:right w:w="100" w:type="dxa"/>
            </w:tcMar>
          </w:tcPr>
          <w:p w14:paraId="1A6577F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Kuwait</w:t>
            </w:r>
          </w:p>
        </w:tc>
        <w:tc>
          <w:tcPr>
            <w:tcW w:w="1470" w:type="dxa"/>
            <w:tcBorders>
              <w:top w:val="nil"/>
              <w:left w:val="nil"/>
              <w:bottom w:val="nil"/>
              <w:right w:val="nil"/>
            </w:tcBorders>
            <w:tcMar>
              <w:top w:w="100" w:type="dxa"/>
              <w:left w:w="100" w:type="dxa"/>
              <w:bottom w:w="100" w:type="dxa"/>
              <w:right w:w="100" w:type="dxa"/>
            </w:tcMar>
          </w:tcPr>
          <w:p w14:paraId="41B8C0E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117,236</w:t>
            </w:r>
          </w:p>
        </w:tc>
        <w:tc>
          <w:tcPr>
            <w:tcW w:w="990" w:type="dxa"/>
            <w:tcBorders>
              <w:top w:val="nil"/>
              <w:left w:val="nil"/>
              <w:bottom w:val="nil"/>
              <w:right w:val="nil"/>
            </w:tcBorders>
            <w:tcMar>
              <w:top w:w="100" w:type="dxa"/>
              <w:left w:w="100" w:type="dxa"/>
              <w:bottom w:w="100" w:type="dxa"/>
              <w:right w:w="100" w:type="dxa"/>
            </w:tcMar>
          </w:tcPr>
          <w:p w14:paraId="67CE681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747D11D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-11.2</w:t>
            </w:r>
          </w:p>
        </w:tc>
        <w:tc>
          <w:tcPr>
            <w:tcW w:w="1410" w:type="dxa"/>
            <w:tcBorders>
              <w:top w:val="nil"/>
              <w:left w:val="nil"/>
              <w:bottom w:val="nil"/>
              <w:right w:val="nil"/>
            </w:tcBorders>
            <w:tcMar>
              <w:top w:w="100" w:type="dxa"/>
              <w:left w:w="100" w:type="dxa"/>
              <w:bottom w:w="100" w:type="dxa"/>
              <w:right w:w="100" w:type="dxa"/>
            </w:tcMar>
          </w:tcPr>
          <w:p w14:paraId="7D21BE1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-35.3</w:t>
            </w:r>
          </w:p>
        </w:tc>
        <w:tc>
          <w:tcPr>
            <w:tcW w:w="1305" w:type="dxa"/>
            <w:tcBorders>
              <w:top w:val="nil"/>
              <w:left w:val="nil"/>
              <w:bottom w:val="nil"/>
              <w:right w:val="nil"/>
            </w:tcBorders>
            <w:tcMar>
              <w:top w:w="100" w:type="dxa"/>
              <w:left w:w="100" w:type="dxa"/>
              <w:bottom w:w="100" w:type="dxa"/>
              <w:right w:w="100" w:type="dxa"/>
            </w:tcMar>
          </w:tcPr>
          <w:p w14:paraId="12857A1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-13.1</w:t>
            </w:r>
          </w:p>
        </w:tc>
        <w:tc>
          <w:tcPr>
            <w:tcW w:w="1410" w:type="dxa"/>
            <w:tcBorders>
              <w:top w:val="nil"/>
              <w:left w:val="nil"/>
              <w:bottom w:val="nil"/>
              <w:right w:val="nil"/>
            </w:tcBorders>
            <w:tcMar>
              <w:top w:w="100" w:type="dxa"/>
              <w:left w:w="100" w:type="dxa"/>
              <w:bottom w:w="100" w:type="dxa"/>
              <w:right w:w="100" w:type="dxa"/>
            </w:tcMar>
          </w:tcPr>
          <w:p w14:paraId="25AA0EE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-40</w:t>
            </w:r>
          </w:p>
        </w:tc>
      </w:tr>
      <w:tr w:rsidR="00573167" w14:paraId="3769E645" w14:textId="77777777">
        <w:trPr>
          <w:trHeight w:val="480"/>
        </w:trPr>
        <w:tc>
          <w:tcPr>
            <w:tcW w:w="1455" w:type="dxa"/>
            <w:tcBorders>
              <w:top w:val="nil"/>
              <w:left w:val="nil"/>
              <w:bottom w:val="nil"/>
              <w:right w:val="nil"/>
            </w:tcBorders>
            <w:tcMar>
              <w:top w:w="100" w:type="dxa"/>
              <w:left w:w="100" w:type="dxa"/>
              <w:bottom w:w="100" w:type="dxa"/>
              <w:right w:w="100" w:type="dxa"/>
            </w:tcMar>
          </w:tcPr>
          <w:p w14:paraId="00C8C7B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Bahrain</w:t>
            </w:r>
          </w:p>
        </w:tc>
        <w:tc>
          <w:tcPr>
            <w:tcW w:w="1470" w:type="dxa"/>
            <w:tcBorders>
              <w:top w:val="nil"/>
              <w:left w:val="nil"/>
              <w:bottom w:val="nil"/>
              <w:right w:val="nil"/>
            </w:tcBorders>
            <w:tcMar>
              <w:top w:w="100" w:type="dxa"/>
              <w:left w:w="100" w:type="dxa"/>
              <w:bottom w:w="100" w:type="dxa"/>
              <w:right w:w="100" w:type="dxa"/>
            </w:tcMar>
          </w:tcPr>
          <w:p w14:paraId="31A1938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115,837</w:t>
            </w:r>
          </w:p>
        </w:tc>
        <w:tc>
          <w:tcPr>
            <w:tcW w:w="990" w:type="dxa"/>
            <w:tcBorders>
              <w:top w:val="nil"/>
              <w:left w:val="nil"/>
              <w:bottom w:val="nil"/>
              <w:right w:val="nil"/>
            </w:tcBorders>
            <w:tcMar>
              <w:top w:w="100" w:type="dxa"/>
              <w:left w:w="100" w:type="dxa"/>
              <w:bottom w:w="100" w:type="dxa"/>
              <w:right w:w="100" w:type="dxa"/>
            </w:tcMar>
          </w:tcPr>
          <w:p w14:paraId="1EA5DE7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21.3</w:t>
            </w:r>
          </w:p>
        </w:tc>
        <w:tc>
          <w:tcPr>
            <w:tcW w:w="1305" w:type="dxa"/>
            <w:tcBorders>
              <w:top w:val="nil"/>
              <w:left w:val="nil"/>
              <w:bottom w:val="nil"/>
              <w:right w:val="nil"/>
            </w:tcBorders>
            <w:tcMar>
              <w:top w:w="100" w:type="dxa"/>
              <w:left w:w="100" w:type="dxa"/>
              <w:bottom w:w="100" w:type="dxa"/>
              <w:right w:w="100" w:type="dxa"/>
            </w:tcMar>
          </w:tcPr>
          <w:p w14:paraId="5C5540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-7.1</w:t>
            </w:r>
          </w:p>
        </w:tc>
        <w:tc>
          <w:tcPr>
            <w:tcW w:w="1410" w:type="dxa"/>
            <w:tcBorders>
              <w:top w:val="nil"/>
              <w:left w:val="nil"/>
              <w:bottom w:val="nil"/>
              <w:right w:val="nil"/>
            </w:tcBorders>
            <w:tcMar>
              <w:top w:w="100" w:type="dxa"/>
              <w:left w:w="100" w:type="dxa"/>
              <w:bottom w:w="100" w:type="dxa"/>
              <w:right w:w="100" w:type="dxa"/>
            </w:tcMar>
          </w:tcPr>
          <w:p w14:paraId="4D883F9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-24.1</w:t>
            </w:r>
          </w:p>
        </w:tc>
        <w:tc>
          <w:tcPr>
            <w:tcW w:w="1305" w:type="dxa"/>
            <w:tcBorders>
              <w:top w:val="nil"/>
              <w:left w:val="nil"/>
              <w:bottom w:val="nil"/>
              <w:right w:val="nil"/>
            </w:tcBorders>
            <w:tcMar>
              <w:top w:w="100" w:type="dxa"/>
              <w:left w:w="100" w:type="dxa"/>
              <w:bottom w:w="100" w:type="dxa"/>
              <w:right w:w="100" w:type="dxa"/>
            </w:tcMar>
          </w:tcPr>
          <w:p w14:paraId="7EFC001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-6.8</w:t>
            </w:r>
          </w:p>
        </w:tc>
        <w:tc>
          <w:tcPr>
            <w:tcW w:w="1410" w:type="dxa"/>
            <w:tcBorders>
              <w:top w:val="nil"/>
              <w:left w:val="nil"/>
              <w:bottom w:val="nil"/>
              <w:right w:val="nil"/>
            </w:tcBorders>
            <w:tcMar>
              <w:top w:w="100" w:type="dxa"/>
              <w:left w:w="100" w:type="dxa"/>
              <w:bottom w:w="100" w:type="dxa"/>
              <w:right w:w="100" w:type="dxa"/>
            </w:tcMar>
          </w:tcPr>
          <w:p w14:paraId="249D08D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-23.2</w:t>
            </w:r>
          </w:p>
        </w:tc>
      </w:tr>
      <w:tr w:rsidR="00573167" w14:paraId="04A1F71A" w14:textId="77777777">
        <w:trPr>
          <w:trHeight w:val="660"/>
        </w:trPr>
        <w:tc>
          <w:tcPr>
            <w:tcW w:w="1455" w:type="dxa"/>
            <w:tcBorders>
              <w:top w:val="nil"/>
              <w:left w:val="nil"/>
              <w:bottom w:val="nil"/>
              <w:right w:val="nil"/>
            </w:tcBorders>
            <w:tcMar>
              <w:top w:w="100" w:type="dxa"/>
              <w:left w:w="100" w:type="dxa"/>
              <w:bottom w:w="100" w:type="dxa"/>
              <w:right w:w="100" w:type="dxa"/>
            </w:tcMar>
          </w:tcPr>
          <w:p w14:paraId="74B3B2B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French Polynesia</w:t>
            </w:r>
          </w:p>
        </w:tc>
        <w:tc>
          <w:tcPr>
            <w:tcW w:w="1470" w:type="dxa"/>
            <w:tcBorders>
              <w:top w:val="nil"/>
              <w:left w:val="nil"/>
              <w:bottom w:val="nil"/>
              <w:right w:val="nil"/>
            </w:tcBorders>
            <w:tcMar>
              <w:top w:w="100" w:type="dxa"/>
              <w:left w:w="100" w:type="dxa"/>
              <w:bottom w:w="100" w:type="dxa"/>
              <w:right w:w="100" w:type="dxa"/>
            </w:tcMar>
          </w:tcPr>
          <w:p w14:paraId="2CDB110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113,657</w:t>
            </w:r>
          </w:p>
        </w:tc>
        <w:tc>
          <w:tcPr>
            <w:tcW w:w="990" w:type="dxa"/>
            <w:tcBorders>
              <w:top w:val="nil"/>
              <w:left w:val="nil"/>
              <w:bottom w:val="nil"/>
              <w:right w:val="nil"/>
            </w:tcBorders>
            <w:tcMar>
              <w:top w:w="100" w:type="dxa"/>
              <w:left w:w="100" w:type="dxa"/>
              <w:bottom w:w="100" w:type="dxa"/>
              <w:right w:w="100" w:type="dxa"/>
            </w:tcMar>
          </w:tcPr>
          <w:p w14:paraId="6B294CE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63.1</w:t>
            </w:r>
          </w:p>
        </w:tc>
        <w:tc>
          <w:tcPr>
            <w:tcW w:w="1305" w:type="dxa"/>
            <w:tcBorders>
              <w:top w:val="nil"/>
              <w:left w:val="nil"/>
              <w:bottom w:val="nil"/>
              <w:right w:val="nil"/>
            </w:tcBorders>
            <w:tcMar>
              <w:top w:w="100" w:type="dxa"/>
              <w:left w:w="100" w:type="dxa"/>
              <w:bottom w:w="100" w:type="dxa"/>
              <w:right w:w="100" w:type="dxa"/>
            </w:tcMar>
          </w:tcPr>
          <w:p w14:paraId="2A7904F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-9.3</w:t>
            </w:r>
          </w:p>
        </w:tc>
        <w:tc>
          <w:tcPr>
            <w:tcW w:w="1410" w:type="dxa"/>
            <w:tcBorders>
              <w:top w:val="nil"/>
              <w:left w:val="nil"/>
              <w:bottom w:val="nil"/>
              <w:right w:val="nil"/>
            </w:tcBorders>
            <w:tcMar>
              <w:top w:w="100" w:type="dxa"/>
              <w:left w:w="100" w:type="dxa"/>
              <w:bottom w:w="100" w:type="dxa"/>
              <w:right w:w="100" w:type="dxa"/>
            </w:tcMar>
          </w:tcPr>
          <w:p w14:paraId="7FBFCAF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-30.3</w:t>
            </w:r>
          </w:p>
        </w:tc>
        <w:tc>
          <w:tcPr>
            <w:tcW w:w="1305" w:type="dxa"/>
            <w:tcBorders>
              <w:top w:val="nil"/>
              <w:left w:val="nil"/>
              <w:bottom w:val="nil"/>
              <w:right w:val="nil"/>
            </w:tcBorders>
            <w:tcMar>
              <w:top w:w="100" w:type="dxa"/>
              <w:left w:w="100" w:type="dxa"/>
              <w:bottom w:w="100" w:type="dxa"/>
              <w:right w:w="100" w:type="dxa"/>
            </w:tcMar>
          </w:tcPr>
          <w:p w14:paraId="7BDB87F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-23.8</w:t>
            </w:r>
          </w:p>
        </w:tc>
        <w:tc>
          <w:tcPr>
            <w:tcW w:w="1410" w:type="dxa"/>
            <w:tcBorders>
              <w:top w:val="nil"/>
              <w:left w:val="nil"/>
              <w:bottom w:val="nil"/>
              <w:right w:val="nil"/>
            </w:tcBorders>
            <w:tcMar>
              <w:top w:w="100" w:type="dxa"/>
              <w:left w:w="100" w:type="dxa"/>
              <w:bottom w:w="100" w:type="dxa"/>
              <w:right w:w="100" w:type="dxa"/>
            </w:tcMar>
          </w:tcPr>
          <w:p w14:paraId="2FFC7F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-60.3</w:t>
            </w:r>
          </w:p>
        </w:tc>
      </w:tr>
      <w:tr w:rsidR="00573167" w14:paraId="78645462" w14:textId="77777777">
        <w:trPr>
          <w:trHeight w:val="480"/>
        </w:trPr>
        <w:tc>
          <w:tcPr>
            <w:tcW w:w="1455" w:type="dxa"/>
            <w:tcBorders>
              <w:top w:val="nil"/>
              <w:left w:val="nil"/>
              <w:bottom w:val="nil"/>
              <w:right w:val="nil"/>
            </w:tcBorders>
            <w:tcMar>
              <w:top w:w="100" w:type="dxa"/>
              <w:left w:w="100" w:type="dxa"/>
              <w:bottom w:w="100" w:type="dxa"/>
              <w:right w:w="100" w:type="dxa"/>
            </w:tcMar>
          </w:tcPr>
          <w:p w14:paraId="549165D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Qatar</w:t>
            </w:r>
          </w:p>
        </w:tc>
        <w:tc>
          <w:tcPr>
            <w:tcW w:w="1470" w:type="dxa"/>
            <w:tcBorders>
              <w:top w:val="nil"/>
              <w:left w:val="nil"/>
              <w:bottom w:val="nil"/>
              <w:right w:val="nil"/>
            </w:tcBorders>
            <w:tcMar>
              <w:top w:w="100" w:type="dxa"/>
              <w:left w:w="100" w:type="dxa"/>
              <w:bottom w:w="100" w:type="dxa"/>
              <w:right w:w="100" w:type="dxa"/>
            </w:tcMar>
          </w:tcPr>
          <w:p w14:paraId="68FC577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108,066</w:t>
            </w:r>
          </w:p>
        </w:tc>
        <w:tc>
          <w:tcPr>
            <w:tcW w:w="990" w:type="dxa"/>
            <w:tcBorders>
              <w:top w:val="nil"/>
              <w:left w:val="nil"/>
              <w:bottom w:val="nil"/>
              <w:right w:val="nil"/>
            </w:tcBorders>
            <w:tcMar>
              <w:top w:w="100" w:type="dxa"/>
              <w:left w:w="100" w:type="dxa"/>
              <w:bottom w:w="100" w:type="dxa"/>
              <w:right w:w="100" w:type="dxa"/>
            </w:tcMar>
          </w:tcPr>
          <w:p w14:paraId="33B5890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8.3</w:t>
            </w:r>
          </w:p>
        </w:tc>
        <w:tc>
          <w:tcPr>
            <w:tcW w:w="1305" w:type="dxa"/>
            <w:tcBorders>
              <w:top w:val="nil"/>
              <w:left w:val="nil"/>
              <w:bottom w:val="nil"/>
              <w:right w:val="nil"/>
            </w:tcBorders>
            <w:tcMar>
              <w:top w:w="100" w:type="dxa"/>
              <w:left w:w="100" w:type="dxa"/>
              <w:bottom w:w="100" w:type="dxa"/>
              <w:right w:w="100" w:type="dxa"/>
            </w:tcMar>
          </w:tcPr>
          <w:p w14:paraId="56571FA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w:t>
            </w:r>
          </w:p>
        </w:tc>
        <w:tc>
          <w:tcPr>
            <w:tcW w:w="1410" w:type="dxa"/>
            <w:tcBorders>
              <w:top w:val="nil"/>
              <w:left w:val="nil"/>
              <w:bottom w:val="nil"/>
              <w:right w:val="nil"/>
            </w:tcBorders>
            <w:tcMar>
              <w:top w:w="100" w:type="dxa"/>
              <w:left w:w="100" w:type="dxa"/>
              <w:bottom w:w="100" w:type="dxa"/>
              <w:right w:w="100" w:type="dxa"/>
            </w:tcMar>
          </w:tcPr>
          <w:p w14:paraId="6766D78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-44.1</w:t>
            </w:r>
          </w:p>
        </w:tc>
        <w:tc>
          <w:tcPr>
            <w:tcW w:w="1305" w:type="dxa"/>
            <w:tcBorders>
              <w:top w:val="nil"/>
              <w:left w:val="nil"/>
              <w:bottom w:val="nil"/>
              <w:right w:val="nil"/>
            </w:tcBorders>
            <w:tcMar>
              <w:top w:w="100" w:type="dxa"/>
              <w:left w:w="100" w:type="dxa"/>
              <w:bottom w:w="100" w:type="dxa"/>
              <w:right w:w="100" w:type="dxa"/>
            </w:tcMar>
          </w:tcPr>
          <w:p w14:paraId="6F686D2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-27.8</w:t>
            </w:r>
          </w:p>
        </w:tc>
        <w:tc>
          <w:tcPr>
            <w:tcW w:w="1410" w:type="dxa"/>
            <w:tcBorders>
              <w:top w:val="nil"/>
              <w:left w:val="nil"/>
              <w:bottom w:val="nil"/>
              <w:right w:val="nil"/>
            </w:tcBorders>
            <w:tcMar>
              <w:top w:w="100" w:type="dxa"/>
              <w:left w:w="100" w:type="dxa"/>
              <w:bottom w:w="100" w:type="dxa"/>
              <w:right w:w="100" w:type="dxa"/>
            </w:tcMar>
          </w:tcPr>
          <w:p w14:paraId="142F5F3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-66.1</w:t>
            </w:r>
          </w:p>
        </w:tc>
      </w:tr>
      <w:tr w:rsidR="00573167" w14:paraId="4A03E8B7" w14:textId="77777777">
        <w:trPr>
          <w:trHeight w:val="900"/>
        </w:trPr>
        <w:tc>
          <w:tcPr>
            <w:tcW w:w="1455" w:type="dxa"/>
            <w:tcBorders>
              <w:top w:val="nil"/>
              <w:left w:val="nil"/>
              <w:bottom w:val="nil"/>
              <w:right w:val="nil"/>
            </w:tcBorders>
            <w:tcMar>
              <w:top w:w="100" w:type="dxa"/>
              <w:left w:w="100" w:type="dxa"/>
              <w:bottom w:w="100" w:type="dxa"/>
              <w:right w:w="100" w:type="dxa"/>
            </w:tcMar>
          </w:tcPr>
          <w:p w14:paraId="3C06358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Turks and Caicos Islands</w:t>
            </w:r>
          </w:p>
        </w:tc>
        <w:tc>
          <w:tcPr>
            <w:tcW w:w="1470" w:type="dxa"/>
            <w:tcBorders>
              <w:top w:val="nil"/>
              <w:left w:val="nil"/>
              <w:bottom w:val="nil"/>
              <w:right w:val="nil"/>
            </w:tcBorders>
            <w:tcMar>
              <w:top w:w="100" w:type="dxa"/>
              <w:left w:w="100" w:type="dxa"/>
              <w:bottom w:w="100" w:type="dxa"/>
              <w:right w:w="100" w:type="dxa"/>
            </w:tcMar>
          </w:tcPr>
          <w:p w14:paraId="554054A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97,587</w:t>
            </w:r>
          </w:p>
        </w:tc>
        <w:tc>
          <w:tcPr>
            <w:tcW w:w="990" w:type="dxa"/>
            <w:tcBorders>
              <w:top w:val="nil"/>
              <w:left w:val="nil"/>
              <w:bottom w:val="nil"/>
              <w:right w:val="nil"/>
            </w:tcBorders>
            <w:tcMar>
              <w:top w:w="100" w:type="dxa"/>
              <w:left w:w="100" w:type="dxa"/>
              <w:bottom w:w="100" w:type="dxa"/>
              <w:right w:w="100" w:type="dxa"/>
            </w:tcMar>
          </w:tcPr>
          <w:p w14:paraId="1FFD92D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69.2</w:t>
            </w:r>
          </w:p>
        </w:tc>
        <w:tc>
          <w:tcPr>
            <w:tcW w:w="1305" w:type="dxa"/>
            <w:tcBorders>
              <w:top w:val="nil"/>
              <w:left w:val="nil"/>
              <w:bottom w:val="nil"/>
              <w:right w:val="nil"/>
            </w:tcBorders>
            <w:tcMar>
              <w:top w:w="100" w:type="dxa"/>
              <w:left w:w="100" w:type="dxa"/>
              <w:bottom w:w="100" w:type="dxa"/>
              <w:right w:w="100" w:type="dxa"/>
            </w:tcMar>
          </w:tcPr>
          <w:p w14:paraId="5DF7371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700875C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w:t>
            </w:r>
          </w:p>
        </w:tc>
        <w:tc>
          <w:tcPr>
            <w:tcW w:w="1305" w:type="dxa"/>
            <w:tcBorders>
              <w:top w:val="nil"/>
              <w:left w:val="nil"/>
              <w:bottom w:val="nil"/>
              <w:right w:val="nil"/>
            </w:tcBorders>
            <w:tcMar>
              <w:top w:w="100" w:type="dxa"/>
              <w:left w:w="100" w:type="dxa"/>
              <w:bottom w:w="100" w:type="dxa"/>
              <w:right w:w="100" w:type="dxa"/>
            </w:tcMar>
          </w:tcPr>
          <w:p w14:paraId="0F9AE44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-25.3</w:t>
            </w:r>
          </w:p>
        </w:tc>
        <w:tc>
          <w:tcPr>
            <w:tcW w:w="1410" w:type="dxa"/>
            <w:tcBorders>
              <w:top w:val="nil"/>
              <w:left w:val="nil"/>
              <w:bottom w:val="nil"/>
              <w:right w:val="nil"/>
            </w:tcBorders>
            <w:tcMar>
              <w:top w:w="100" w:type="dxa"/>
              <w:left w:w="100" w:type="dxa"/>
              <w:bottom w:w="100" w:type="dxa"/>
              <w:right w:w="100" w:type="dxa"/>
            </w:tcMar>
          </w:tcPr>
          <w:p w14:paraId="443540C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-62.5</w:t>
            </w:r>
          </w:p>
        </w:tc>
      </w:tr>
      <w:tr w:rsidR="00573167" w14:paraId="7636054A" w14:textId="77777777">
        <w:trPr>
          <w:trHeight w:val="480"/>
        </w:trPr>
        <w:tc>
          <w:tcPr>
            <w:tcW w:w="1455" w:type="dxa"/>
            <w:tcBorders>
              <w:top w:val="nil"/>
              <w:left w:val="nil"/>
              <w:bottom w:val="nil"/>
              <w:right w:val="nil"/>
            </w:tcBorders>
            <w:tcMar>
              <w:top w:w="100" w:type="dxa"/>
              <w:left w:w="100" w:type="dxa"/>
              <w:bottom w:w="100" w:type="dxa"/>
              <w:right w:w="100" w:type="dxa"/>
            </w:tcMar>
          </w:tcPr>
          <w:p w14:paraId="1303921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Palau</w:t>
            </w:r>
          </w:p>
        </w:tc>
        <w:tc>
          <w:tcPr>
            <w:tcW w:w="1470" w:type="dxa"/>
            <w:tcBorders>
              <w:top w:val="nil"/>
              <w:left w:val="nil"/>
              <w:bottom w:val="nil"/>
              <w:right w:val="nil"/>
            </w:tcBorders>
            <w:tcMar>
              <w:top w:w="100" w:type="dxa"/>
              <w:left w:w="100" w:type="dxa"/>
              <w:bottom w:w="100" w:type="dxa"/>
              <w:right w:w="100" w:type="dxa"/>
            </w:tcMar>
          </w:tcPr>
          <w:p w14:paraId="0B076B0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92,503</w:t>
            </w:r>
          </w:p>
        </w:tc>
        <w:tc>
          <w:tcPr>
            <w:tcW w:w="990" w:type="dxa"/>
            <w:tcBorders>
              <w:top w:val="nil"/>
              <w:left w:val="nil"/>
              <w:bottom w:val="nil"/>
              <w:right w:val="nil"/>
            </w:tcBorders>
            <w:tcMar>
              <w:top w:w="100" w:type="dxa"/>
              <w:left w:w="100" w:type="dxa"/>
              <w:bottom w:w="100" w:type="dxa"/>
              <w:right w:w="100" w:type="dxa"/>
            </w:tcMar>
          </w:tcPr>
          <w:p w14:paraId="36A083C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86.3</w:t>
            </w:r>
          </w:p>
        </w:tc>
        <w:tc>
          <w:tcPr>
            <w:tcW w:w="1305" w:type="dxa"/>
            <w:tcBorders>
              <w:top w:val="nil"/>
              <w:left w:val="nil"/>
              <w:bottom w:val="nil"/>
              <w:right w:val="nil"/>
            </w:tcBorders>
            <w:tcMar>
              <w:top w:w="100" w:type="dxa"/>
              <w:left w:w="100" w:type="dxa"/>
              <w:bottom w:w="100" w:type="dxa"/>
              <w:right w:w="100" w:type="dxa"/>
            </w:tcMar>
          </w:tcPr>
          <w:p w14:paraId="46ECBD5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w:t>
            </w:r>
          </w:p>
        </w:tc>
        <w:tc>
          <w:tcPr>
            <w:tcW w:w="1410" w:type="dxa"/>
            <w:tcBorders>
              <w:top w:val="nil"/>
              <w:left w:val="nil"/>
              <w:bottom w:val="nil"/>
              <w:right w:val="nil"/>
            </w:tcBorders>
            <w:tcMar>
              <w:top w:w="100" w:type="dxa"/>
              <w:left w:w="100" w:type="dxa"/>
              <w:bottom w:w="100" w:type="dxa"/>
              <w:right w:w="100" w:type="dxa"/>
            </w:tcMar>
          </w:tcPr>
          <w:p w14:paraId="03288E1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-44.2</w:t>
            </w:r>
          </w:p>
        </w:tc>
        <w:tc>
          <w:tcPr>
            <w:tcW w:w="1305" w:type="dxa"/>
            <w:tcBorders>
              <w:top w:val="nil"/>
              <w:left w:val="nil"/>
              <w:bottom w:val="nil"/>
              <w:right w:val="nil"/>
            </w:tcBorders>
            <w:tcMar>
              <w:top w:w="100" w:type="dxa"/>
              <w:left w:w="100" w:type="dxa"/>
              <w:bottom w:w="100" w:type="dxa"/>
              <w:right w:w="100" w:type="dxa"/>
            </w:tcMar>
          </w:tcPr>
          <w:p w14:paraId="45E0003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-23.7</w:t>
            </w:r>
          </w:p>
        </w:tc>
        <w:tc>
          <w:tcPr>
            <w:tcW w:w="1410" w:type="dxa"/>
            <w:tcBorders>
              <w:top w:val="nil"/>
              <w:left w:val="nil"/>
              <w:bottom w:val="nil"/>
              <w:right w:val="nil"/>
            </w:tcBorders>
            <w:tcMar>
              <w:top w:w="100" w:type="dxa"/>
              <w:left w:w="100" w:type="dxa"/>
              <w:bottom w:w="100" w:type="dxa"/>
              <w:right w:w="100" w:type="dxa"/>
            </w:tcMar>
          </w:tcPr>
          <w:p w14:paraId="3D7615F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-60.2</w:t>
            </w:r>
          </w:p>
        </w:tc>
      </w:tr>
      <w:tr w:rsidR="00573167" w14:paraId="42AD71A1" w14:textId="77777777">
        <w:trPr>
          <w:trHeight w:val="480"/>
        </w:trPr>
        <w:tc>
          <w:tcPr>
            <w:tcW w:w="1455" w:type="dxa"/>
            <w:tcBorders>
              <w:top w:val="nil"/>
              <w:left w:val="nil"/>
              <w:bottom w:val="nil"/>
              <w:right w:val="nil"/>
            </w:tcBorders>
            <w:tcMar>
              <w:top w:w="100" w:type="dxa"/>
              <w:left w:w="100" w:type="dxa"/>
              <w:bottom w:w="100" w:type="dxa"/>
              <w:right w:w="100" w:type="dxa"/>
            </w:tcMar>
          </w:tcPr>
          <w:p w14:paraId="1175D03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Guadeloupe</w:t>
            </w:r>
          </w:p>
        </w:tc>
        <w:tc>
          <w:tcPr>
            <w:tcW w:w="1470" w:type="dxa"/>
            <w:tcBorders>
              <w:top w:val="nil"/>
              <w:left w:val="nil"/>
              <w:bottom w:val="nil"/>
              <w:right w:val="nil"/>
            </w:tcBorders>
            <w:tcMar>
              <w:top w:w="100" w:type="dxa"/>
              <w:left w:w="100" w:type="dxa"/>
              <w:bottom w:w="100" w:type="dxa"/>
              <w:right w:w="100" w:type="dxa"/>
            </w:tcMar>
          </w:tcPr>
          <w:p w14:paraId="6FC06EE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90,463</w:t>
            </w:r>
          </w:p>
        </w:tc>
        <w:tc>
          <w:tcPr>
            <w:tcW w:w="990" w:type="dxa"/>
            <w:tcBorders>
              <w:top w:val="nil"/>
              <w:left w:val="nil"/>
              <w:bottom w:val="nil"/>
              <w:right w:val="nil"/>
            </w:tcBorders>
            <w:tcMar>
              <w:top w:w="100" w:type="dxa"/>
              <w:left w:w="100" w:type="dxa"/>
              <w:bottom w:w="100" w:type="dxa"/>
              <w:right w:w="100" w:type="dxa"/>
            </w:tcMar>
          </w:tcPr>
          <w:p w14:paraId="446C11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38.7</w:t>
            </w:r>
          </w:p>
        </w:tc>
        <w:tc>
          <w:tcPr>
            <w:tcW w:w="1305" w:type="dxa"/>
            <w:tcBorders>
              <w:top w:val="nil"/>
              <w:left w:val="nil"/>
              <w:bottom w:val="nil"/>
              <w:right w:val="nil"/>
            </w:tcBorders>
            <w:tcMar>
              <w:top w:w="100" w:type="dxa"/>
              <w:left w:w="100" w:type="dxa"/>
              <w:bottom w:w="100" w:type="dxa"/>
              <w:right w:w="100" w:type="dxa"/>
            </w:tcMar>
          </w:tcPr>
          <w:p w14:paraId="00D6038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w:t>
            </w:r>
          </w:p>
        </w:tc>
        <w:tc>
          <w:tcPr>
            <w:tcW w:w="1410" w:type="dxa"/>
            <w:tcBorders>
              <w:top w:val="nil"/>
              <w:left w:val="nil"/>
              <w:bottom w:val="nil"/>
              <w:right w:val="nil"/>
            </w:tcBorders>
            <w:tcMar>
              <w:top w:w="100" w:type="dxa"/>
              <w:left w:w="100" w:type="dxa"/>
              <w:bottom w:w="100" w:type="dxa"/>
              <w:right w:w="100" w:type="dxa"/>
            </w:tcMar>
          </w:tcPr>
          <w:p w14:paraId="2D5103B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-46.2</w:t>
            </w:r>
          </w:p>
        </w:tc>
        <w:tc>
          <w:tcPr>
            <w:tcW w:w="1305" w:type="dxa"/>
            <w:tcBorders>
              <w:top w:val="nil"/>
              <w:left w:val="nil"/>
              <w:bottom w:val="nil"/>
              <w:right w:val="nil"/>
            </w:tcBorders>
            <w:tcMar>
              <w:top w:w="100" w:type="dxa"/>
              <w:left w:w="100" w:type="dxa"/>
              <w:bottom w:w="100" w:type="dxa"/>
              <w:right w:w="100" w:type="dxa"/>
            </w:tcMar>
          </w:tcPr>
          <w:p w14:paraId="18076E0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w:t>
            </w:r>
          </w:p>
        </w:tc>
        <w:tc>
          <w:tcPr>
            <w:tcW w:w="1410" w:type="dxa"/>
            <w:tcBorders>
              <w:top w:val="nil"/>
              <w:left w:val="nil"/>
              <w:bottom w:val="nil"/>
              <w:right w:val="nil"/>
            </w:tcBorders>
            <w:tcMar>
              <w:top w:w="100" w:type="dxa"/>
              <w:left w:w="100" w:type="dxa"/>
              <w:bottom w:w="100" w:type="dxa"/>
              <w:right w:w="100" w:type="dxa"/>
            </w:tcMar>
          </w:tcPr>
          <w:p w14:paraId="7013CD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-62.1</w:t>
            </w:r>
          </w:p>
        </w:tc>
      </w:tr>
      <w:tr w:rsidR="00573167" w14:paraId="09948837" w14:textId="77777777">
        <w:trPr>
          <w:trHeight w:val="480"/>
        </w:trPr>
        <w:tc>
          <w:tcPr>
            <w:tcW w:w="1455" w:type="dxa"/>
            <w:tcBorders>
              <w:top w:val="nil"/>
              <w:left w:val="nil"/>
              <w:bottom w:val="nil"/>
              <w:right w:val="nil"/>
            </w:tcBorders>
            <w:tcMar>
              <w:top w:w="100" w:type="dxa"/>
              <w:left w:w="100" w:type="dxa"/>
              <w:bottom w:w="100" w:type="dxa"/>
              <w:right w:w="100" w:type="dxa"/>
            </w:tcMar>
          </w:tcPr>
          <w:p w14:paraId="12ECF4E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Martinique</w:t>
            </w:r>
          </w:p>
        </w:tc>
        <w:tc>
          <w:tcPr>
            <w:tcW w:w="1470" w:type="dxa"/>
            <w:tcBorders>
              <w:top w:val="nil"/>
              <w:left w:val="nil"/>
              <w:bottom w:val="nil"/>
              <w:right w:val="nil"/>
            </w:tcBorders>
            <w:tcMar>
              <w:top w:w="100" w:type="dxa"/>
              <w:left w:w="100" w:type="dxa"/>
              <w:bottom w:w="100" w:type="dxa"/>
              <w:right w:w="100" w:type="dxa"/>
            </w:tcMar>
          </w:tcPr>
          <w:p w14:paraId="277BD30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89,337</w:t>
            </w:r>
          </w:p>
        </w:tc>
        <w:tc>
          <w:tcPr>
            <w:tcW w:w="990" w:type="dxa"/>
            <w:tcBorders>
              <w:top w:val="nil"/>
              <w:left w:val="nil"/>
              <w:bottom w:val="nil"/>
              <w:right w:val="nil"/>
            </w:tcBorders>
            <w:tcMar>
              <w:top w:w="100" w:type="dxa"/>
              <w:left w:w="100" w:type="dxa"/>
              <w:bottom w:w="100" w:type="dxa"/>
              <w:right w:w="100" w:type="dxa"/>
            </w:tcMar>
          </w:tcPr>
          <w:p w14:paraId="545A90B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35.1</w:t>
            </w:r>
          </w:p>
        </w:tc>
        <w:tc>
          <w:tcPr>
            <w:tcW w:w="1305" w:type="dxa"/>
            <w:tcBorders>
              <w:top w:val="nil"/>
              <w:left w:val="nil"/>
              <w:bottom w:val="nil"/>
              <w:right w:val="nil"/>
            </w:tcBorders>
            <w:tcMar>
              <w:top w:w="100" w:type="dxa"/>
              <w:left w:w="100" w:type="dxa"/>
              <w:bottom w:w="100" w:type="dxa"/>
              <w:right w:w="100" w:type="dxa"/>
            </w:tcMar>
          </w:tcPr>
          <w:p w14:paraId="316EEE5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-15.8</w:t>
            </w:r>
          </w:p>
        </w:tc>
        <w:tc>
          <w:tcPr>
            <w:tcW w:w="1410" w:type="dxa"/>
            <w:tcBorders>
              <w:top w:val="nil"/>
              <w:left w:val="nil"/>
              <w:bottom w:val="nil"/>
              <w:right w:val="nil"/>
            </w:tcBorders>
            <w:tcMar>
              <w:top w:w="100" w:type="dxa"/>
              <w:left w:w="100" w:type="dxa"/>
              <w:bottom w:w="100" w:type="dxa"/>
              <w:right w:w="100" w:type="dxa"/>
            </w:tcMar>
          </w:tcPr>
          <w:p w14:paraId="07BB218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-45.8</w:t>
            </w:r>
          </w:p>
        </w:tc>
        <w:tc>
          <w:tcPr>
            <w:tcW w:w="1305" w:type="dxa"/>
            <w:tcBorders>
              <w:top w:val="nil"/>
              <w:left w:val="nil"/>
              <w:bottom w:val="nil"/>
              <w:right w:val="nil"/>
            </w:tcBorders>
            <w:tcMar>
              <w:top w:w="100" w:type="dxa"/>
              <w:left w:w="100" w:type="dxa"/>
              <w:bottom w:w="100" w:type="dxa"/>
              <w:right w:w="100" w:type="dxa"/>
            </w:tcMar>
          </w:tcPr>
          <w:p w14:paraId="310122C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-24.9</w:t>
            </w:r>
          </w:p>
        </w:tc>
        <w:tc>
          <w:tcPr>
            <w:tcW w:w="1410" w:type="dxa"/>
            <w:tcBorders>
              <w:top w:val="nil"/>
              <w:left w:val="nil"/>
              <w:bottom w:val="nil"/>
              <w:right w:val="nil"/>
            </w:tcBorders>
            <w:tcMar>
              <w:top w:w="100" w:type="dxa"/>
              <w:left w:w="100" w:type="dxa"/>
              <w:bottom w:w="100" w:type="dxa"/>
              <w:right w:w="100" w:type="dxa"/>
            </w:tcMar>
          </w:tcPr>
          <w:p w14:paraId="13A0597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w:t>
            </w:r>
          </w:p>
        </w:tc>
      </w:tr>
      <w:tr w:rsidR="00573167" w14:paraId="789BB3EE" w14:textId="77777777">
        <w:trPr>
          <w:trHeight w:val="480"/>
        </w:trPr>
        <w:tc>
          <w:tcPr>
            <w:tcW w:w="1455" w:type="dxa"/>
            <w:tcBorders>
              <w:top w:val="nil"/>
              <w:left w:val="nil"/>
              <w:bottom w:val="nil"/>
              <w:right w:val="nil"/>
            </w:tcBorders>
            <w:tcMar>
              <w:top w:w="100" w:type="dxa"/>
              <w:left w:w="100" w:type="dxa"/>
              <w:bottom w:w="100" w:type="dxa"/>
              <w:right w:w="100" w:type="dxa"/>
            </w:tcMar>
          </w:tcPr>
          <w:p w14:paraId="223A6DF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Kenya</w:t>
            </w:r>
          </w:p>
        </w:tc>
        <w:tc>
          <w:tcPr>
            <w:tcW w:w="1470" w:type="dxa"/>
            <w:tcBorders>
              <w:top w:val="nil"/>
              <w:left w:val="nil"/>
              <w:bottom w:val="nil"/>
              <w:right w:val="nil"/>
            </w:tcBorders>
            <w:tcMar>
              <w:top w:w="100" w:type="dxa"/>
              <w:left w:w="100" w:type="dxa"/>
              <w:bottom w:w="100" w:type="dxa"/>
              <w:right w:w="100" w:type="dxa"/>
            </w:tcMar>
          </w:tcPr>
          <w:p w14:paraId="369A4BB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84,152</w:t>
            </w:r>
          </w:p>
        </w:tc>
        <w:tc>
          <w:tcPr>
            <w:tcW w:w="990" w:type="dxa"/>
            <w:tcBorders>
              <w:top w:val="nil"/>
              <w:left w:val="nil"/>
              <w:bottom w:val="nil"/>
              <w:right w:val="nil"/>
            </w:tcBorders>
            <w:tcMar>
              <w:top w:w="100" w:type="dxa"/>
              <w:left w:w="100" w:type="dxa"/>
              <w:bottom w:w="100" w:type="dxa"/>
              <w:right w:w="100" w:type="dxa"/>
            </w:tcMar>
          </w:tcPr>
          <w:p w14:paraId="585880C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31</w:t>
            </w:r>
          </w:p>
        </w:tc>
        <w:tc>
          <w:tcPr>
            <w:tcW w:w="1305" w:type="dxa"/>
            <w:tcBorders>
              <w:top w:val="nil"/>
              <w:left w:val="nil"/>
              <w:bottom w:val="nil"/>
              <w:right w:val="nil"/>
            </w:tcBorders>
            <w:tcMar>
              <w:top w:w="100" w:type="dxa"/>
              <w:left w:w="100" w:type="dxa"/>
              <w:bottom w:w="100" w:type="dxa"/>
              <w:right w:w="100" w:type="dxa"/>
            </w:tcMar>
          </w:tcPr>
          <w:p w14:paraId="56513A7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-16.4</w:t>
            </w:r>
          </w:p>
        </w:tc>
        <w:tc>
          <w:tcPr>
            <w:tcW w:w="1410" w:type="dxa"/>
            <w:tcBorders>
              <w:top w:val="nil"/>
              <w:left w:val="nil"/>
              <w:bottom w:val="nil"/>
              <w:right w:val="nil"/>
            </w:tcBorders>
            <w:tcMar>
              <w:top w:w="100" w:type="dxa"/>
              <w:left w:w="100" w:type="dxa"/>
              <w:bottom w:w="100" w:type="dxa"/>
              <w:right w:w="100" w:type="dxa"/>
            </w:tcMar>
          </w:tcPr>
          <w:p w14:paraId="053BED5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-47.2</w:t>
            </w:r>
          </w:p>
        </w:tc>
        <w:tc>
          <w:tcPr>
            <w:tcW w:w="1305" w:type="dxa"/>
            <w:tcBorders>
              <w:top w:val="nil"/>
              <w:left w:val="nil"/>
              <w:bottom w:val="nil"/>
              <w:right w:val="nil"/>
            </w:tcBorders>
            <w:tcMar>
              <w:top w:w="100" w:type="dxa"/>
              <w:left w:w="100" w:type="dxa"/>
              <w:bottom w:w="100" w:type="dxa"/>
              <w:right w:w="100" w:type="dxa"/>
            </w:tcMar>
          </w:tcPr>
          <w:p w14:paraId="670C4EA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-25.7</w:t>
            </w:r>
          </w:p>
        </w:tc>
        <w:tc>
          <w:tcPr>
            <w:tcW w:w="1410" w:type="dxa"/>
            <w:tcBorders>
              <w:top w:val="nil"/>
              <w:left w:val="nil"/>
              <w:bottom w:val="nil"/>
              <w:right w:val="nil"/>
            </w:tcBorders>
            <w:tcMar>
              <w:top w:w="100" w:type="dxa"/>
              <w:left w:w="100" w:type="dxa"/>
              <w:bottom w:w="100" w:type="dxa"/>
              <w:right w:w="100" w:type="dxa"/>
            </w:tcMar>
          </w:tcPr>
          <w:p w14:paraId="5E337EF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-63.2</w:t>
            </w:r>
          </w:p>
        </w:tc>
      </w:tr>
      <w:tr w:rsidR="00573167" w14:paraId="3A84D6B6" w14:textId="77777777">
        <w:trPr>
          <w:trHeight w:val="480"/>
        </w:trPr>
        <w:tc>
          <w:tcPr>
            <w:tcW w:w="1455" w:type="dxa"/>
            <w:tcBorders>
              <w:top w:val="nil"/>
              <w:left w:val="nil"/>
              <w:bottom w:val="nil"/>
              <w:right w:val="nil"/>
            </w:tcBorders>
            <w:tcMar>
              <w:top w:w="100" w:type="dxa"/>
              <w:left w:w="100" w:type="dxa"/>
              <w:bottom w:w="100" w:type="dxa"/>
              <w:right w:w="100" w:type="dxa"/>
            </w:tcMar>
          </w:tcPr>
          <w:p w14:paraId="0852B39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lastRenderedPageBreak/>
              <w:t>Sri Lanka</w:t>
            </w:r>
          </w:p>
        </w:tc>
        <w:tc>
          <w:tcPr>
            <w:tcW w:w="1470" w:type="dxa"/>
            <w:tcBorders>
              <w:top w:val="nil"/>
              <w:left w:val="nil"/>
              <w:bottom w:val="nil"/>
              <w:right w:val="nil"/>
            </w:tcBorders>
            <w:tcMar>
              <w:top w:w="100" w:type="dxa"/>
              <w:left w:w="100" w:type="dxa"/>
              <w:bottom w:w="100" w:type="dxa"/>
              <w:right w:w="100" w:type="dxa"/>
            </w:tcMar>
          </w:tcPr>
          <w:p w14:paraId="67C1552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82,371</w:t>
            </w:r>
          </w:p>
        </w:tc>
        <w:tc>
          <w:tcPr>
            <w:tcW w:w="990" w:type="dxa"/>
            <w:tcBorders>
              <w:top w:val="nil"/>
              <w:left w:val="nil"/>
              <w:bottom w:val="nil"/>
              <w:right w:val="nil"/>
            </w:tcBorders>
            <w:tcMar>
              <w:top w:w="100" w:type="dxa"/>
              <w:left w:w="100" w:type="dxa"/>
              <w:bottom w:w="100" w:type="dxa"/>
              <w:right w:w="100" w:type="dxa"/>
            </w:tcMar>
          </w:tcPr>
          <w:p w14:paraId="7EEC2E6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8.3</w:t>
            </w:r>
          </w:p>
        </w:tc>
        <w:tc>
          <w:tcPr>
            <w:tcW w:w="1305" w:type="dxa"/>
            <w:tcBorders>
              <w:top w:val="nil"/>
              <w:left w:val="nil"/>
              <w:bottom w:val="nil"/>
              <w:right w:val="nil"/>
            </w:tcBorders>
            <w:tcMar>
              <w:top w:w="100" w:type="dxa"/>
              <w:left w:w="100" w:type="dxa"/>
              <w:bottom w:w="100" w:type="dxa"/>
              <w:right w:w="100" w:type="dxa"/>
            </w:tcMar>
          </w:tcPr>
          <w:p w14:paraId="45BC13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5B34F05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w:t>
            </w:r>
          </w:p>
        </w:tc>
        <w:tc>
          <w:tcPr>
            <w:tcW w:w="1305" w:type="dxa"/>
            <w:tcBorders>
              <w:top w:val="nil"/>
              <w:left w:val="nil"/>
              <w:bottom w:val="nil"/>
              <w:right w:val="nil"/>
            </w:tcBorders>
            <w:tcMar>
              <w:top w:w="100" w:type="dxa"/>
              <w:left w:w="100" w:type="dxa"/>
              <w:bottom w:w="100" w:type="dxa"/>
              <w:right w:w="100" w:type="dxa"/>
            </w:tcMar>
          </w:tcPr>
          <w:p w14:paraId="18F5CA3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-24.8</w:t>
            </w:r>
          </w:p>
        </w:tc>
        <w:tc>
          <w:tcPr>
            <w:tcW w:w="1410" w:type="dxa"/>
            <w:tcBorders>
              <w:top w:val="nil"/>
              <w:left w:val="nil"/>
              <w:bottom w:val="nil"/>
              <w:right w:val="nil"/>
            </w:tcBorders>
            <w:tcMar>
              <w:top w:w="100" w:type="dxa"/>
              <w:left w:w="100" w:type="dxa"/>
              <w:bottom w:w="100" w:type="dxa"/>
              <w:right w:w="100" w:type="dxa"/>
            </w:tcMar>
          </w:tcPr>
          <w:p w14:paraId="285AB2A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-61.8</w:t>
            </w:r>
          </w:p>
        </w:tc>
      </w:tr>
      <w:tr w:rsidR="00573167" w14:paraId="3E827893" w14:textId="77777777">
        <w:trPr>
          <w:trHeight w:val="480"/>
        </w:trPr>
        <w:tc>
          <w:tcPr>
            <w:tcW w:w="1455" w:type="dxa"/>
            <w:tcBorders>
              <w:top w:val="nil"/>
              <w:left w:val="nil"/>
              <w:bottom w:val="nil"/>
              <w:right w:val="nil"/>
            </w:tcBorders>
            <w:tcMar>
              <w:top w:w="100" w:type="dxa"/>
              <w:left w:w="100" w:type="dxa"/>
              <w:bottom w:w="100" w:type="dxa"/>
              <w:right w:w="100" w:type="dxa"/>
            </w:tcMar>
          </w:tcPr>
          <w:p w14:paraId="152DCB6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Belize</w:t>
            </w:r>
          </w:p>
        </w:tc>
        <w:tc>
          <w:tcPr>
            <w:tcW w:w="1470" w:type="dxa"/>
            <w:tcBorders>
              <w:top w:val="nil"/>
              <w:left w:val="nil"/>
              <w:bottom w:val="nil"/>
              <w:right w:val="nil"/>
            </w:tcBorders>
            <w:tcMar>
              <w:top w:w="100" w:type="dxa"/>
              <w:left w:w="100" w:type="dxa"/>
              <w:bottom w:w="100" w:type="dxa"/>
              <w:right w:w="100" w:type="dxa"/>
            </w:tcMar>
          </w:tcPr>
          <w:p w14:paraId="18DFF1C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80,611</w:t>
            </w:r>
          </w:p>
        </w:tc>
        <w:tc>
          <w:tcPr>
            <w:tcW w:w="990" w:type="dxa"/>
            <w:tcBorders>
              <w:top w:val="nil"/>
              <w:left w:val="nil"/>
              <w:bottom w:val="nil"/>
              <w:right w:val="nil"/>
            </w:tcBorders>
            <w:tcMar>
              <w:top w:w="100" w:type="dxa"/>
              <w:left w:w="100" w:type="dxa"/>
              <w:bottom w:w="100" w:type="dxa"/>
              <w:right w:w="100" w:type="dxa"/>
            </w:tcMar>
          </w:tcPr>
          <w:p w14:paraId="624A1E5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70.8</w:t>
            </w:r>
          </w:p>
        </w:tc>
        <w:tc>
          <w:tcPr>
            <w:tcW w:w="1305" w:type="dxa"/>
            <w:tcBorders>
              <w:top w:val="nil"/>
              <w:left w:val="nil"/>
              <w:bottom w:val="nil"/>
              <w:right w:val="nil"/>
            </w:tcBorders>
            <w:tcMar>
              <w:top w:w="100" w:type="dxa"/>
              <w:left w:w="100" w:type="dxa"/>
              <w:bottom w:w="100" w:type="dxa"/>
              <w:right w:w="100" w:type="dxa"/>
            </w:tcMar>
          </w:tcPr>
          <w:p w14:paraId="507B471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-15.7</w:t>
            </w:r>
          </w:p>
        </w:tc>
        <w:tc>
          <w:tcPr>
            <w:tcW w:w="1410" w:type="dxa"/>
            <w:tcBorders>
              <w:top w:val="nil"/>
              <w:left w:val="nil"/>
              <w:bottom w:val="nil"/>
              <w:right w:val="nil"/>
            </w:tcBorders>
            <w:tcMar>
              <w:top w:w="100" w:type="dxa"/>
              <w:left w:w="100" w:type="dxa"/>
              <w:bottom w:w="100" w:type="dxa"/>
              <w:right w:w="100" w:type="dxa"/>
            </w:tcMar>
          </w:tcPr>
          <w:p w14:paraId="2463733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-45.7</w:t>
            </w:r>
          </w:p>
        </w:tc>
        <w:tc>
          <w:tcPr>
            <w:tcW w:w="1305" w:type="dxa"/>
            <w:tcBorders>
              <w:top w:val="nil"/>
              <w:left w:val="nil"/>
              <w:bottom w:val="nil"/>
              <w:right w:val="nil"/>
            </w:tcBorders>
            <w:tcMar>
              <w:top w:w="100" w:type="dxa"/>
              <w:left w:w="100" w:type="dxa"/>
              <w:bottom w:w="100" w:type="dxa"/>
              <w:right w:w="100" w:type="dxa"/>
            </w:tcMar>
          </w:tcPr>
          <w:p w14:paraId="16478C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-24.9</w:t>
            </w:r>
          </w:p>
        </w:tc>
        <w:tc>
          <w:tcPr>
            <w:tcW w:w="1410" w:type="dxa"/>
            <w:tcBorders>
              <w:top w:val="nil"/>
              <w:left w:val="nil"/>
              <w:bottom w:val="nil"/>
              <w:right w:val="nil"/>
            </w:tcBorders>
            <w:tcMar>
              <w:top w:w="100" w:type="dxa"/>
              <w:left w:w="100" w:type="dxa"/>
              <w:bottom w:w="100" w:type="dxa"/>
              <w:right w:w="100" w:type="dxa"/>
            </w:tcMar>
          </w:tcPr>
          <w:p w14:paraId="51D39ED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-61.9</w:t>
            </w:r>
          </w:p>
        </w:tc>
      </w:tr>
      <w:tr w:rsidR="00573167" w14:paraId="6EABD52E" w14:textId="77777777">
        <w:trPr>
          <w:trHeight w:val="480"/>
        </w:trPr>
        <w:tc>
          <w:tcPr>
            <w:tcW w:w="1455" w:type="dxa"/>
            <w:tcBorders>
              <w:top w:val="nil"/>
              <w:left w:val="nil"/>
              <w:bottom w:val="nil"/>
              <w:right w:val="nil"/>
            </w:tcBorders>
            <w:tcMar>
              <w:top w:w="100" w:type="dxa"/>
              <w:left w:w="100" w:type="dxa"/>
              <w:bottom w:w="100" w:type="dxa"/>
              <w:right w:w="100" w:type="dxa"/>
            </w:tcMar>
          </w:tcPr>
          <w:p w14:paraId="2E5875A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Seychelles</w:t>
            </w:r>
          </w:p>
        </w:tc>
        <w:tc>
          <w:tcPr>
            <w:tcW w:w="1470" w:type="dxa"/>
            <w:tcBorders>
              <w:top w:val="nil"/>
              <w:left w:val="nil"/>
              <w:bottom w:val="nil"/>
              <w:right w:val="nil"/>
            </w:tcBorders>
            <w:tcMar>
              <w:top w:w="100" w:type="dxa"/>
              <w:left w:w="100" w:type="dxa"/>
              <w:bottom w:w="100" w:type="dxa"/>
              <w:right w:w="100" w:type="dxa"/>
            </w:tcMar>
          </w:tcPr>
          <w:p w14:paraId="12A6176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73,141</w:t>
            </w:r>
          </w:p>
        </w:tc>
        <w:tc>
          <w:tcPr>
            <w:tcW w:w="990" w:type="dxa"/>
            <w:tcBorders>
              <w:top w:val="nil"/>
              <w:left w:val="nil"/>
              <w:bottom w:val="nil"/>
              <w:right w:val="nil"/>
            </w:tcBorders>
            <w:tcMar>
              <w:top w:w="100" w:type="dxa"/>
              <w:left w:w="100" w:type="dxa"/>
              <w:bottom w:w="100" w:type="dxa"/>
              <w:right w:w="100" w:type="dxa"/>
            </w:tcMar>
          </w:tcPr>
          <w:p w14:paraId="08DCA9C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47.4</w:t>
            </w:r>
          </w:p>
        </w:tc>
        <w:tc>
          <w:tcPr>
            <w:tcW w:w="1305" w:type="dxa"/>
            <w:tcBorders>
              <w:top w:val="nil"/>
              <w:left w:val="nil"/>
              <w:bottom w:val="nil"/>
              <w:right w:val="nil"/>
            </w:tcBorders>
            <w:tcMar>
              <w:top w:w="100" w:type="dxa"/>
              <w:left w:w="100" w:type="dxa"/>
              <w:bottom w:w="100" w:type="dxa"/>
              <w:right w:w="100" w:type="dxa"/>
            </w:tcMar>
          </w:tcPr>
          <w:p w14:paraId="146B00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-16.2</w:t>
            </w:r>
          </w:p>
        </w:tc>
        <w:tc>
          <w:tcPr>
            <w:tcW w:w="1410" w:type="dxa"/>
            <w:tcBorders>
              <w:top w:val="nil"/>
              <w:left w:val="nil"/>
              <w:bottom w:val="nil"/>
              <w:right w:val="nil"/>
            </w:tcBorders>
            <w:tcMar>
              <w:top w:w="100" w:type="dxa"/>
              <w:left w:w="100" w:type="dxa"/>
              <w:bottom w:w="100" w:type="dxa"/>
              <w:right w:w="100" w:type="dxa"/>
            </w:tcMar>
          </w:tcPr>
          <w:p w14:paraId="67EEDA9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-46.7</w:t>
            </w:r>
          </w:p>
        </w:tc>
        <w:tc>
          <w:tcPr>
            <w:tcW w:w="1305" w:type="dxa"/>
            <w:tcBorders>
              <w:top w:val="nil"/>
              <w:left w:val="nil"/>
              <w:bottom w:val="nil"/>
              <w:right w:val="nil"/>
            </w:tcBorders>
            <w:tcMar>
              <w:top w:w="100" w:type="dxa"/>
              <w:left w:w="100" w:type="dxa"/>
              <w:bottom w:w="100" w:type="dxa"/>
              <w:right w:w="100" w:type="dxa"/>
            </w:tcMar>
          </w:tcPr>
          <w:p w14:paraId="51452FE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-25.3</w:t>
            </w:r>
          </w:p>
        </w:tc>
        <w:tc>
          <w:tcPr>
            <w:tcW w:w="1410" w:type="dxa"/>
            <w:tcBorders>
              <w:top w:val="nil"/>
              <w:left w:val="nil"/>
              <w:bottom w:val="nil"/>
              <w:right w:val="nil"/>
            </w:tcBorders>
            <w:tcMar>
              <w:top w:w="100" w:type="dxa"/>
              <w:left w:w="100" w:type="dxa"/>
              <w:bottom w:w="100" w:type="dxa"/>
              <w:right w:w="100" w:type="dxa"/>
            </w:tcMar>
          </w:tcPr>
          <w:p w14:paraId="664B37E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-62.6</w:t>
            </w:r>
          </w:p>
        </w:tc>
      </w:tr>
      <w:tr w:rsidR="00573167" w14:paraId="44B87FA0" w14:textId="77777777">
        <w:trPr>
          <w:trHeight w:val="480"/>
        </w:trPr>
        <w:tc>
          <w:tcPr>
            <w:tcW w:w="1455" w:type="dxa"/>
            <w:tcBorders>
              <w:top w:val="nil"/>
              <w:left w:val="nil"/>
              <w:bottom w:val="nil"/>
              <w:right w:val="nil"/>
            </w:tcBorders>
            <w:tcMar>
              <w:top w:w="100" w:type="dxa"/>
              <w:left w:w="100" w:type="dxa"/>
              <w:bottom w:w="100" w:type="dxa"/>
              <w:right w:w="100" w:type="dxa"/>
            </w:tcMar>
          </w:tcPr>
          <w:p w14:paraId="511E3E1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Mozambique</w:t>
            </w:r>
          </w:p>
        </w:tc>
        <w:tc>
          <w:tcPr>
            <w:tcW w:w="1470" w:type="dxa"/>
            <w:tcBorders>
              <w:top w:val="nil"/>
              <w:left w:val="nil"/>
              <w:bottom w:val="nil"/>
              <w:right w:val="nil"/>
            </w:tcBorders>
            <w:tcMar>
              <w:top w:w="100" w:type="dxa"/>
              <w:left w:w="100" w:type="dxa"/>
              <w:bottom w:w="100" w:type="dxa"/>
              <w:right w:w="100" w:type="dxa"/>
            </w:tcMar>
          </w:tcPr>
          <w:p w14:paraId="1042013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68,356</w:t>
            </w:r>
          </w:p>
        </w:tc>
        <w:tc>
          <w:tcPr>
            <w:tcW w:w="990" w:type="dxa"/>
            <w:tcBorders>
              <w:top w:val="nil"/>
              <w:left w:val="nil"/>
              <w:bottom w:val="nil"/>
              <w:right w:val="nil"/>
            </w:tcBorders>
            <w:tcMar>
              <w:top w:w="100" w:type="dxa"/>
              <w:left w:w="100" w:type="dxa"/>
              <w:bottom w:w="100" w:type="dxa"/>
              <w:right w:w="100" w:type="dxa"/>
            </w:tcMar>
          </w:tcPr>
          <w:p w14:paraId="4F350ED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80.9</w:t>
            </w:r>
          </w:p>
        </w:tc>
        <w:tc>
          <w:tcPr>
            <w:tcW w:w="1305" w:type="dxa"/>
            <w:tcBorders>
              <w:top w:val="nil"/>
              <w:left w:val="nil"/>
              <w:bottom w:val="nil"/>
              <w:right w:val="nil"/>
            </w:tcBorders>
            <w:tcMar>
              <w:top w:w="100" w:type="dxa"/>
              <w:left w:w="100" w:type="dxa"/>
              <w:bottom w:w="100" w:type="dxa"/>
              <w:right w:w="100" w:type="dxa"/>
            </w:tcMar>
          </w:tcPr>
          <w:p w14:paraId="41873DF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-16.3</w:t>
            </w:r>
          </w:p>
        </w:tc>
        <w:tc>
          <w:tcPr>
            <w:tcW w:w="1410" w:type="dxa"/>
            <w:tcBorders>
              <w:top w:val="nil"/>
              <w:left w:val="nil"/>
              <w:bottom w:val="nil"/>
              <w:right w:val="nil"/>
            </w:tcBorders>
            <w:tcMar>
              <w:top w:w="100" w:type="dxa"/>
              <w:left w:w="100" w:type="dxa"/>
              <w:bottom w:w="100" w:type="dxa"/>
              <w:right w:w="100" w:type="dxa"/>
            </w:tcMar>
          </w:tcPr>
          <w:p w14:paraId="7C615A9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w:t>
            </w:r>
          </w:p>
        </w:tc>
        <w:tc>
          <w:tcPr>
            <w:tcW w:w="1305" w:type="dxa"/>
            <w:tcBorders>
              <w:top w:val="nil"/>
              <w:left w:val="nil"/>
              <w:bottom w:val="nil"/>
              <w:right w:val="nil"/>
            </w:tcBorders>
            <w:tcMar>
              <w:top w:w="100" w:type="dxa"/>
              <w:left w:w="100" w:type="dxa"/>
              <w:bottom w:w="100" w:type="dxa"/>
              <w:right w:w="100" w:type="dxa"/>
            </w:tcMar>
          </w:tcPr>
          <w:p w14:paraId="3DDC2FB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43202F0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-62.4</w:t>
            </w:r>
          </w:p>
        </w:tc>
      </w:tr>
      <w:tr w:rsidR="00573167" w14:paraId="242D9D96" w14:textId="77777777">
        <w:trPr>
          <w:trHeight w:val="900"/>
        </w:trPr>
        <w:tc>
          <w:tcPr>
            <w:tcW w:w="1455" w:type="dxa"/>
            <w:tcBorders>
              <w:top w:val="nil"/>
              <w:left w:val="nil"/>
              <w:bottom w:val="nil"/>
              <w:right w:val="nil"/>
            </w:tcBorders>
            <w:tcMar>
              <w:top w:w="100" w:type="dxa"/>
              <w:left w:w="100" w:type="dxa"/>
              <w:bottom w:w="100" w:type="dxa"/>
              <w:right w:w="100" w:type="dxa"/>
            </w:tcMar>
          </w:tcPr>
          <w:p w14:paraId="7504E86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Northern Mariana Islands</w:t>
            </w:r>
          </w:p>
        </w:tc>
        <w:tc>
          <w:tcPr>
            <w:tcW w:w="1470" w:type="dxa"/>
            <w:tcBorders>
              <w:top w:val="nil"/>
              <w:left w:val="nil"/>
              <w:bottom w:val="nil"/>
              <w:right w:val="nil"/>
            </w:tcBorders>
            <w:tcMar>
              <w:top w:w="100" w:type="dxa"/>
              <w:left w:w="100" w:type="dxa"/>
              <w:bottom w:w="100" w:type="dxa"/>
              <w:right w:w="100" w:type="dxa"/>
            </w:tcMar>
          </w:tcPr>
          <w:p w14:paraId="58558C7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61,302</w:t>
            </w:r>
          </w:p>
        </w:tc>
        <w:tc>
          <w:tcPr>
            <w:tcW w:w="990" w:type="dxa"/>
            <w:tcBorders>
              <w:top w:val="nil"/>
              <w:left w:val="nil"/>
              <w:bottom w:val="nil"/>
              <w:right w:val="nil"/>
            </w:tcBorders>
            <w:tcMar>
              <w:top w:w="100" w:type="dxa"/>
              <w:left w:w="100" w:type="dxa"/>
              <w:bottom w:w="100" w:type="dxa"/>
              <w:right w:w="100" w:type="dxa"/>
            </w:tcMar>
          </w:tcPr>
          <w:p w14:paraId="64FB910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73</w:t>
            </w:r>
          </w:p>
        </w:tc>
        <w:tc>
          <w:tcPr>
            <w:tcW w:w="1305" w:type="dxa"/>
            <w:tcBorders>
              <w:top w:val="nil"/>
              <w:left w:val="nil"/>
              <w:bottom w:val="nil"/>
              <w:right w:val="nil"/>
            </w:tcBorders>
            <w:tcMar>
              <w:top w:w="100" w:type="dxa"/>
              <w:left w:w="100" w:type="dxa"/>
              <w:bottom w:w="100" w:type="dxa"/>
              <w:right w:w="100" w:type="dxa"/>
            </w:tcMar>
          </w:tcPr>
          <w:p w14:paraId="21F73F1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-15.7</w:t>
            </w:r>
          </w:p>
        </w:tc>
        <w:tc>
          <w:tcPr>
            <w:tcW w:w="1410" w:type="dxa"/>
            <w:tcBorders>
              <w:top w:val="nil"/>
              <w:left w:val="nil"/>
              <w:bottom w:val="nil"/>
              <w:right w:val="nil"/>
            </w:tcBorders>
            <w:tcMar>
              <w:top w:w="100" w:type="dxa"/>
              <w:left w:w="100" w:type="dxa"/>
              <w:bottom w:w="100" w:type="dxa"/>
              <w:right w:w="100" w:type="dxa"/>
            </w:tcMar>
          </w:tcPr>
          <w:p w14:paraId="253C19C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-45.8</w:t>
            </w:r>
          </w:p>
        </w:tc>
        <w:tc>
          <w:tcPr>
            <w:tcW w:w="1305" w:type="dxa"/>
            <w:tcBorders>
              <w:top w:val="nil"/>
              <w:left w:val="nil"/>
              <w:bottom w:val="nil"/>
              <w:right w:val="nil"/>
            </w:tcBorders>
            <w:tcMar>
              <w:top w:w="100" w:type="dxa"/>
              <w:left w:w="100" w:type="dxa"/>
              <w:bottom w:w="100" w:type="dxa"/>
              <w:right w:w="100" w:type="dxa"/>
            </w:tcMar>
          </w:tcPr>
          <w:p w14:paraId="0DB547D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-24.6</w:t>
            </w:r>
          </w:p>
        </w:tc>
        <w:tc>
          <w:tcPr>
            <w:tcW w:w="1410" w:type="dxa"/>
            <w:tcBorders>
              <w:top w:val="nil"/>
              <w:left w:val="nil"/>
              <w:bottom w:val="nil"/>
              <w:right w:val="nil"/>
            </w:tcBorders>
            <w:tcMar>
              <w:top w:w="100" w:type="dxa"/>
              <w:left w:w="100" w:type="dxa"/>
              <w:bottom w:w="100" w:type="dxa"/>
              <w:right w:w="100" w:type="dxa"/>
            </w:tcMar>
          </w:tcPr>
          <w:p w14:paraId="7E91386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-61.5</w:t>
            </w:r>
          </w:p>
        </w:tc>
      </w:tr>
      <w:tr w:rsidR="00573167" w14:paraId="33036442" w14:textId="77777777">
        <w:trPr>
          <w:trHeight w:val="480"/>
        </w:trPr>
        <w:tc>
          <w:tcPr>
            <w:tcW w:w="1455" w:type="dxa"/>
            <w:tcBorders>
              <w:top w:val="nil"/>
              <w:left w:val="nil"/>
              <w:bottom w:val="nil"/>
              <w:right w:val="nil"/>
            </w:tcBorders>
            <w:tcMar>
              <w:top w:w="100" w:type="dxa"/>
              <w:left w:w="100" w:type="dxa"/>
              <w:bottom w:w="100" w:type="dxa"/>
              <w:right w:w="100" w:type="dxa"/>
            </w:tcMar>
          </w:tcPr>
          <w:p w14:paraId="0503592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Ecuador</w:t>
            </w:r>
          </w:p>
        </w:tc>
        <w:tc>
          <w:tcPr>
            <w:tcW w:w="1470" w:type="dxa"/>
            <w:tcBorders>
              <w:top w:val="nil"/>
              <w:left w:val="nil"/>
              <w:bottom w:val="nil"/>
              <w:right w:val="nil"/>
            </w:tcBorders>
            <w:tcMar>
              <w:top w:w="100" w:type="dxa"/>
              <w:left w:w="100" w:type="dxa"/>
              <w:bottom w:w="100" w:type="dxa"/>
              <w:right w:w="100" w:type="dxa"/>
            </w:tcMar>
          </w:tcPr>
          <w:p w14:paraId="6C7F5EC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58,883</w:t>
            </w:r>
          </w:p>
        </w:tc>
        <w:tc>
          <w:tcPr>
            <w:tcW w:w="990" w:type="dxa"/>
            <w:tcBorders>
              <w:top w:val="nil"/>
              <w:left w:val="nil"/>
              <w:bottom w:val="nil"/>
              <w:right w:val="nil"/>
            </w:tcBorders>
            <w:tcMar>
              <w:top w:w="100" w:type="dxa"/>
              <w:left w:w="100" w:type="dxa"/>
              <w:bottom w:w="100" w:type="dxa"/>
              <w:right w:w="100" w:type="dxa"/>
            </w:tcMar>
          </w:tcPr>
          <w:p w14:paraId="6D646BB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60.5</w:t>
            </w:r>
          </w:p>
        </w:tc>
        <w:tc>
          <w:tcPr>
            <w:tcW w:w="1305" w:type="dxa"/>
            <w:tcBorders>
              <w:top w:val="nil"/>
              <w:left w:val="nil"/>
              <w:bottom w:val="nil"/>
              <w:right w:val="nil"/>
            </w:tcBorders>
            <w:tcMar>
              <w:top w:w="100" w:type="dxa"/>
              <w:left w:w="100" w:type="dxa"/>
              <w:bottom w:w="100" w:type="dxa"/>
              <w:right w:w="100" w:type="dxa"/>
            </w:tcMar>
          </w:tcPr>
          <w:p w14:paraId="4085EAF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-16.6</w:t>
            </w:r>
          </w:p>
        </w:tc>
        <w:tc>
          <w:tcPr>
            <w:tcW w:w="1410" w:type="dxa"/>
            <w:tcBorders>
              <w:top w:val="nil"/>
              <w:left w:val="nil"/>
              <w:bottom w:val="nil"/>
              <w:right w:val="nil"/>
            </w:tcBorders>
            <w:tcMar>
              <w:top w:w="100" w:type="dxa"/>
              <w:left w:w="100" w:type="dxa"/>
              <w:bottom w:w="100" w:type="dxa"/>
              <w:right w:w="100" w:type="dxa"/>
            </w:tcMar>
          </w:tcPr>
          <w:p w14:paraId="6C94775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-47.5</w:t>
            </w:r>
          </w:p>
        </w:tc>
        <w:tc>
          <w:tcPr>
            <w:tcW w:w="1305" w:type="dxa"/>
            <w:tcBorders>
              <w:top w:val="nil"/>
              <w:left w:val="nil"/>
              <w:bottom w:val="nil"/>
              <w:right w:val="nil"/>
            </w:tcBorders>
            <w:tcMar>
              <w:top w:w="100" w:type="dxa"/>
              <w:left w:w="100" w:type="dxa"/>
              <w:bottom w:w="100" w:type="dxa"/>
              <w:right w:w="100" w:type="dxa"/>
            </w:tcMar>
          </w:tcPr>
          <w:p w14:paraId="16B46FB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-27.5</w:t>
            </w:r>
          </w:p>
        </w:tc>
        <w:tc>
          <w:tcPr>
            <w:tcW w:w="1410" w:type="dxa"/>
            <w:tcBorders>
              <w:top w:val="nil"/>
              <w:left w:val="nil"/>
              <w:bottom w:val="nil"/>
              <w:right w:val="nil"/>
            </w:tcBorders>
            <w:tcMar>
              <w:top w:w="100" w:type="dxa"/>
              <w:left w:w="100" w:type="dxa"/>
              <w:bottom w:w="100" w:type="dxa"/>
              <w:right w:w="100" w:type="dxa"/>
            </w:tcMar>
          </w:tcPr>
          <w:p w14:paraId="232DE6F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-65.7</w:t>
            </w:r>
          </w:p>
        </w:tc>
      </w:tr>
      <w:tr w:rsidR="00573167" w14:paraId="076A0DD1" w14:textId="77777777">
        <w:trPr>
          <w:trHeight w:val="480"/>
        </w:trPr>
        <w:tc>
          <w:tcPr>
            <w:tcW w:w="1455" w:type="dxa"/>
            <w:tcBorders>
              <w:top w:val="nil"/>
              <w:left w:val="nil"/>
              <w:bottom w:val="nil"/>
              <w:right w:val="nil"/>
            </w:tcBorders>
            <w:tcMar>
              <w:top w:w="100" w:type="dxa"/>
              <w:left w:w="100" w:type="dxa"/>
              <w:bottom w:w="100" w:type="dxa"/>
              <w:right w:w="100" w:type="dxa"/>
            </w:tcMar>
          </w:tcPr>
          <w:p w14:paraId="242A047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Saint Lucia</w:t>
            </w:r>
          </w:p>
        </w:tc>
        <w:tc>
          <w:tcPr>
            <w:tcW w:w="1470" w:type="dxa"/>
            <w:tcBorders>
              <w:top w:val="nil"/>
              <w:left w:val="nil"/>
              <w:bottom w:val="nil"/>
              <w:right w:val="nil"/>
            </w:tcBorders>
            <w:tcMar>
              <w:top w:w="100" w:type="dxa"/>
              <w:left w:w="100" w:type="dxa"/>
              <w:bottom w:w="100" w:type="dxa"/>
              <w:right w:w="100" w:type="dxa"/>
            </w:tcMar>
          </w:tcPr>
          <w:p w14:paraId="7AFAA79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56,574</w:t>
            </w:r>
          </w:p>
        </w:tc>
        <w:tc>
          <w:tcPr>
            <w:tcW w:w="990" w:type="dxa"/>
            <w:tcBorders>
              <w:top w:val="nil"/>
              <w:left w:val="nil"/>
              <w:bottom w:val="nil"/>
              <w:right w:val="nil"/>
            </w:tcBorders>
            <w:tcMar>
              <w:top w:w="100" w:type="dxa"/>
              <w:left w:w="100" w:type="dxa"/>
              <w:bottom w:w="100" w:type="dxa"/>
              <w:right w:w="100" w:type="dxa"/>
            </w:tcMar>
          </w:tcPr>
          <w:p w14:paraId="7CFD366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41.9</w:t>
            </w:r>
          </w:p>
        </w:tc>
        <w:tc>
          <w:tcPr>
            <w:tcW w:w="1305" w:type="dxa"/>
            <w:tcBorders>
              <w:top w:val="nil"/>
              <w:left w:val="nil"/>
              <w:bottom w:val="nil"/>
              <w:right w:val="nil"/>
            </w:tcBorders>
            <w:tcMar>
              <w:top w:w="100" w:type="dxa"/>
              <w:left w:w="100" w:type="dxa"/>
              <w:bottom w:w="100" w:type="dxa"/>
              <w:right w:w="100" w:type="dxa"/>
            </w:tcMar>
          </w:tcPr>
          <w:p w14:paraId="191E18A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-15.8</w:t>
            </w:r>
          </w:p>
        </w:tc>
        <w:tc>
          <w:tcPr>
            <w:tcW w:w="1410" w:type="dxa"/>
            <w:tcBorders>
              <w:top w:val="nil"/>
              <w:left w:val="nil"/>
              <w:bottom w:val="nil"/>
              <w:right w:val="nil"/>
            </w:tcBorders>
            <w:tcMar>
              <w:top w:w="100" w:type="dxa"/>
              <w:left w:w="100" w:type="dxa"/>
              <w:bottom w:w="100" w:type="dxa"/>
              <w:right w:w="100" w:type="dxa"/>
            </w:tcMar>
          </w:tcPr>
          <w:p w14:paraId="32A5119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-45.8</w:t>
            </w:r>
          </w:p>
        </w:tc>
        <w:tc>
          <w:tcPr>
            <w:tcW w:w="1305" w:type="dxa"/>
            <w:tcBorders>
              <w:top w:val="nil"/>
              <w:left w:val="nil"/>
              <w:bottom w:val="nil"/>
              <w:right w:val="nil"/>
            </w:tcBorders>
            <w:tcMar>
              <w:top w:w="100" w:type="dxa"/>
              <w:left w:w="100" w:type="dxa"/>
              <w:bottom w:w="100" w:type="dxa"/>
              <w:right w:w="100" w:type="dxa"/>
            </w:tcMar>
          </w:tcPr>
          <w:p w14:paraId="01A0B3E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-24.8</w:t>
            </w:r>
          </w:p>
        </w:tc>
        <w:tc>
          <w:tcPr>
            <w:tcW w:w="1410" w:type="dxa"/>
            <w:tcBorders>
              <w:top w:val="nil"/>
              <w:left w:val="nil"/>
              <w:bottom w:val="nil"/>
              <w:right w:val="nil"/>
            </w:tcBorders>
            <w:tcMar>
              <w:top w:w="100" w:type="dxa"/>
              <w:left w:w="100" w:type="dxa"/>
              <w:bottom w:w="100" w:type="dxa"/>
              <w:right w:w="100" w:type="dxa"/>
            </w:tcMar>
          </w:tcPr>
          <w:p w14:paraId="0D22B44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-61.8</w:t>
            </w:r>
          </w:p>
        </w:tc>
      </w:tr>
      <w:tr w:rsidR="00573167" w14:paraId="7F94BA1D" w14:textId="77777777">
        <w:trPr>
          <w:trHeight w:val="480"/>
        </w:trPr>
        <w:tc>
          <w:tcPr>
            <w:tcW w:w="1455" w:type="dxa"/>
            <w:tcBorders>
              <w:top w:val="nil"/>
              <w:left w:val="nil"/>
              <w:bottom w:val="nil"/>
              <w:right w:val="nil"/>
            </w:tcBorders>
            <w:tcMar>
              <w:top w:w="100" w:type="dxa"/>
              <w:left w:w="100" w:type="dxa"/>
              <w:bottom w:w="100" w:type="dxa"/>
              <w:right w:w="100" w:type="dxa"/>
            </w:tcMar>
          </w:tcPr>
          <w:p w14:paraId="0AA0AEA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Madagascar</w:t>
            </w:r>
          </w:p>
        </w:tc>
        <w:tc>
          <w:tcPr>
            <w:tcW w:w="1470" w:type="dxa"/>
            <w:tcBorders>
              <w:top w:val="nil"/>
              <w:left w:val="nil"/>
              <w:bottom w:val="nil"/>
              <w:right w:val="nil"/>
            </w:tcBorders>
            <w:tcMar>
              <w:top w:w="100" w:type="dxa"/>
              <w:left w:w="100" w:type="dxa"/>
              <w:bottom w:w="100" w:type="dxa"/>
              <w:right w:w="100" w:type="dxa"/>
            </w:tcMar>
          </w:tcPr>
          <w:p w14:paraId="5158325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50,496</w:t>
            </w:r>
          </w:p>
        </w:tc>
        <w:tc>
          <w:tcPr>
            <w:tcW w:w="990" w:type="dxa"/>
            <w:tcBorders>
              <w:top w:val="nil"/>
              <w:left w:val="nil"/>
              <w:bottom w:val="nil"/>
              <w:right w:val="nil"/>
            </w:tcBorders>
            <w:tcMar>
              <w:top w:w="100" w:type="dxa"/>
              <w:left w:w="100" w:type="dxa"/>
              <w:bottom w:w="100" w:type="dxa"/>
              <w:right w:w="100" w:type="dxa"/>
            </w:tcMar>
          </w:tcPr>
          <w:p w14:paraId="3F8F04C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47.4</w:t>
            </w:r>
          </w:p>
        </w:tc>
        <w:tc>
          <w:tcPr>
            <w:tcW w:w="1305" w:type="dxa"/>
            <w:tcBorders>
              <w:top w:val="nil"/>
              <w:left w:val="nil"/>
              <w:bottom w:val="nil"/>
              <w:right w:val="nil"/>
            </w:tcBorders>
            <w:tcMar>
              <w:top w:w="100" w:type="dxa"/>
              <w:left w:w="100" w:type="dxa"/>
              <w:bottom w:w="100" w:type="dxa"/>
              <w:right w:w="100" w:type="dxa"/>
            </w:tcMar>
          </w:tcPr>
          <w:p w14:paraId="6CB678F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-8.4</w:t>
            </w:r>
          </w:p>
        </w:tc>
        <w:tc>
          <w:tcPr>
            <w:tcW w:w="1410" w:type="dxa"/>
            <w:tcBorders>
              <w:top w:val="nil"/>
              <w:left w:val="nil"/>
              <w:bottom w:val="nil"/>
              <w:right w:val="nil"/>
            </w:tcBorders>
            <w:tcMar>
              <w:top w:w="100" w:type="dxa"/>
              <w:left w:w="100" w:type="dxa"/>
              <w:bottom w:w="100" w:type="dxa"/>
              <w:right w:w="100" w:type="dxa"/>
            </w:tcMar>
          </w:tcPr>
          <w:p w14:paraId="2F4B8A8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-27.7</w:t>
            </w:r>
          </w:p>
        </w:tc>
        <w:tc>
          <w:tcPr>
            <w:tcW w:w="1305" w:type="dxa"/>
            <w:tcBorders>
              <w:top w:val="nil"/>
              <w:left w:val="nil"/>
              <w:bottom w:val="nil"/>
              <w:right w:val="nil"/>
            </w:tcBorders>
            <w:tcMar>
              <w:top w:w="100" w:type="dxa"/>
              <w:left w:w="100" w:type="dxa"/>
              <w:bottom w:w="100" w:type="dxa"/>
              <w:right w:w="100" w:type="dxa"/>
            </w:tcMar>
          </w:tcPr>
          <w:p w14:paraId="000F0F9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-24.9</w:t>
            </w:r>
          </w:p>
        </w:tc>
        <w:tc>
          <w:tcPr>
            <w:tcW w:w="1410" w:type="dxa"/>
            <w:tcBorders>
              <w:top w:val="nil"/>
              <w:left w:val="nil"/>
              <w:bottom w:val="nil"/>
              <w:right w:val="nil"/>
            </w:tcBorders>
            <w:tcMar>
              <w:top w:w="100" w:type="dxa"/>
              <w:left w:w="100" w:type="dxa"/>
              <w:bottom w:w="100" w:type="dxa"/>
              <w:right w:w="100" w:type="dxa"/>
            </w:tcMar>
          </w:tcPr>
          <w:p w14:paraId="5CD557C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w:t>
            </w:r>
          </w:p>
        </w:tc>
      </w:tr>
      <w:tr w:rsidR="00573167" w14:paraId="3020419C" w14:textId="77777777">
        <w:trPr>
          <w:trHeight w:val="480"/>
        </w:trPr>
        <w:tc>
          <w:tcPr>
            <w:tcW w:w="1455" w:type="dxa"/>
            <w:tcBorders>
              <w:top w:val="nil"/>
              <w:left w:val="nil"/>
              <w:bottom w:val="nil"/>
              <w:right w:val="nil"/>
            </w:tcBorders>
            <w:tcMar>
              <w:top w:w="100" w:type="dxa"/>
              <w:left w:w="100" w:type="dxa"/>
              <w:bottom w:w="100" w:type="dxa"/>
              <w:right w:w="100" w:type="dxa"/>
            </w:tcMar>
          </w:tcPr>
          <w:p w14:paraId="07B4F60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Vanuatu</w:t>
            </w:r>
          </w:p>
        </w:tc>
        <w:tc>
          <w:tcPr>
            <w:tcW w:w="1470" w:type="dxa"/>
            <w:tcBorders>
              <w:top w:val="nil"/>
              <w:left w:val="nil"/>
              <w:bottom w:val="nil"/>
              <w:right w:val="nil"/>
            </w:tcBorders>
            <w:tcMar>
              <w:top w:w="100" w:type="dxa"/>
              <w:left w:w="100" w:type="dxa"/>
              <w:bottom w:w="100" w:type="dxa"/>
              <w:right w:w="100" w:type="dxa"/>
            </w:tcMar>
          </w:tcPr>
          <w:p w14:paraId="445032F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49,991</w:t>
            </w:r>
          </w:p>
        </w:tc>
        <w:tc>
          <w:tcPr>
            <w:tcW w:w="990" w:type="dxa"/>
            <w:tcBorders>
              <w:top w:val="nil"/>
              <w:left w:val="nil"/>
              <w:bottom w:val="nil"/>
              <w:right w:val="nil"/>
            </w:tcBorders>
            <w:tcMar>
              <w:top w:w="100" w:type="dxa"/>
              <w:left w:w="100" w:type="dxa"/>
              <w:bottom w:w="100" w:type="dxa"/>
              <w:right w:w="100" w:type="dxa"/>
            </w:tcMar>
          </w:tcPr>
          <w:p w14:paraId="53BF998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59</w:t>
            </w:r>
          </w:p>
        </w:tc>
        <w:tc>
          <w:tcPr>
            <w:tcW w:w="1305" w:type="dxa"/>
            <w:tcBorders>
              <w:top w:val="nil"/>
              <w:left w:val="nil"/>
              <w:bottom w:val="nil"/>
              <w:right w:val="nil"/>
            </w:tcBorders>
            <w:tcMar>
              <w:top w:w="100" w:type="dxa"/>
              <w:left w:w="100" w:type="dxa"/>
              <w:bottom w:w="100" w:type="dxa"/>
              <w:right w:w="100" w:type="dxa"/>
            </w:tcMar>
          </w:tcPr>
          <w:p w14:paraId="78709BB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-14.8</w:t>
            </w:r>
          </w:p>
        </w:tc>
        <w:tc>
          <w:tcPr>
            <w:tcW w:w="1410" w:type="dxa"/>
            <w:tcBorders>
              <w:top w:val="nil"/>
              <w:left w:val="nil"/>
              <w:bottom w:val="nil"/>
              <w:right w:val="nil"/>
            </w:tcBorders>
            <w:tcMar>
              <w:top w:w="100" w:type="dxa"/>
              <w:left w:w="100" w:type="dxa"/>
              <w:bottom w:w="100" w:type="dxa"/>
              <w:right w:w="100" w:type="dxa"/>
            </w:tcMar>
          </w:tcPr>
          <w:p w14:paraId="1311A72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-43.7</w:t>
            </w:r>
          </w:p>
        </w:tc>
        <w:tc>
          <w:tcPr>
            <w:tcW w:w="1305" w:type="dxa"/>
            <w:tcBorders>
              <w:top w:val="nil"/>
              <w:left w:val="nil"/>
              <w:bottom w:val="nil"/>
              <w:right w:val="nil"/>
            </w:tcBorders>
            <w:tcMar>
              <w:top w:w="100" w:type="dxa"/>
              <w:left w:w="100" w:type="dxa"/>
              <w:bottom w:w="100" w:type="dxa"/>
              <w:right w:w="100" w:type="dxa"/>
            </w:tcMar>
          </w:tcPr>
          <w:p w14:paraId="2745379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-23.9</w:t>
            </w:r>
          </w:p>
        </w:tc>
        <w:tc>
          <w:tcPr>
            <w:tcW w:w="1410" w:type="dxa"/>
            <w:tcBorders>
              <w:top w:val="nil"/>
              <w:left w:val="nil"/>
              <w:bottom w:val="nil"/>
              <w:right w:val="nil"/>
            </w:tcBorders>
            <w:tcMar>
              <w:top w:w="100" w:type="dxa"/>
              <w:left w:w="100" w:type="dxa"/>
              <w:bottom w:w="100" w:type="dxa"/>
              <w:right w:w="100" w:type="dxa"/>
            </w:tcMar>
          </w:tcPr>
          <w:p w14:paraId="257261D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-60.5</w:t>
            </w:r>
          </w:p>
        </w:tc>
      </w:tr>
      <w:tr w:rsidR="00573167" w14:paraId="51C48158" w14:textId="77777777">
        <w:trPr>
          <w:trHeight w:val="660"/>
        </w:trPr>
        <w:tc>
          <w:tcPr>
            <w:tcW w:w="1455" w:type="dxa"/>
            <w:tcBorders>
              <w:top w:val="nil"/>
              <w:left w:val="nil"/>
              <w:bottom w:val="nil"/>
              <w:right w:val="nil"/>
            </w:tcBorders>
            <w:tcMar>
              <w:top w:w="100" w:type="dxa"/>
              <w:left w:w="100" w:type="dxa"/>
              <w:bottom w:w="100" w:type="dxa"/>
              <w:right w:w="100" w:type="dxa"/>
            </w:tcMar>
          </w:tcPr>
          <w:p w14:paraId="6081C29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Papua New Guinea</w:t>
            </w:r>
          </w:p>
        </w:tc>
        <w:tc>
          <w:tcPr>
            <w:tcW w:w="1470" w:type="dxa"/>
            <w:tcBorders>
              <w:top w:val="nil"/>
              <w:left w:val="nil"/>
              <w:bottom w:val="nil"/>
              <w:right w:val="nil"/>
            </w:tcBorders>
            <w:tcMar>
              <w:top w:w="100" w:type="dxa"/>
              <w:left w:w="100" w:type="dxa"/>
              <w:bottom w:w="100" w:type="dxa"/>
              <w:right w:w="100" w:type="dxa"/>
            </w:tcMar>
          </w:tcPr>
          <w:p w14:paraId="6D13925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32,024</w:t>
            </w:r>
          </w:p>
        </w:tc>
        <w:tc>
          <w:tcPr>
            <w:tcW w:w="990" w:type="dxa"/>
            <w:tcBorders>
              <w:top w:val="nil"/>
              <w:left w:val="nil"/>
              <w:bottom w:val="nil"/>
              <w:right w:val="nil"/>
            </w:tcBorders>
            <w:tcMar>
              <w:top w:w="100" w:type="dxa"/>
              <w:left w:w="100" w:type="dxa"/>
              <w:bottom w:w="100" w:type="dxa"/>
              <w:right w:w="100" w:type="dxa"/>
            </w:tcMar>
          </w:tcPr>
          <w:p w14:paraId="22E2123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73</w:t>
            </w:r>
          </w:p>
        </w:tc>
        <w:tc>
          <w:tcPr>
            <w:tcW w:w="1305" w:type="dxa"/>
            <w:tcBorders>
              <w:top w:val="nil"/>
              <w:left w:val="nil"/>
              <w:bottom w:val="nil"/>
              <w:right w:val="nil"/>
            </w:tcBorders>
            <w:tcMar>
              <w:top w:w="100" w:type="dxa"/>
              <w:left w:w="100" w:type="dxa"/>
              <w:bottom w:w="100" w:type="dxa"/>
              <w:right w:w="100" w:type="dxa"/>
            </w:tcMar>
          </w:tcPr>
          <w:p w14:paraId="55E260B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-15.1</w:t>
            </w:r>
          </w:p>
        </w:tc>
        <w:tc>
          <w:tcPr>
            <w:tcW w:w="1410" w:type="dxa"/>
            <w:tcBorders>
              <w:top w:val="nil"/>
              <w:left w:val="nil"/>
              <w:bottom w:val="nil"/>
              <w:right w:val="nil"/>
            </w:tcBorders>
            <w:tcMar>
              <w:top w:w="100" w:type="dxa"/>
              <w:left w:w="100" w:type="dxa"/>
              <w:bottom w:w="100" w:type="dxa"/>
              <w:right w:w="100" w:type="dxa"/>
            </w:tcMar>
          </w:tcPr>
          <w:p w14:paraId="68A5FD7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-44.3</w:t>
            </w:r>
          </w:p>
        </w:tc>
        <w:tc>
          <w:tcPr>
            <w:tcW w:w="1305" w:type="dxa"/>
            <w:tcBorders>
              <w:top w:val="nil"/>
              <w:left w:val="nil"/>
              <w:bottom w:val="nil"/>
              <w:right w:val="nil"/>
            </w:tcBorders>
            <w:tcMar>
              <w:top w:w="100" w:type="dxa"/>
              <w:left w:w="100" w:type="dxa"/>
              <w:bottom w:w="100" w:type="dxa"/>
              <w:right w:w="100" w:type="dxa"/>
            </w:tcMar>
          </w:tcPr>
          <w:p w14:paraId="42F8962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-24.1</w:t>
            </w:r>
          </w:p>
        </w:tc>
        <w:tc>
          <w:tcPr>
            <w:tcW w:w="1410" w:type="dxa"/>
            <w:tcBorders>
              <w:top w:val="nil"/>
              <w:left w:val="nil"/>
              <w:bottom w:val="nil"/>
              <w:right w:val="nil"/>
            </w:tcBorders>
            <w:tcMar>
              <w:top w:w="100" w:type="dxa"/>
              <w:left w:w="100" w:type="dxa"/>
              <w:bottom w:w="100" w:type="dxa"/>
              <w:right w:w="100" w:type="dxa"/>
            </w:tcMar>
          </w:tcPr>
          <w:p w14:paraId="55A5B95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-60.8</w:t>
            </w:r>
          </w:p>
        </w:tc>
      </w:tr>
      <w:tr w:rsidR="00573167" w14:paraId="0F5895C0" w14:textId="77777777">
        <w:trPr>
          <w:trHeight w:val="480"/>
        </w:trPr>
        <w:tc>
          <w:tcPr>
            <w:tcW w:w="1455" w:type="dxa"/>
            <w:tcBorders>
              <w:top w:val="nil"/>
              <w:left w:val="nil"/>
              <w:bottom w:val="nil"/>
              <w:right w:val="nil"/>
            </w:tcBorders>
            <w:tcMar>
              <w:top w:w="100" w:type="dxa"/>
              <w:left w:w="100" w:type="dxa"/>
              <w:bottom w:w="100" w:type="dxa"/>
              <w:right w:w="100" w:type="dxa"/>
            </w:tcMar>
          </w:tcPr>
          <w:p w14:paraId="7AA2EA0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Sudan</w:t>
            </w:r>
          </w:p>
        </w:tc>
        <w:tc>
          <w:tcPr>
            <w:tcW w:w="1470" w:type="dxa"/>
            <w:tcBorders>
              <w:top w:val="nil"/>
              <w:left w:val="nil"/>
              <w:bottom w:val="nil"/>
              <w:right w:val="nil"/>
            </w:tcBorders>
            <w:tcMar>
              <w:top w:w="100" w:type="dxa"/>
              <w:left w:w="100" w:type="dxa"/>
              <w:bottom w:w="100" w:type="dxa"/>
              <w:right w:w="100" w:type="dxa"/>
            </w:tcMar>
          </w:tcPr>
          <w:p w14:paraId="56F8FF4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28,480</w:t>
            </w:r>
          </w:p>
        </w:tc>
        <w:tc>
          <w:tcPr>
            <w:tcW w:w="990" w:type="dxa"/>
            <w:tcBorders>
              <w:top w:val="nil"/>
              <w:left w:val="nil"/>
              <w:bottom w:val="nil"/>
              <w:right w:val="nil"/>
            </w:tcBorders>
            <w:tcMar>
              <w:top w:w="100" w:type="dxa"/>
              <w:left w:w="100" w:type="dxa"/>
              <w:bottom w:w="100" w:type="dxa"/>
              <w:right w:w="100" w:type="dxa"/>
            </w:tcMar>
          </w:tcPr>
          <w:p w14:paraId="296761C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85.8</w:t>
            </w:r>
          </w:p>
        </w:tc>
        <w:tc>
          <w:tcPr>
            <w:tcW w:w="1305" w:type="dxa"/>
            <w:tcBorders>
              <w:top w:val="nil"/>
              <w:left w:val="nil"/>
              <w:bottom w:val="nil"/>
              <w:right w:val="nil"/>
            </w:tcBorders>
            <w:tcMar>
              <w:top w:w="100" w:type="dxa"/>
              <w:left w:w="100" w:type="dxa"/>
              <w:bottom w:w="100" w:type="dxa"/>
              <w:right w:w="100" w:type="dxa"/>
            </w:tcMar>
          </w:tcPr>
          <w:p w14:paraId="7E1ECE3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-16.1</w:t>
            </w:r>
          </w:p>
        </w:tc>
        <w:tc>
          <w:tcPr>
            <w:tcW w:w="1410" w:type="dxa"/>
            <w:tcBorders>
              <w:top w:val="nil"/>
              <w:left w:val="nil"/>
              <w:bottom w:val="nil"/>
              <w:right w:val="nil"/>
            </w:tcBorders>
            <w:tcMar>
              <w:top w:w="100" w:type="dxa"/>
              <w:left w:w="100" w:type="dxa"/>
              <w:bottom w:w="100" w:type="dxa"/>
              <w:right w:w="100" w:type="dxa"/>
            </w:tcMar>
          </w:tcPr>
          <w:p w14:paraId="7EDA9D7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-46.5</w:t>
            </w:r>
          </w:p>
        </w:tc>
        <w:tc>
          <w:tcPr>
            <w:tcW w:w="1305" w:type="dxa"/>
            <w:tcBorders>
              <w:top w:val="nil"/>
              <w:left w:val="nil"/>
              <w:bottom w:val="nil"/>
              <w:right w:val="nil"/>
            </w:tcBorders>
            <w:tcMar>
              <w:top w:w="100" w:type="dxa"/>
              <w:left w:w="100" w:type="dxa"/>
              <w:bottom w:w="100" w:type="dxa"/>
              <w:right w:w="100" w:type="dxa"/>
            </w:tcMar>
          </w:tcPr>
          <w:p w14:paraId="23D733E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-27.1</w:t>
            </w:r>
          </w:p>
        </w:tc>
        <w:tc>
          <w:tcPr>
            <w:tcW w:w="1410" w:type="dxa"/>
            <w:tcBorders>
              <w:top w:val="nil"/>
              <w:left w:val="nil"/>
              <w:bottom w:val="nil"/>
              <w:right w:val="nil"/>
            </w:tcBorders>
            <w:tcMar>
              <w:top w:w="100" w:type="dxa"/>
              <w:left w:w="100" w:type="dxa"/>
              <w:bottom w:w="100" w:type="dxa"/>
              <w:right w:w="100" w:type="dxa"/>
            </w:tcMar>
          </w:tcPr>
          <w:p w14:paraId="11EEC06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-65.1</w:t>
            </w:r>
          </w:p>
        </w:tc>
      </w:tr>
      <w:tr w:rsidR="00573167" w14:paraId="02915DDD" w14:textId="77777777">
        <w:trPr>
          <w:trHeight w:val="660"/>
        </w:trPr>
        <w:tc>
          <w:tcPr>
            <w:tcW w:w="1455" w:type="dxa"/>
            <w:tcBorders>
              <w:top w:val="nil"/>
              <w:left w:val="nil"/>
              <w:bottom w:val="nil"/>
              <w:right w:val="nil"/>
            </w:tcBorders>
            <w:tcMar>
              <w:top w:w="100" w:type="dxa"/>
              <w:left w:w="100" w:type="dxa"/>
              <w:bottom w:w="100" w:type="dxa"/>
              <w:right w:w="100" w:type="dxa"/>
            </w:tcMar>
          </w:tcPr>
          <w:p w14:paraId="5475A82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New Caledonia</w:t>
            </w:r>
          </w:p>
        </w:tc>
        <w:tc>
          <w:tcPr>
            <w:tcW w:w="1470" w:type="dxa"/>
            <w:tcBorders>
              <w:top w:val="nil"/>
              <w:left w:val="nil"/>
              <w:bottom w:val="nil"/>
              <w:right w:val="nil"/>
            </w:tcBorders>
            <w:tcMar>
              <w:top w:w="100" w:type="dxa"/>
              <w:left w:w="100" w:type="dxa"/>
              <w:bottom w:w="100" w:type="dxa"/>
              <w:right w:w="100" w:type="dxa"/>
            </w:tcMar>
          </w:tcPr>
          <w:p w14:paraId="40C11CB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28,465</w:t>
            </w:r>
          </w:p>
        </w:tc>
        <w:tc>
          <w:tcPr>
            <w:tcW w:w="990" w:type="dxa"/>
            <w:tcBorders>
              <w:top w:val="nil"/>
              <w:left w:val="nil"/>
              <w:bottom w:val="nil"/>
              <w:right w:val="nil"/>
            </w:tcBorders>
            <w:tcMar>
              <w:top w:w="100" w:type="dxa"/>
              <w:left w:w="100" w:type="dxa"/>
              <w:bottom w:w="100" w:type="dxa"/>
              <w:right w:w="100" w:type="dxa"/>
            </w:tcMar>
          </w:tcPr>
          <w:p w14:paraId="4B76661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57.4</w:t>
            </w:r>
          </w:p>
        </w:tc>
        <w:tc>
          <w:tcPr>
            <w:tcW w:w="1305" w:type="dxa"/>
            <w:tcBorders>
              <w:top w:val="nil"/>
              <w:left w:val="nil"/>
              <w:bottom w:val="nil"/>
              <w:right w:val="nil"/>
            </w:tcBorders>
            <w:tcMar>
              <w:top w:w="100" w:type="dxa"/>
              <w:left w:w="100" w:type="dxa"/>
              <w:bottom w:w="100" w:type="dxa"/>
              <w:right w:w="100" w:type="dxa"/>
            </w:tcMar>
          </w:tcPr>
          <w:p w14:paraId="1836D47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-8.8</w:t>
            </w:r>
          </w:p>
        </w:tc>
        <w:tc>
          <w:tcPr>
            <w:tcW w:w="1410" w:type="dxa"/>
            <w:tcBorders>
              <w:top w:val="nil"/>
              <w:left w:val="nil"/>
              <w:bottom w:val="nil"/>
              <w:right w:val="nil"/>
            </w:tcBorders>
            <w:tcMar>
              <w:top w:w="100" w:type="dxa"/>
              <w:left w:w="100" w:type="dxa"/>
              <w:bottom w:w="100" w:type="dxa"/>
              <w:right w:w="100" w:type="dxa"/>
            </w:tcMar>
          </w:tcPr>
          <w:p w14:paraId="0A8108B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-28.9</w:t>
            </w:r>
          </w:p>
        </w:tc>
        <w:tc>
          <w:tcPr>
            <w:tcW w:w="1305" w:type="dxa"/>
            <w:tcBorders>
              <w:top w:val="nil"/>
              <w:left w:val="nil"/>
              <w:bottom w:val="nil"/>
              <w:right w:val="nil"/>
            </w:tcBorders>
            <w:tcMar>
              <w:top w:w="100" w:type="dxa"/>
              <w:left w:w="100" w:type="dxa"/>
              <w:bottom w:w="100" w:type="dxa"/>
              <w:right w:w="100" w:type="dxa"/>
            </w:tcMar>
          </w:tcPr>
          <w:p w14:paraId="1336F14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-14.8</w:t>
            </w:r>
          </w:p>
        </w:tc>
        <w:tc>
          <w:tcPr>
            <w:tcW w:w="1410" w:type="dxa"/>
            <w:tcBorders>
              <w:top w:val="nil"/>
              <w:left w:val="nil"/>
              <w:bottom w:val="nil"/>
              <w:right w:val="nil"/>
            </w:tcBorders>
            <w:tcMar>
              <w:top w:w="100" w:type="dxa"/>
              <w:left w:w="100" w:type="dxa"/>
              <w:bottom w:w="100" w:type="dxa"/>
              <w:right w:w="100" w:type="dxa"/>
            </w:tcMar>
          </w:tcPr>
          <w:p w14:paraId="3DD3D4A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-43.7</w:t>
            </w:r>
          </w:p>
        </w:tc>
      </w:tr>
      <w:tr w:rsidR="00573167" w14:paraId="16D88203" w14:textId="77777777">
        <w:trPr>
          <w:trHeight w:val="480"/>
        </w:trPr>
        <w:tc>
          <w:tcPr>
            <w:tcW w:w="1455" w:type="dxa"/>
            <w:tcBorders>
              <w:top w:val="nil"/>
              <w:left w:val="nil"/>
              <w:bottom w:val="nil"/>
              <w:right w:val="nil"/>
            </w:tcBorders>
            <w:tcMar>
              <w:top w:w="100" w:type="dxa"/>
              <w:left w:w="100" w:type="dxa"/>
              <w:bottom w:w="100" w:type="dxa"/>
              <w:right w:w="100" w:type="dxa"/>
            </w:tcMar>
          </w:tcPr>
          <w:p w14:paraId="1DCAA94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Brunei</w:t>
            </w:r>
          </w:p>
        </w:tc>
        <w:tc>
          <w:tcPr>
            <w:tcW w:w="1470" w:type="dxa"/>
            <w:tcBorders>
              <w:top w:val="nil"/>
              <w:left w:val="nil"/>
              <w:bottom w:val="nil"/>
              <w:right w:val="nil"/>
            </w:tcBorders>
            <w:tcMar>
              <w:top w:w="100" w:type="dxa"/>
              <w:left w:w="100" w:type="dxa"/>
              <w:bottom w:w="100" w:type="dxa"/>
              <w:right w:w="100" w:type="dxa"/>
            </w:tcMar>
          </w:tcPr>
          <w:p w14:paraId="02CDA36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28,259</w:t>
            </w:r>
          </w:p>
        </w:tc>
        <w:tc>
          <w:tcPr>
            <w:tcW w:w="990" w:type="dxa"/>
            <w:tcBorders>
              <w:top w:val="nil"/>
              <w:left w:val="nil"/>
              <w:bottom w:val="nil"/>
              <w:right w:val="nil"/>
            </w:tcBorders>
            <w:tcMar>
              <w:top w:w="100" w:type="dxa"/>
              <w:left w:w="100" w:type="dxa"/>
              <w:bottom w:w="100" w:type="dxa"/>
              <w:right w:w="100" w:type="dxa"/>
            </w:tcMar>
          </w:tcPr>
          <w:p w14:paraId="26035CC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26.5</w:t>
            </w:r>
          </w:p>
        </w:tc>
        <w:tc>
          <w:tcPr>
            <w:tcW w:w="1305" w:type="dxa"/>
            <w:tcBorders>
              <w:top w:val="nil"/>
              <w:left w:val="nil"/>
              <w:bottom w:val="nil"/>
              <w:right w:val="nil"/>
            </w:tcBorders>
            <w:tcMar>
              <w:top w:w="100" w:type="dxa"/>
              <w:left w:w="100" w:type="dxa"/>
              <w:bottom w:w="100" w:type="dxa"/>
              <w:right w:w="100" w:type="dxa"/>
            </w:tcMar>
          </w:tcPr>
          <w:p w14:paraId="6A0AD90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-15.1</w:t>
            </w:r>
          </w:p>
        </w:tc>
        <w:tc>
          <w:tcPr>
            <w:tcW w:w="1410" w:type="dxa"/>
            <w:tcBorders>
              <w:top w:val="nil"/>
              <w:left w:val="nil"/>
              <w:bottom w:val="nil"/>
              <w:right w:val="nil"/>
            </w:tcBorders>
            <w:tcMar>
              <w:top w:w="100" w:type="dxa"/>
              <w:left w:w="100" w:type="dxa"/>
              <w:bottom w:w="100" w:type="dxa"/>
              <w:right w:w="100" w:type="dxa"/>
            </w:tcMar>
          </w:tcPr>
          <w:p w14:paraId="3D3565E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-44.4</w:t>
            </w:r>
          </w:p>
        </w:tc>
        <w:tc>
          <w:tcPr>
            <w:tcW w:w="1305" w:type="dxa"/>
            <w:tcBorders>
              <w:top w:val="nil"/>
              <w:left w:val="nil"/>
              <w:bottom w:val="nil"/>
              <w:right w:val="nil"/>
            </w:tcBorders>
            <w:tcMar>
              <w:top w:w="100" w:type="dxa"/>
              <w:left w:w="100" w:type="dxa"/>
              <w:bottom w:w="100" w:type="dxa"/>
              <w:right w:w="100" w:type="dxa"/>
            </w:tcMar>
          </w:tcPr>
          <w:p w14:paraId="4493C9E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-23.8</w:t>
            </w:r>
          </w:p>
        </w:tc>
        <w:tc>
          <w:tcPr>
            <w:tcW w:w="1410" w:type="dxa"/>
            <w:tcBorders>
              <w:top w:val="nil"/>
              <w:left w:val="nil"/>
              <w:bottom w:val="nil"/>
              <w:right w:val="nil"/>
            </w:tcBorders>
            <w:tcMar>
              <w:top w:w="100" w:type="dxa"/>
              <w:left w:w="100" w:type="dxa"/>
              <w:bottom w:w="100" w:type="dxa"/>
              <w:right w:w="100" w:type="dxa"/>
            </w:tcMar>
          </w:tcPr>
          <w:p w14:paraId="74B675F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-60.4</w:t>
            </w:r>
          </w:p>
        </w:tc>
      </w:tr>
      <w:tr w:rsidR="00573167" w14:paraId="6E50049D" w14:textId="77777777">
        <w:trPr>
          <w:trHeight w:val="480"/>
        </w:trPr>
        <w:tc>
          <w:tcPr>
            <w:tcW w:w="1455" w:type="dxa"/>
            <w:tcBorders>
              <w:top w:val="nil"/>
              <w:left w:val="nil"/>
              <w:bottom w:val="nil"/>
              <w:right w:val="nil"/>
            </w:tcBorders>
            <w:tcMar>
              <w:top w:w="100" w:type="dxa"/>
              <w:left w:w="100" w:type="dxa"/>
              <w:bottom w:w="100" w:type="dxa"/>
              <w:right w:w="100" w:type="dxa"/>
            </w:tcMar>
          </w:tcPr>
          <w:p w14:paraId="0B007B8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Grenada</w:t>
            </w:r>
          </w:p>
        </w:tc>
        <w:tc>
          <w:tcPr>
            <w:tcW w:w="1470" w:type="dxa"/>
            <w:tcBorders>
              <w:top w:val="nil"/>
              <w:left w:val="nil"/>
              <w:bottom w:val="nil"/>
              <w:right w:val="nil"/>
            </w:tcBorders>
            <w:tcMar>
              <w:top w:w="100" w:type="dxa"/>
              <w:left w:w="100" w:type="dxa"/>
              <w:bottom w:w="100" w:type="dxa"/>
              <w:right w:w="100" w:type="dxa"/>
            </w:tcMar>
          </w:tcPr>
          <w:p w14:paraId="2C903DC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23,150</w:t>
            </w:r>
          </w:p>
        </w:tc>
        <w:tc>
          <w:tcPr>
            <w:tcW w:w="990" w:type="dxa"/>
            <w:tcBorders>
              <w:top w:val="nil"/>
              <w:left w:val="nil"/>
              <w:bottom w:val="nil"/>
              <w:right w:val="nil"/>
            </w:tcBorders>
            <w:tcMar>
              <w:top w:w="100" w:type="dxa"/>
              <w:left w:w="100" w:type="dxa"/>
              <w:bottom w:w="100" w:type="dxa"/>
              <w:right w:w="100" w:type="dxa"/>
            </w:tcMar>
          </w:tcPr>
          <w:p w14:paraId="349F545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53.9</w:t>
            </w:r>
          </w:p>
        </w:tc>
        <w:tc>
          <w:tcPr>
            <w:tcW w:w="1305" w:type="dxa"/>
            <w:tcBorders>
              <w:top w:val="nil"/>
              <w:left w:val="nil"/>
              <w:bottom w:val="nil"/>
              <w:right w:val="nil"/>
            </w:tcBorders>
            <w:tcMar>
              <w:top w:w="100" w:type="dxa"/>
              <w:left w:w="100" w:type="dxa"/>
              <w:bottom w:w="100" w:type="dxa"/>
              <w:right w:w="100" w:type="dxa"/>
            </w:tcMar>
          </w:tcPr>
          <w:p w14:paraId="5F742F6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-15.9</w:t>
            </w:r>
          </w:p>
        </w:tc>
        <w:tc>
          <w:tcPr>
            <w:tcW w:w="1410" w:type="dxa"/>
            <w:tcBorders>
              <w:top w:val="nil"/>
              <w:left w:val="nil"/>
              <w:bottom w:val="nil"/>
              <w:right w:val="nil"/>
            </w:tcBorders>
            <w:tcMar>
              <w:top w:w="100" w:type="dxa"/>
              <w:left w:w="100" w:type="dxa"/>
              <w:bottom w:w="100" w:type="dxa"/>
              <w:right w:w="100" w:type="dxa"/>
            </w:tcMar>
          </w:tcPr>
          <w:p w14:paraId="074C58E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-46.1</w:t>
            </w:r>
          </w:p>
        </w:tc>
        <w:tc>
          <w:tcPr>
            <w:tcW w:w="1305" w:type="dxa"/>
            <w:tcBorders>
              <w:top w:val="nil"/>
              <w:left w:val="nil"/>
              <w:bottom w:val="nil"/>
              <w:right w:val="nil"/>
            </w:tcBorders>
            <w:tcMar>
              <w:top w:w="100" w:type="dxa"/>
              <w:left w:w="100" w:type="dxa"/>
              <w:bottom w:w="100" w:type="dxa"/>
              <w:right w:w="100" w:type="dxa"/>
            </w:tcMar>
          </w:tcPr>
          <w:p w14:paraId="16FBED9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-24.6</w:t>
            </w:r>
          </w:p>
        </w:tc>
        <w:tc>
          <w:tcPr>
            <w:tcW w:w="1410" w:type="dxa"/>
            <w:tcBorders>
              <w:top w:val="nil"/>
              <w:left w:val="nil"/>
              <w:bottom w:val="nil"/>
              <w:right w:val="nil"/>
            </w:tcBorders>
            <w:tcMar>
              <w:top w:w="100" w:type="dxa"/>
              <w:left w:w="100" w:type="dxa"/>
              <w:bottom w:w="100" w:type="dxa"/>
              <w:right w:w="100" w:type="dxa"/>
            </w:tcMar>
          </w:tcPr>
          <w:p w14:paraId="59D57E0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-61.6</w:t>
            </w:r>
          </w:p>
        </w:tc>
      </w:tr>
      <w:tr w:rsidR="00573167" w14:paraId="12E2C8E0" w14:textId="77777777">
        <w:trPr>
          <w:trHeight w:val="660"/>
        </w:trPr>
        <w:tc>
          <w:tcPr>
            <w:tcW w:w="1455" w:type="dxa"/>
            <w:tcBorders>
              <w:top w:val="nil"/>
              <w:left w:val="nil"/>
              <w:bottom w:val="nil"/>
              <w:right w:val="nil"/>
            </w:tcBorders>
            <w:tcMar>
              <w:top w:w="100" w:type="dxa"/>
              <w:left w:w="100" w:type="dxa"/>
              <w:bottom w:w="100" w:type="dxa"/>
              <w:right w:w="100" w:type="dxa"/>
            </w:tcMar>
          </w:tcPr>
          <w:p w14:paraId="0ECDFED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Solomon Islands</w:t>
            </w:r>
          </w:p>
        </w:tc>
        <w:tc>
          <w:tcPr>
            <w:tcW w:w="1470" w:type="dxa"/>
            <w:tcBorders>
              <w:top w:val="nil"/>
              <w:left w:val="nil"/>
              <w:bottom w:val="nil"/>
              <w:right w:val="nil"/>
            </w:tcBorders>
            <w:tcMar>
              <w:top w:w="100" w:type="dxa"/>
              <w:left w:w="100" w:type="dxa"/>
              <w:bottom w:w="100" w:type="dxa"/>
              <w:right w:w="100" w:type="dxa"/>
            </w:tcMar>
          </w:tcPr>
          <w:p w14:paraId="0FB61EB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21,984</w:t>
            </w:r>
          </w:p>
        </w:tc>
        <w:tc>
          <w:tcPr>
            <w:tcW w:w="990" w:type="dxa"/>
            <w:tcBorders>
              <w:top w:val="nil"/>
              <w:left w:val="nil"/>
              <w:bottom w:val="nil"/>
              <w:right w:val="nil"/>
            </w:tcBorders>
            <w:tcMar>
              <w:top w:w="100" w:type="dxa"/>
              <w:left w:w="100" w:type="dxa"/>
              <w:bottom w:w="100" w:type="dxa"/>
              <w:right w:w="100" w:type="dxa"/>
            </w:tcMar>
          </w:tcPr>
          <w:p w14:paraId="58C4936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79.5</w:t>
            </w:r>
          </w:p>
        </w:tc>
        <w:tc>
          <w:tcPr>
            <w:tcW w:w="1305" w:type="dxa"/>
            <w:tcBorders>
              <w:top w:val="nil"/>
              <w:left w:val="nil"/>
              <w:bottom w:val="nil"/>
              <w:right w:val="nil"/>
            </w:tcBorders>
            <w:tcMar>
              <w:top w:w="100" w:type="dxa"/>
              <w:left w:w="100" w:type="dxa"/>
              <w:bottom w:w="100" w:type="dxa"/>
              <w:right w:w="100" w:type="dxa"/>
            </w:tcMar>
          </w:tcPr>
          <w:p w14:paraId="08573F6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-14.9</w:t>
            </w:r>
          </w:p>
        </w:tc>
        <w:tc>
          <w:tcPr>
            <w:tcW w:w="1410" w:type="dxa"/>
            <w:tcBorders>
              <w:top w:val="nil"/>
              <w:left w:val="nil"/>
              <w:bottom w:val="nil"/>
              <w:right w:val="nil"/>
            </w:tcBorders>
            <w:tcMar>
              <w:top w:w="100" w:type="dxa"/>
              <w:left w:w="100" w:type="dxa"/>
              <w:bottom w:w="100" w:type="dxa"/>
              <w:right w:w="100" w:type="dxa"/>
            </w:tcMar>
          </w:tcPr>
          <w:p w14:paraId="1628A86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-43.9</w:t>
            </w:r>
          </w:p>
        </w:tc>
        <w:tc>
          <w:tcPr>
            <w:tcW w:w="1305" w:type="dxa"/>
            <w:tcBorders>
              <w:top w:val="nil"/>
              <w:left w:val="nil"/>
              <w:bottom w:val="nil"/>
              <w:right w:val="nil"/>
            </w:tcBorders>
            <w:tcMar>
              <w:top w:w="100" w:type="dxa"/>
              <w:left w:w="100" w:type="dxa"/>
              <w:bottom w:w="100" w:type="dxa"/>
              <w:right w:w="100" w:type="dxa"/>
            </w:tcMar>
          </w:tcPr>
          <w:p w14:paraId="30D1BB5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-23.8</w:t>
            </w:r>
          </w:p>
        </w:tc>
        <w:tc>
          <w:tcPr>
            <w:tcW w:w="1410" w:type="dxa"/>
            <w:tcBorders>
              <w:top w:val="nil"/>
              <w:left w:val="nil"/>
              <w:bottom w:val="nil"/>
              <w:right w:val="nil"/>
            </w:tcBorders>
            <w:tcMar>
              <w:top w:w="100" w:type="dxa"/>
              <w:left w:w="100" w:type="dxa"/>
              <w:bottom w:w="100" w:type="dxa"/>
              <w:right w:w="100" w:type="dxa"/>
            </w:tcMar>
          </w:tcPr>
          <w:p w14:paraId="790D6B8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-60.4</w:t>
            </w:r>
          </w:p>
        </w:tc>
      </w:tr>
      <w:tr w:rsidR="00573167" w14:paraId="1EE34287" w14:textId="77777777">
        <w:trPr>
          <w:trHeight w:val="480"/>
        </w:trPr>
        <w:tc>
          <w:tcPr>
            <w:tcW w:w="1455" w:type="dxa"/>
            <w:tcBorders>
              <w:top w:val="nil"/>
              <w:left w:val="nil"/>
              <w:bottom w:val="nil"/>
              <w:right w:val="nil"/>
            </w:tcBorders>
            <w:tcMar>
              <w:top w:w="100" w:type="dxa"/>
              <w:left w:w="100" w:type="dxa"/>
              <w:bottom w:w="100" w:type="dxa"/>
              <w:right w:w="100" w:type="dxa"/>
            </w:tcMar>
          </w:tcPr>
          <w:p w14:paraId="214101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Anguilla</w:t>
            </w:r>
          </w:p>
        </w:tc>
        <w:tc>
          <w:tcPr>
            <w:tcW w:w="1470" w:type="dxa"/>
            <w:tcBorders>
              <w:top w:val="nil"/>
              <w:left w:val="nil"/>
              <w:bottom w:val="nil"/>
              <w:right w:val="nil"/>
            </w:tcBorders>
            <w:tcMar>
              <w:top w:w="100" w:type="dxa"/>
              <w:left w:w="100" w:type="dxa"/>
              <w:bottom w:w="100" w:type="dxa"/>
              <w:right w:w="100" w:type="dxa"/>
            </w:tcMar>
          </w:tcPr>
          <w:p w14:paraId="55D355F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19,685</w:t>
            </w:r>
          </w:p>
        </w:tc>
        <w:tc>
          <w:tcPr>
            <w:tcW w:w="990" w:type="dxa"/>
            <w:tcBorders>
              <w:top w:val="nil"/>
              <w:left w:val="nil"/>
              <w:bottom w:val="nil"/>
              <w:right w:val="nil"/>
            </w:tcBorders>
            <w:tcMar>
              <w:top w:w="100" w:type="dxa"/>
              <w:left w:w="100" w:type="dxa"/>
              <w:bottom w:w="100" w:type="dxa"/>
              <w:right w:w="100" w:type="dxa"/>
            </w:tcMar>
          </w:tcPr>
          <w:p w14:paraId="2795248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41.9</w:t>
            </w:r>
          </w:p>
        </w:tc>
        <w:tc>
          <w:tcPr>
            <w:tcW w:w="1305" w:type="dxa"/>
            <w:tcBorders>
              <w:top w:val="nil"/>
              <w:left w:val="nil"/>
              <w:bottom w:val="nil"/>
              <w:right w:val="nil"/>
            </w:tcBorders>
            <w:tcMar>
              <w:top w:w="100" w:type="dxa"/>
              <w:left w:w="100" w:type="dxa"/>
              <w:bottom w:w="100" w:type="dxa"/>
              <w:right w:w="100" w:type="dxa"/>
            </w:tcMar>
          </w:tcPr>
          <w:p w14:paraId="1FA6C29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-16.1</w:t>
            </w:r>
          </w:p>
        </w:tc>
        <w:tc>
          <w:tcPr>
            <w:tcW w:w="1410" w:type="dxa"/>
            <w:tcBorders>
              <w:top w:val="nil"/>
              <w:left w:val="nil"/>
              <w:bottom w:val="nil"/>
              <w:right w:val="nil"/>
            </w:tcBorders>
            <w:tcMar>
              <w:top w:w="100" w:type="dxa"/>
              <w:left w:w="100" w:type="dxa"/>
              <w:bottom w:w="100" w:type="dxa"/>
              <w:right w:w="100" w:type="dxa"/>
            </w:tcMar>
          </w:tcPr>
          <w:p w14:paraId="5B84884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-46.5</w:t>
            </w:r>
          </w:p>
        </w:tc>
        <w:tc>
          <w:tcPr>
            <w:tcW w:w="1305" w:type="dxa"/>
            <w:tcBorders>
              <w:top w:val="nil"/>
              <w:left w:val="nil"/>
              <w:bottom w:val="nil"/>
              <w:right w:val="nil"/>
            </w:tcBorders>
            <w:tcMar>
              <w:top w:w="100" w:type="dxa"/>
              <w:left w:w="100" w:type="dxa"/>
              <w:bottom w:w="100" w:type="dxa"/>
              <w:right w:w="100" w:type="dxa"/>
            </w:tcMar>
          </w:tcPr>
          <w:p w14:paraId="066DE39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-25.2</w:t>
            </w:r>
          </w:p>
        </w:tc>
        <w:tc>
          <w:tcPr>
            <w:tcW w:w="1410" w:type="dxa"/>
            <w:tcBorders>
              <w:top w:val="nil"/>
              <w:left w:val="nil"/>
              <w:bottom w:val="nil"/>
              <w:right w:val="nil"/>
            </w:tcBorders>
            <w:tcMar>
              <w:top w:w="100" w:type="dxa"/>
              <w:left w:w="100" w:type="dxa"/>
              <w:bottom w:w="100" w:type="dxa"/>
              <w:right w:w="100" w:type="dxa"/>
            </w:tcMar>
          </w:tcPr>
          <w:p w14:paraId="40BFF33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-62.4</w:t>
            </w:r>
          </w:p>
        </w:tc>
      </w:tr>
      <w:tr w:rsidR="00573167" w14:paraId="7CD5EA3D" w14:textId="77777777">
        <w:trPr>
          <w:trHeight w:val="480"/>
        </w:trPr>
        <w:tc>
          <w:tcPr>
            <w:tcW w:w="1455" w:type="dxa"/>
            <w:tcBorders>
              <w:top w:val="nil"/>
              <w:left w:val="nil"/>
              <w:bottom w:val="nil"/>
              <w:right w:val="nil"/>
            </w:tcBorders>
            <w:tcMar>
              <w:top w:w="100" w:type="dxa"/>
              <w:left w:w="100" w:type="dxa"/>
              <w:bottom w:w="100" w:type="dxa"/>
              <w:right w:w="100" w:type="dxa"/>
            </w:tcMar>
          </w:tcPr>
          <w:p w14:paraId="0F7C06F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Cook Islands</w:t>
            </w:r>
          </w:p>
        </w:tc>
        <w:tc>
          <w:tcPr>
            <w:tcW w:w="1470" w:type="dxa"/>
            <w:tcBorders>
              <w:top w:val="nil"/>
              <w:left w:val="nil"/>
              <w:bottom w:val="nil"/>
              <w:right w:val="nil"/>
            </w:tcBorders>
            <w:tcMar>
              <w:top w:w="100" w:type="dxa"/>
              <w:left w:w="100" w:type="dxa"/>
              <w:bottom w:w="100" w:type="dxa"/>
              <w:right w:w="100" w:type="dxa"/>
            </w:tcMar>
          </w:tcPr>
          <w:p w14:paraId="2423137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19,106</w:t>
            </w:r>
          </w:p>
        </w:tc>
        <w:tc>
          <w:tcPr>
            <w:tcW w:w="990" w:type="dxa"/>
            <w:tcBorders>
              <w:top w:val="nil"/>
              <w:left w:val="nil"/>
              <w:bottom w:val="nil"/>
              <w:right w:val="nil"/>
            </w:tcBorders>
            <w:tcMar>
              <w:top w:w="100" w:type="dxa"/>
              <w:left w:w="100" w:type="dxa"/>
              <w:bottom w:w="100" w:type="dxa"/>
              <w:right w:w="100" w:type="dxa"/>
            </w:tcMar>
          </w:tcPr>
          <w:p w14:paraId="70AF3DE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41.9</w:t>
            </w:r>
          </w:p>
        </w:tc>
        <w:tc>
          <w:tcPr>
            <w:tcW w:w="1305" w:type="dxa"/>
            <w:tcBorders>
              <w:top w:val="nil"/>
              <w:left w:val="nil"/>
              <w:bottom w:val="nil"/>
              <w:right w:val="nil"/>
            </w:tcBorders>
            <w:tcMar>
              <w:top w:w="100" w:type="dxa"/>
              <w:left w:w="100" w:type="dxa"/>
              <w:bottom w:w="100" w:type="dxa"/>
              <w:right w:w="100" w:type="dxa"/>
            </w:tcMar>
          </w:tcPr>
          <w:p w14:paraId="0DE6E08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-15.1</w:t>
            </w:r>
          </w:p>
        </w:tc>
        <w:tc>
          <w:tcPr>
            <w:tcW w:w="1410" w:type="dxa"/>
            <w:tcBorders>
              <w:top w:val="nil"/>
              <w:left w:val="nil"/>
              <w:bottom w:val="nil"/>
              <w:right w:val="nil"/>
            </w:tcBorders>
            <w:tcMar>
              <w:top w:w="100" w:type="dxa"/>
              <w:left w:w="100" w:type="dxa"/>
              <w:bottom w:w="100" w:type="dxa"/>
              <w:right w:w="100" w:type="dxa"/>
            </w:tcMar>
          </w:tcPr>
          <w:p w14:paraId="6D40363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-44.4</w:t>
            </w:r>
          </w:p>
        </w:tc>
        <w:tc>
          <w:tcPr>
            <w:tcW w:w="1305" w:type="dxa"/>
            <w:tcBorders>
              <w:top w:val="nil"/>
              <w:left w:val="nil"/>
              <w:bottom w:val="nil"/>
              <w:right w:val="nil"/>
            </w:tcBorders>
            <w:tcMar>
              <w:top w:w="100" w:type="dxa"/>
              <w:left w:w="100" w:type="dxa"/>
              <w:bottom w:w="100" w:type="dxa"/>
              <w:right w:w="100" w:type="dxa"/>
            </w:tcMar>
          </w:tcPr>
          <w:p w14:paraId="536DBFE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-23.9</w:t>
            </w:r>
          </w:p>
        </w:tc>
        <w:tc>
          <w:tcPr>
            <w:tcW w:w="1410" w:type="dxa"/>
            <w:tcBorders>
              <w:top w:val="nil"/>
              <w:left w:val="nil"/>
              <w:bottom w:val="nil"/>
              <w:right w:val="nil"/>
            </w:tcBorders>
            <w:tcMar>
              <w:top w:w="100" w:type="dxa"/>
              <w:left w:w="100" w:type="dxa"/>
              <w:bottom w:w="100" w:type="dxa"/>
              <w:right w:w="100" w:type="dxa"/>
            </w:tcMar>
          </w:tcPr>
          <w:p w14:paraId="34675FE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-60.5</w:t>
            </w:r>
          </w:p>
        </w:tc>
      </w:tr>
      <w:tr w:rsidR="00573167" w14:paraId="5B8F09C1" w14:textId="77777777">
        <w:trPr>
          <w:trHeight w:val="480"/>
        </w:trPr>
        <w:tc>
          <w:tcPr>
            <w:tcW w:w="1455" w:type="dxa"/>
            <w:tcBorders>
              <w:top w:val="nil"/>
              <w:left w:val="nil"/>
              <w:bottom w:val="nil"/>
              <w:right w:val="nil"/>
            </w:tcBorders>
            <w:tcMar>
              <w:top w:w="100" w:type="dxa"/>
              <w:left w:w="100" w:type="dxa"/>
              <w:bottom w:w="100" w:type="dxa"/>
              <w:right w:w="100" w:type="dxa"/>
            </w:tcMar>
          </w:tcPr>
          <w:p w14:paraId="35882C8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lastRenderedPageBreak/>
              <w:t>Cambodia</w:t>
            </w:r>
          </w:p>
        </w:tc>
        <w:tc>
          <w:tcPr>
            <w:tcW w:w="1470" w:type="dxa"/>
            <w:tcBorders>
              <w:top w:val="nil"/>
              <w:left w:val="nil"/>
              <w:bottom w:val="nil"/>
              <w:right w:val="nil"/>
            </w:tcBorders>
            <w:tcMar>
              <w:top w:w="100" w:type="dxa"/>
              <w:left w:w="100" w:type="dxa"/>
              <w:bottom w:w="100" w:type="dxa"/>
              <w:right w:w="100" w:type="dxa"/>
            </w:tcMar>
          </w:tcPr>
          <w:p w14:paraId="442044E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18,285</w:t>
            </w:r>
          </w:p>
        </w:tc>
        <w:tc>
          <w:tcPr>
            <w:tcW w:w="990" w:type="dxa"/>
            <w:tcBorders>
              <w:top w:val="nil"/>
              <w:left w:val="nil"/>
              <w:bottom w:val="nil"/>
              <w:right w:val="nil"/>
            </w:tcBorders>
            <w:tcMar>
              <w:top w:w="100" w:type="dxa"/>
              <w:left w:w="100" w:type="dxa"/>
              <w:bottom w:w="100" w:type="dxa"/>
              <w:right w:w="100" w:type="dxa"/>
            </w:tcMar>
          </w:tcPr>
          <w:p w14:paraId="25011FC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305" w:type="dxa"/>
            <w:tcBorders>
              <w:top w:val="nil"/>
              <w:left w:val="nil"/>
              <w:bottom w:val="nil"/>
              <w:right w:val="nil"/>
            </w:tcBorders>
            <w:tcMar>
              <w:top w:w="100" w:type="dxa"/>
              <w:left w:w="100" w:type="dxa"/>
              <w:bottom w:w="100" w:type="dxa"/>
              <w:right w:w="100" w:type="dxa"/>
            </w:tcMar>
          </w:tcPr>
          <w:p w14:paraId="372DBDE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w:t>
            </w:r>
          </w:p>
        </w:tc>
        <w:tc>
          <w:tcPr>
            <w:tcW w:w="1410" w:type="dxa"/>
            <w:tcBorders>
              <w:top w:val="nil"/>
              <w:left w:val="nil"/>
              <w:bottom w:val="nil"/>
              <w:right w:val="nil"/>
            </w:tcBorders>
            <w:tcMar>
              <w:top w:w="100" w:type="dxa"/>
              <w:left w:w="100" w:type="dxa"/>
              <w:bottom w:w="100" w:type="dxa"/>
              <w:right w:w="100" w:type="dxa"/>
            </w:tcMar>
          </w:tcPr>
          <w:p w14:paraId="70DC581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-44.3</w:t>
            </w:r>
          </w:p>
        </w:tc>
        <w:tc>
          <w:tcPr>
            <w:tcW w:w="1305" w:type="dxa"/>
            <w:tcBorders>
              <w:top w:val="nil"/>
              <w:left w:val="nil"/>
              <w:bottom w:val="nil"/>
              <w:right w:val="nil"/>
            </w:tcBorders>
            <w:tcMar>
              <w:top w:w="100" w:type="dxa"/>
              <w:left w:w="100" w:type="dxa"/>
              <w:bottom w:w="100" w:type="dxa"/>
              <w:right w:w="100" w:type="dxa"/>
            </w:tcMar>
          </w:tcPr>
          <w:p w14:paraId="502C0AC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-24.6</w:t>
            </w:r>
          </w:p>
        </w:tc>
        <w:tc>
          <w:tcPr>
            <w:tcW w:w="1410" w:type="dxa"/>
            <w:tcBorders>
              <w:top w:val="nil"/>
              <w:left w:val="nil"/>
              <w:bottom w:val="nil"/>
              <w:right w:val="nil"/>
            </w:tcBorders>
            <w:tcMar>
              <w:top w:w="100" w:type="dxa"/>
              <w:left w:w="100" w:type="dxa"/>
              <w:bottom w:w="100" w:type="dxa"/>
              <w:right w:w="100" w:type="dxa"/>
            </w:tcMar>
          </w:tcPr>
          <w:p w14:paraId="44A726F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-61.5</w:t>
            </w:r>
          </w:p>
        </w:tc>
      </w:tr>
      <w:tr w:rsidR="00573167" w14:paraId="576E331D" w14:textId="77777777">
        <w:trPr>
          <w:trHeight w:val="480"/>
        </w:trPr>
        <w:tc>
          <w:tcPr>
            <w:tcW w:w="1455" w:type="dxa"/>
            <w:tcBorders>
              <w:top w:val="nil"/>
              <w:left w:val="nil"/>
              <w:bottom w:val="nil"/>
              <w:right w:val="nil"/>
            </w:tcBorders>
            <w:tcMar>
              <w:top w:w="100" w:type="dxa"/>
              <w:left w:w="100" w:type="dxa"/>
              <w:bottom w:w="100" w:type="dxa"/>
              <w:right w:w="100" w:type="dxa"/>
            </w:tcMar>
          </w:tcPr>
          <w:p w14:paraId="19760F2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Micronesia</w:t>
            </w:r>
          </w:p>
        </w:tc>
        <w:tc>
          <w:tcPr>
            <w:tcW w:w="1470" w:type="dxa"/>
            <w:tcBorders>
              <w:top w:val="nil"/>
              <w:left w:val="nil"/>
              <w:bottom w:val="nil"/>
              <w:right w:val="nil"/>
            </w:tcBorders>
            <w:tcMar>
              <w:top w:w="100" w:type="dxa"/>
              <w:left w:w="100" w:type="dxa"/>
              <w:bottom w:w="100" w:type="dxa"/>
              <w:right w:w="100" w:type="dxa"/>
            </w:tcMar>
          </w:tcPr>
          <w:p w14:paraId="612FFD1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18,108</w:t>
            </w:r>
          </w:p>
        </w:tc>
        <w:tc>
          <w:tcPr>
            <w:tcW w:w="990" w:type="dxa"/>
            <w:tcBorders>
              <w:top w:val="nil"/>
              <w:left w:val="nil"/>
              <w:bottom w:val="nil"/>
              <w:right w:val="nil"/>
            </w:tcBorders>
            <w:tcMar>
              <w:top w:w="100" w:type="dxa"/>
              <w:left w:w="100" w:type="dxa"/>
              <w:bottom w:w="100" w:type="dxa"/>
              <w:right w:w="100" w:type="dxa"/>
            </w:tcMar>
          </w:tcPr>
          <w:p w14:paraId="090C745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86.3</w:t>
            </w:r>
          </w:p>
        </w:tc>
        <w:tc>
          <w:tcPr>
            <w:tcW w:w="1305" w:type="dxa"/>
            <w:tcBorders>
              <w:top w:val="nil"/>
              <w:left w:val="nil"/>
              <w:bottom w:val="nil"/>
              <w:right w:val="nil"/>
            </w:tcBorders>
            <w:tcMar>
              <w:top w:w="100" w:type="dxa"/>
              <w:left w:w="100" w:type="dxa"/>
              <w:bottom w:w="100" w:type="dxa"/>
              <w:right w:w="100" w:type="dxa"/>
            </w:tcMar>
          </w:tcPr>
          <w:p w14:paraId="3DD79DB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-15.2</w:t>
            </w:r>
          </w:p>
        </w:tc>
        <w:tc>
          <w:tcPr>
            <w:tcW w:w="1410" w:type="dxa"/>
            <w:tcBorders>
              <w:top w:val="nil"/>
              <w:left w:val="nil"/>
              <w:bottom w:val="nil"/>
              <w:right w:val="nil"/>
            </w:tcBorders>
            <w:tcMar>
              <w:top w:w="100" w:type="dxa"/>
              <w:left w:w="100" w:type="dxa"/>
              <w:bottom w:w="100" w:type="dxa"/>
              <w:right w:w="100" w:type="dxa"/>
            </w:tcMar>
          </w:tcPr>
          <w:p w14:paraId="13CA889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-44.6</w:t>
            </w:r>
          </w:p>
        </w:tc>
        <w:tc>
          <w:tcPr>
            <w:tcW w:w="1305" w:type="dxa"/>
            <w:tcBorders>
              <w:top w:val="nil"/>
              <w:left w:val="nil"/>
              <w:bottom w:val="nil"/>
              <w:right w:val="nil"/>
            </w:tcBorders>
            <w:tcMar>
              <w:top w:w="100" w:type="dxa"/>
              <w:left w:w="100" w:type="dxa"/>
              <w:bottom w:w="100" w:type="dxa"/>
              <w:right w:w="100" w:type="dxa"/>
            </w:tcMar>
          </w:tcPr>
          <w:p w14:paraId="5BE5EBA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-24.2</w:t>
            </w:r>
          </w:p>
        </w:tc>
        <w:tc>
          <w:tcPr>
            <w:tcW w:w="1410" w:type="dxa"/>
            <w:tcBorders>
              <w:top w:val="nil"/>
              <w:left w:val="nil"/>
              <w:bottom w:val="nil"/>
              <w:right w:val="nil"/>
            </w:tcBorders>
            <w:tcMar>
              <w:top w:w="100" w:type="dxa"/>
              <w:left w:w="100" w:type="dxa"/>
              <w:bottom w:w="100" w:type="dxa"/>
              <w:right w:w="100" w:type="dxa"/>
            </w:tcMar>
          </w:tcPr>
          <w:p w14:paraId="1E8E62B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w:t>
            </w:r>
          </w:p>
        </w:tc>
      </w:tr>
      <w:tr w:rsidR="00573167" w14:paraId="32E7EE99" w14:textId="77777777">
        <w:trPr>
          <w:trHeight w:val="480"/>
        </w:trPr>
        <w:tc>
          <w:tcPr>
            <w:tcW w:w="1455" w:type="dxa"/>
            <w:tcBorders>
              <w:top w:val="nil"/>
              <w:left w:val="nil"/>
              <w:bottom w:val="nil"/>
              <w:right w:val="nil"/>
            </w:tcBorders>
            <w:tcMar>
              <w:top w:w="100" w:type="dxa"/>
              <w:left w:w="100" w:type="dxa"/>
              <w:bottom w:w="100" w:type="dxa"/>
              <w:right w:w="100" w:type="dxa"/>
            </w:tcMar>
          </w:tcPr>
          <w:p w14:paraId="39ABCC8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Haiti</w:t>
            </w:r>
          </w:p>
        </w:tc>
        <w:tc>
          <w:tcPr>
            <w:tcW w:w="1470" w:type="dxa"/>
            <w:tcBorders>
              <w:top w:val="nil"/>
              <w:left w:val="nil"/>
              <w:bottom w:val="nil"/>
              <w:right w:val="nil"/>
            </w:tcBorders>
            <w:tcMar>
              <w:top w:w="100" w:type="dxa"/>
              <w:left w:w="100" w:type="dxa"/>
              <w:bottom w:w="100" w:type="dxa"/>
              <w:right w:w="100" w:type="dxa"/>
            </w:tcMar>
          </w:tcPr>
          <w:p w14:paraId="0ED34871"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15,206</w:t>
            </w:r>
          </w:p>
        </w:tc>
        <w:tc>
          <w:tcPr>
            <w:tcW w:w="990" w:type="dxa"/>
            <w:tcBorders>
              <w:top w:val="nil"/>
              <w:left w:val="nil"/>
              <w:bottom w:val="nil"/>
              <w:right w:val="nil"/>
            </w:tcBorders>
            <w:tcMar>
              <w:top w:w="100" w:type="dxa"/>
              <w:left w:w="100" w:type="dxa"/>
              <w:bottom w:w="100" w:type="dxa"/>
              <w:right w:w="100" w:type="dxa"/>
            </w:tcMar>
          </w:tcPr>
          <w:p w14:paraId="5A8EDD4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31</w:t>
            </w:r>
          </w:p>
        </w:tc>
        <w:tc>
          <w:tcPr>
            <w:tcW w:w="1305" w:type="dxa"/>
            <w:tcBorders>
              <w:top w:val="nil"/>
              <w:left w:val="nil"/>
              <w:bottom w:val="nil"/>
              <w:right w:val="nil"/>
            </w:tcBorders>
            <w:tcMar>
              <w:top w:w="100" w:type="dxa"/>
              <w:left w:w="100" w:type="dxa"/>
              <w:bottom w:w="100" w:type="dxa"/>
              <w:right w:w="100" w:type="dxa"/>
            </w:tcMar>
          </w:tcPr>
          <w:p w14:paraId="35CB0E6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-16</w:t>
            </w:r>
          </w:p>
        </w:tc>
        <w:tc>
          <w:tcPr>
            <w:tcW w:w="1410" w:type="dxa"/>
            <w:tcBorders>
              <w:top w:val="nil"/>
              <w:left w:val="nil"/>
              <w:bottom w:val="nil"/>
              <w:right w:val="nil"/>
            </w:tcBorders>
            <w:tcMar>
              <w:top w:w="100" w:type="dxa"/>
              <w:left w:w="100" w:type="dxa"/>
              <w:bottom w:w="100" w:type="dxa"/>
              <w:right w:w="100" w:type="dxa"/>
            </w:tcMar>
          </w:tcPr>
          <w:p w14:paraId="49F3A48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-46.2</w:t>
            </w:r>
          </w:p>
        </w:tc>
        <w:tc>
          <w:tcPr>
            <w:tcW w:w="1305" w:type="dxa"/>
            <w:tcBorders>
              <w:top w:val="nil"/>
              <w:left w:val="nil"/>
              <w:bottom w:val="nil"/>
              <w:right w:val="nil"/>
            </w:tcBorders>
            <w:tcMar>
              <w:top w:w="100" w:type="dxa"/>
              <w:left w:w="100" w:type="dxa"/>
              <w:bottom w:w="100" w:type="dxa"/>
              <w:right w:w="100" w:type="dxa"/>
            </w:tcMar>
          </w:tcPr>
          <w:p w14:paraId="22FBFAE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-25.4</w:t>
            </w:r>
          </w:p>
        </w:tc>
        <w:tc>
          <w:tcPr>
            <w:tcW w:w="1410" w:type="dxa"/>
            <w:tcBorders>
              <w:top w:val="nil"/>
              <w:left w:val="nil"/>
              <w:bottom w:val="nil"/>
              <w:right w:val="nil"/>
            </w:tcBorders>
            <w:tcMar>
              <w:top w:w="100" w:type="dxa"/>
              <w:left w:w="100" w:type="dxa"/>
              <w:bottom w:w="100" w:type="dxa"/>
              <w:right w:w="100" w:type="dxa"/>
            </w:tcMar>
          </w:tcPr>
          <w:p w14:paraId="37D64A2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-62.7</w:t>
            </w:r>
          </w:p>
        </w:tc>
      </w:tr>
      <w:tr w:rsidR="00573167" w14:paraId="17FBCB42" w14:textId="77777777">
        <w:trPr>
          <w:trHeight w:val="480"/>
        </w:trPr>
        <w:tc>
          <w:tcPr>
            <w:tcW w:w="1455" w:type="dxa"/>
            <w:tcBorders>
              <w:top w:val="nil"/>
              <w:left w:val="nil"/>
              <w:bottom w:val="nil"/>
              <w:right w:val="nil"/>
            </w:tcBorders>
            <w:tcMar>
              <w:top w:w="100" w:type="dxa"/>
              <w:left w:w="100" w:type="dxa"/>
              <w:bottom w:w="100" w:type="dxa"/>
              <w:right w:w="100" w:type="dxa"/>
            </w:tcMar>
          </w:tcPr>
          <w:p w14:paraId="06B9260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Iran</w:t>
            </w:r>
          </w:p>
        </w:tc>
        <w:tc>
          <w:tcPr>
            <w:tcW w:w="1470" w:type="dxa"/>
            <w:tcBorders>
              <w:top w:val="nil"/>
              <w:left w:val="nil"/>
              <w:bottom w:val="nil"/>
              <w:right w:val="nil"/>
            </w:tcBorders>
            <w:tcMar>
              <w:top w:w="100" w:type="dxa"/>
              <w:left w:w="100" w:type="dxa"/>
              <w:bottom w:w="100" w:type="dxa"/>
              <w:right w:w="100" w:type="dxa"/>
            </w:tcMar>
          </w:tcPr>
          <w:p w14:paraId="07F5524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13,345</w:t>
            </w:r>
          </w:p>
        </w:tc>
        <w:tc>
          <w:tcPr>
            <w:tcW w:w="990" w:type="dxa"/>
            <w:tcBorders>
              <w:top w:val="nil"/>
              <w:left w:val="nil"/>
              <w:bottom w:val="nil"/>
              <w:right w:val="nil"/>
            </w:tcBorders>
            <w:tcMar>
              <w:top w:w="100" w:type="dxa"/>
              <w:left w:w="100" w:type="dxa"/>
              <w:bottom w:w="100" w:type="dxa"/>
              <w:right w:w="100" w:type="dxa"/>
            </w:tcMar>
          </w:tcPr>
          <w:p w14:paraId="696174C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0</w:t>
            </w:r>
          </w:p>
        </w:tc>
        <w:tc>
          <w:tcPr>
            <w:tcW w:w="1305" w:type="dxa"/>
            <w:tcBorders>
              <w:top w:val="nil"/>
              <w:left w:val="nil"/>
              <w:bottom w:val="nil"/>
              <w:right w:val="nil"/>
            </w:tcBorders>
            <w:tcMar>
              <w:top w:w="100" w:type="dxa"/>
              <w:left w:w="100" w:type="dxa"/>
              <w:bottom w:w="100" w:type="dxa"/>
              <w:right w:w="100" w:type="dxa"/>
            </w:tcMar>
          </w:tcPr>
          <w:p w14:paraId="5ACA0F7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-7.8</w:t>
            </w:r>
          </w:p>
        </w:tc>
        <w:tc>
          <w:tcPr>
            <w:tcW w:w="1410" w:type="dxa"/>
            <w:tcBorders>
              <w:top w:val="nil"/>
              <w:left w:val="nil"/>
              <w:bottom w:val="nil"/>
              <w:right w:val="nil"/>
            </w:tcBorders>
            <w:tcMar>
              <w:top w:w="100" w:type="dxa"/>
              <w:left w:w="100" w:type="dxa"/>
              <w:bottom w:w="100" w:type="dxa"/>
              <w:right w:w="100" w:type="dxa"/>
            </w:tcMar>
          </w:tcPr>
          <w:p w14:paraId="14BF6CB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-26.1</w:t>
            </w:r>
          </w:p>
        </w:tc>
        <w:tc>
          <w:tcPr>
            <w:tcW w:w="1305" w:type="dxa"/>
            <w:tcBorders>
              <w:top w:val="nil"/>
              <w:left w:val="nil"/>
              <w:bottom w:val="nil"/>
              <w:right w:val="nil"/>
            </w:tcBorders>
            <w:tcMar>
              <w:top w:w="100" w:type="dxa"/>
              <w:left w:w="100" w:type="dxa"/>
              <w:bottom w:w="100" w:type="dxa"/>
              <w:right w:w="100" w:type="dxa"/>
            </w:tcMar>
          </w:tcPr>
          <w:p w14:paraId="0EBB972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-12.3</w:t>
            </w:r>
          </w:p>
        </w:tc>
        <w:tc>
          <w:tcPr>
            <w:tcW w:w="1410" w:type="dxa"/>
            <w:tcBorders>
              <w:top w:val="nil"/>
              <w:left w:val="nil"/>
              <w:bottom w:val="nil"/>
              <w:right w:val="nil"/>
            </w:tcBorders>
            <w:tcMar>
              <w:top w:w="100" w:type="dxa"/>
              <w:left w:w="100" w:type="dxa"/>
              <w:bottom w:w="100" w:type="dxa"/>
              <w:right w:w="100" w:type="dxa"/>
            </w:tcMar>
          </w:tcPr>
          <w:p w14:paraId="4DA3979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-38.1</w:t>
            </w:r>
          </w:p>
        </w:tc>
      </w:tr>
      <w:tr w:rsidR="00573167" w14:paraId="44491988" w14:textId="77777777">
        <w:trPr>
          <w:trHeight w:val="480"/>
        </w:trPr>
        <w:tc>
          <w:tcPr>
            <w:tcW w:w="1455" w:type="dxa"/>
            <w:tcBorders>
              <w:top w:val="nil"/>
              <w:left w:val="nil"/>
              <w:bottom w:val="nil"/>
              <w:right w:val="nil"/>
            </w:tcBorders>
            <w:tcMar>
              <w:top w:w="100" w:type="dxa"/>
              <w:left w:w="100" w:type="dxa"/>
              <w:bottom w:w="100" w:type="dxa"/>
              <w:right w:w="100" w:type="dxa"/>
            </w:tcMar>
          </w:tcPr>
          <w:p w14:paraId="31B1746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Tonga</w:t>
            </w:r>
          </w:p>
        </w:tc>
        <w:tc>
          <w:tcPr>
            <w:tcW w:w="1470" w:type="dxa"/>
            <w:tcBorders>
              <w:top w:val="nil"/>
              <w:left w:val="nil"/>
              <w:bottom w:val="nil"/>
              <w:right w:val="nil"/>
            </w:tcBorders>
            <w:tcMar>
              <w:top w:w="100" w:type="dxa"/>
              <w:left w:w="100" w:type="dxa"/>
              <w:bottom w:w="100" w:type="dxa"/>
              <w:right w:w="100" w:type="dxa"/>
            </w:tcMar>
          </w:tcPr>
          <w:p w14:paraId="7FCC3E14"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13,291</w:t>
            </w:r>
          </w:p>
        </w:tc>
        <w:tc>
          <w:tcPr>
            <w:tcW w:w="990" w:type="dxa"/>
            <w:tcBorders>
              <w:top w:val="nil"/>
              <w:left w:val="nil"/>
              <w:bottom w:val="nil"/>
              <w:right w:val="nil"/>
            </w:tcBorders>
            <w:tcMar>
              <w:top w:w="100" w:type="dxa"/>
              <w:left w:w="100" w:type="dxa"/>
              <w:bottom w:w="100" w:type="dxa"/>
              <w:right w:w="100" w:type="dxa"/>
            </w:tcMar>
          </w:tcPr>
          <w:p w14:paraId="5976863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71.6</w:t>
            </w:r>
          </w:p>
        </w:tc>
        <w:tc>
          <w:tcPr>
            <w:tcW w:w="1305" w:type="dxa"/>
            <w:tcBorders>
              <w:top w:val="nil"/>
              <w:left w:val="nil"/>
              <w:bottom w:val="nil"/>
              <w:right w:val="nil"/>
            </w:tcBorders>
            <w:tcMar>
              <w:top w:w="100" w:type="dxa"/>
              <w:left w:w="100" w:type="dxa"/>
              <w:bottom w:w="100" w:type="dxa"/>
              <w:right w:w="100" w:type="dxa"/>
            </w:tcMar>
          </w:tcPr>
          <w:p w14:paraId="3307DD0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-8.9</w:t>
            </w:r>
          </w:p>
        </w:tc>
        <w:tc>
          <w:tcPr>
            <w:tcW w:w="1410" w:type="dxa"/>
            <w:tcBorders>
              <w:top w:val="nil"/>
              <w:left w:val="nil"/>
              <w:bottom w:val="nil"/>
              <w:right w:val="nil"/>
            </w:tcBorders>
            <w:tcMar>
              <w:top w:w="100" w:type="dxa"/>
              <w:left w:w="100" w:type="dxa"/>
              <w:bottom w:w="100" w:type="dxa"/>
              <w:right w:w="100" w:type="dxa"/>
            </w:tcMar>
          </w:tcPr>
          <w:p w14:paraId="4FB7F2D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-29.3</w:t>
            </w:r>
          </w:p>
        </w:tc>
        <w:tc>
          <w:tcPr>
            <w:tcW w:w="1305" w:type="dxa"/>
            <w:tcBorders>
              <w:top w:val="nil"/>
              <w:left w:val="nil"/>
              <w:bottom w:val="nil"/>
              <w:right w:val="nil"/>
            </w:tcBorders>
            <w:tcMar>
              <w:top w:w="100" w:type="dxa"/>
              <w:left w:w="100" w:type="dxa"/>
              <w:bottom w:w="100" w:type="dxa"/>
              <w:right w:w="100" w:type="dxa"/>
            </w:tcMar>
          </w:tcPr>
          <w:p w14:paraId="5EED22D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-15.5</w:t>
            </w:r>
          </w:p>
        </w:tc>
        <w:tc>
          <w:tcPr>
            <w:tcW w:w="1410" w:type="dxa"/>
            <w:tcBorders>
              <w:top w:val="nil"/>
              <w:left w:val="nil"/>
              <w:bottom w:val="nil"/>
              <w:right w:val="nil"/>
            </w:tcBorders>
            <w:tcMar>
              <w:top w:w="100" w:type="dxa"/>
              <w:left w:w="100" w:type="dxa"/>
              <w:bottom w:w="100" w:type="dxa"/>
              <w:right w:w="100" w:type="dxa"/>
            </w:tcMar>
          </w:tcPr>
          <w:p w14:paraId="4A5F478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-45.3</w:t>
            </w:r>
          </w:p>
        </w:tc>
      </w:tr>
      <w:tr w:rsidR="00573167" w14:paraId="16BCCF45" w14:textId="77777777">
        <w:trPr>
          <w:trHeight w:val="480"/>
        </w:trPr>
        <w:tc>
          <w:tcPr>
            <w:tcW w:w="1455" w:type="dxa"/>
            <w:tcBorders>
              <w:top w:val="nil"/>
              <w:left w:val="nil"/>
              <w:bottom w:val="nil"/>
              <w:right w:val="nil"/>
            </w:tcBorders>
            <w:tcMar>
              <w:top w:w="100" w:type="dxa"/>
              <w:left w:w="100" w:type="dxa"/>
              <w:bottom w:w="100" w:type="dxa"/>
              <w:right w:w="100" w:type="dxa"/>
            </w:tcMar>
          </w:tcPr>
          <w:p w14:paraId="4365556A"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Samoa</w:t>
            </w:r>
          </w:p>
        </w:tc>
        <w:tc>
          <w:tcPr>
            <w:tcW w:w="1470" w:type="dxa"/>
            <w:tcBorders>
              <w:top w:val="nil"/>
              <w:left w:val="nil"/>
              <w:bottom w:val="nil"/>
              <w:right w:val="nil"/>
            </w:tcBorders>
            <w:tcMar>
              <w:top w:w="100" w:type="dxa"/>
              <w:left w:w="100" w:type="dxa"/>
              <w:bottom w:w="100" w:type="dxa"/>
              <w:right w:w="100" w:type="dxa"/>
            </w:tcMar>
          </w:tcPr>
          <w:p w14:paraId="218AA9A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12,490</w:t>
            </w:r>
          </w:p>
        </w:tc>
        <w:tc>
          <w:tcPr>
            <w:tcW w:w="990" w:type="dxa"/>
            <w:tcBorders>
              <w:top w:val="nil"/>
              <w:left w:val="nil"/>
              <w:bottom w:val="nil"/>
              <w:right w:val="nil"/>
            </w:tcBorders>
            <w:tcMar>
              <w:top w:w="100" w:type="dxa"/>
              <w:left w:w="100" w:type="dxa"/>
              <w:bottom w:w="100" w:type="dxa"/>
              <w:right w:w="100" w:type="dxa"/>
            </w:tcMar>
          </w:tcPr>
          <w:p w14:paraId="5F9A9BC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31</w:t>
            </w:r>
          </w:p>
        </w:tc>
        <w:tc>
          <w:tcPr>
            <w:tcW w:w="1305" w:type="dxa"/>
            <w:tcBorders>
              <w:top w:val="nil"/>
              <w:left w:val="nil"/>
              <w:bottom w:val="nil"/>
              <w:right w:val="nil"/>
            </w:tcBorders>
            <w:tcMar>
              <w:top w:w="100" w:type="dxa"/>
              <w:left w:w="100" w:type="dxa"/>
              <w:bottom w:w="100" w:type="dxa"/>
              <w:right w:w="100" w:type="dxa"/>
            </w:tcMar>
          </w:tcPr>
          <w:p w14:paraId="4957A2D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w:t>
            </w:r>
          </w:p>
        </w:tc>
        <w:tc>
          <w:tcPr>
            <w:tcW w:w="1410" w:type="dxa"/>
            <w:tcBorders>
              <w:top w:val="nil"/>
              <w:left w:val="nil"/>
              <w:bottom w:val="nil"/>
              <w:right w:val="nil"/>
            </w:tcBorders>
            <w:tcMar>
              <w:top w:w="100" w:type="dxa"/>
              <w:left w:w="100" w:type="dxa"/>
              <w:bottom w:w="100" w:type="dxa"/>
              <w:right w:w="100" w:type="dxa"/>
            </w:tcMar>
          </w:tcPr>
          <w:p w14:paraId="420E379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-44.1</w:t>
            </w:r>
          </w:p>
        </w:tc>
        <w:tc>
          <w:tcPr>
            <w:tcW w:w="1305" w:type="dxa"/>
            <w:tcBorders>
              <w:top w:val="nil"/>
              <w:left w:val="nil"/>
              <w:bottom w:val="nil"/>
              <w:right w:val="nil"/>
            </w:tcBorders>
            <w:tcMar>
              <w:top w:w="100" w:type="dxa"/>
              <w:left w:w="100" w:type="dxa"/>
              <w:bottom w:w="100" w:type="dxa"/>
              <w:right w:w="100" w:type="dxa"/>
            </w:tcMar>
          </w:tcPr>
          <w:p w14:paraId="36778BE0"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-23.5</w:t>
            </w:r>
          </w:p>
        </w:tc>
        <w:tc>
          <w:tcPr>
            <w:tcW w:w="1410" w:type="dxa"/>
            <w:tcBorders>
              <w:top w:val="nil"/>
              <w:left w:val="nil"/>
              <w:bottom w:val="nil"/>
              <w:right w:val="nil"/>
            </w:tcBorders>
            <w:tcMar>
              <w:top w:w="100" w:type="dxa"/>
              <w:left w:w="100" w:type="dxa"/>
              <w:bottom w:w="100" w:type="dxa"/>
              <w:right w:w="100" w:type="dxa"/>
            </w:tcMar>
          </w:tcPr>
          <w:p w14:paraId="233DD90F"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-59.9</w:t>
            </w:r>
          </w:p>
        </w:tc>
      </w:tr>
      <w:tr w:rsidR="00573167" w14:paraId="0EB5C0DE" w14:textId="77777777">
        <w:trPr>
          <w:trHeight w:val="480"/>
        </w:trPr>
        <w:tc>
          <w:tcPr>
            <w:tcW w:w="1455" w:type="dxa"/>
            <w:tcBorders>
              <w:top w:val="nil"/>
              <w:left w:val="nil"/>
              <w:bottom w:val="nil"/>
              <w:right w:val="nil"/>
            </w:tcBorders>
            <w:tcMar>
              <w:top w:w="100" w:type="dxa"/>
              <w:left w:w="100" w:type="dxa"/>
              <w:bottom w:w="100" w:type="dxa"/>
              <w:right w:w="100" w:type="dxa"/>
            </w:tcMar>
          </w:tcPr>
          <w:p w14:paraId="64685418"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Myanmar</w:t>
            </w:r>
          </w:p>
        </w:tc>
        <w:tc>
          <w:tcPr>
            <w:tcW w:w="1470" w:type="dxa"/>
            <w:tcBorders>
              <w:top w:val="nil"/>
              <w:left w:val="nil"/>
              <w:bottom w:val="nil"/>
              <w:right w:val="nil"/>
            </w:tcBorders>
            <w:tcMar>
              <w:top w:w="100" w:type="dxa"/>
              <w:left w:w="100" w:type="dxa"/>
              <w:bottom w:w="100" w:type="dxa"/>
              <w:right w:w="100" w:type="dxa"/>
            </w:tcMar>
          </w:tcPr>
          <w:p w14:paraId="116F083E"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11,581</w:t>
            </w:r>
          </w:p>
        </w:tc>
        <w:tc>
          <w:tcPr>
            <w:tcW w:w="990" w:type="dxa"/>
            <w:tcBorders>
              <w:top w:val="nil"/>
              <w:left w:val="nil"/>
              <w:bottom w:val="nil"/>
              <w:right w:val="nil"/>
            </w:tcBorders>
            <w:tcMar>
              <w:top w:w="100" w:type="dxa"/>
              <w:left w:w="100" w:type="dxa"/>
              <w:bottom w:w="100" w:type="dxa"/>
              <w:right w:w="100" w:type="dxa"/>
            </w:tcMar>
          </w:tcPr>
          <w:p w14:paraId="6B9BFF1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51.9</w:t>
            </w:r>
          </w:p>
        </w:tc>
        <w:tc>
          <w:tcPr>
            <w:tcW w:w="1305" w:type="dxa"/>
            <w:tcBorders>
              <w:top w:val="nil"/>
              <w:left w:val="nil"/>
              <w:bottom w:val="nil"/>
              <w:right w:val="nil"/>
            </w:tcBorders>
            <w:tcMar>
              <w:top w:w="100" w:type="dxa"/>
              <w:left w:w="100" w:type="dxa"/>
              <w:bottom w:w="100" w:type="dxa"/>
              <w:right w:w="100" w:type="dxa"/>
            </w:tcMar>
          </w:tcPr>
          <w:p w14:paraId="5A96545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-15.3</w:t>
            </w:r>
          </w:p>
        </w:tc>
        <w:tc>
          <w:tcPr>
            <w:tcW w:w="1410" w:type="dxa"/>
            <w:tcBorders>
              <w:top w:val="nil"/>
              <w:left w:val="nil"/>
              <w:bottom w:val="nil"/>
              <w:right w:val="nil"/>
            </w:tcBorders>
            <w:tcMar>
              <w:top w:w="100" w:type="dxa"/>
              <w:left w:w="100" w:type="dxa"/>
              <w:bottom w:w="100" w:type="dxa"/>
              <w:right w:w="100" w:type="dxa"/>
            </w:tcMar>
          </w:tcPr>
          <w:p w14:paraId="542EB452"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-44.9</w:t>
            </w:r>
          </w:p>
        </w:tc>
        <w:tc>
          <w:tcPr>
            <w:tcW w:w="1305" w:type="dxa"/>
            <w:tcBorders>
              <w:top w:val="nil"/>
              <w:left w:val="nil"/>
              <w:bottom w:val="nil"/>
              <w:right w:val="nil"/>
            </w:tcBorders>
            <w:tcMar>
              <w:top w:w="100" w:type="dxa"/>
              <w:left w:w="100" w:type="dxa"/>
              <w:bottom w:w="100" w:type="dxa"/>
              <w:right w:w="100" w:type="dxa"/>
            </w:tcMar>
          </w:tcPr>
          <w:p w14:paraId="1EC88D66"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-24.3</w:t>
            </w:r>
          </w:p>
        </w:tc>
        <w:tc>
          <w:tcPr>
            <w:tcW w:w="1410" w:type="dxa"/>
            <w:tcBorders>
              <w:top w:val="nil"/>
              <w:left w:val="nil"/>
              <w:bottom w:val="nil"/>
              <w:right w:val="nil"/>
            </w:tcBorders>
            <w:tcMar>
              <w:top w:w="100" w:type="dxa"/>
              <w:left w:w="100" w:type="dxa"/>
              <w:bottom w:w="100" w:type="dxa"/>
              <w:right w:w="100" w:type="dxa"/>
            </w:tcMar>
          </w:tcPr>
          <w:p w14:paraId="0EE55335"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-61.2</w:t>
            </w:r>
          </w:p>
        </w:tc>
      </w:tr>
      <w:tr w:rsidR="00573167" w14:paraId="4548E491" w14:textId="77777777">
        <w:trPr>
          <w:trHeight w:val="480"/>
        </w:trPr>
        <w:tc>
          <w:tcPr>
            <w:tcW w:w="1455" w:type="dxa"/>
            <w:tcBorders>
              <w:top w:val="nil"/>
              <w:left w:val="nil"/>
              <w:bottom w:val="nil"/>
              <w:right w:val="nil"/>
            </w:tcBorders>
            <w:tcMar>
              <w:top w:w="100" w:type="dxa"/>
              <w:left w:w="100" w:type="dxa"/>
              <w:bottom w:w="100" w:type="dxa"/>
              <w:right w:w="100" w:type="dxa"/>
            </w:tcMar>
          </w:tcPr>
          <w:p w14:paraId="6DB4C95B"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Nicaragua</w:t>
            </w:r>
          </w:p>
        </w:tc>
        <w:tc>
          <w:tcPr>
            <w:tcW w:w="1470" w:type="dxa"/>
            <w:tcBorders>
              <w:top w:val="nil"/>
              <w:left w:val="nil"/>
              <w:bottom w:val="nil"/>
              <w:right w:val="nil"/>
            </w:tcBorders>
            <w:tcMar>
              <w:top w:w="100" w:type="dxa"/>
              <w:left w:w="100" w:type="dxa"/>
              <w:bottom w:w="100" w:type="dxa"/>
              <w:right w:w="100" w:type="dxa"/>
            </w:tcMar>
          </w:tcPr>
          <w:p w14:paraId="4B9D978D"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10,975</w:t>
            </w:r>
          </w:p>
        </w:tc>
        <w:tc>
          <w:tcPr>
            <w:tcW w:w="990" w:type="dxa"/>
            <w:tcBorders>
              <w:top w:val="nil"/>
              <w:left w:val="nil"/>
              <w:bottom w:val="nil"/>
              <w:right w:val="nil"/>
            </w:tcBorders>
            <w:tcMar>
              <w:top w:w="100" w:type="dxa"/>
              <w:left w:w="100" w:type="dxa"/>
              <w:bottom w:w="100" w:type="dxa"/>
              <w:right w:w="100" w:type="dxa"/>
            </w:tcMar>
          </w:tcPr>
          <w:p w14:paraId="77CBE0D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41.9</w:t>
            </w:r>
          </w:p>
        </w:tc>
        <w:tc>
          <w:tcPr>
            <w:tcW w:w="1305" w:type="dxa"/>
            <w:tcBorders>
              <w:top w:val="nil"/>
              <w:left w:val="nil"/>
              <w:bottom w:val="nil"/>
              <w:right w:val="nil"/>
            </w:tcBorders>
            <w:tcMar>
              <w:top w:w="100" w:type="dxa"/>
              <w:left w:w="100" w:type="dxa"/>
              <w:bottom w:w="100" w:type="dxa"/>
              <w:right w:w="100" w:type="dxa"/>
            </w:tcMar>
          </w:tcPr>
          <w:p w14:paraId="637DE2DC"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-15.8</w:t>
            </w:r>
          </w:p>
        </w:tc>
        <w:tc>
          <w:tcPr>
            <w:tcW w:w="1410" w:type="dxa"/>
            <w:tcBorders>
              <w:top w:val="nil"/>
              <w:left w:val="nil"/>
              <w:bottom w:val="nil"/>
              <w:right w:val="nil"/>
            </w:tcBorders>
            <w:tcMar>
              <w:top w:w="100" w:type="dxa"/>
              <w:left w:w="100" w:type="dxa"/>
              <w:bottom w:w="100" w:type="dxa"/>
              <w:right w:w="100" w:type="dxa"/>
            </w:tcMar>
          </w:tcPr>
          <w:p w14:paraId="6F74FFD7"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-45.9</w:t>
            </w:r>
          </w:p>
        </w:tc>
        <w:tc>
          <w:tcPr>
            <w:tcW w:w="1305" w:type="dxa"/>
            <w:tcBorders>
              <w:top w:val="nil"/>
              <w:left w:val="nil"/>
              <w:bottom w:val="nil"/>
              <w:right w:val="nil"/>
            </w:tcBorders>
            <w:tcMar>
              <w:top w:w="100" w:type="dxa"/>
              <w:left w:w="100" w:type="dxa"/>
              <w:bottom w:w="100" w:type="dxa"/>
              <w:right w:w="100" w:type="dxa"/>
            </w:tcMar>
          </w:tcPr>
          <w:p w14:paraId="7687C6D9"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-25</w:t>
            </w:r>
          </w:p>
        </w:tc>
        <w:tc>
          <w:tcPr>
            <w:tcW w:w="1410" w:type="dxa"/>
            <w:tcBorders>
              <w:top w:val="nil"/>
              <w:left w:val="nil"/>
              <w:bottom w:val="nil"/>
              <w:right w:val="nil"/>
            </w:tcBorders>
            <w:tcMar>
              <w:top w:w="100" w:type="dxa"/>
              <w:left w:w="100" w:type="dxa"/>
              <w:bottom w:w="100" w:type="dxa"/>
              <w:right w:w="100" w:type="dxa"/>
            </w:tcMar>
          </w:tcPr>
          <w:p w14:paraId="51E47AD3" w14:textId="77777777" w:rsidR="00573167" w:rsidRDefault="0059350F">
            <w:pPr>
              <w:ind w:left="100"/>
              <w:rPr>
                <w:rFonts w:ascii="Times New Roman" w:eastAsia="Times New Roman" w:hAnsi="Times New Roman" w:cs="Times New Roman"/>
              </w:rPr>
            </w:pPr>
            <w:r>
              <w:rPr>
                <w:rFonts w:ascii="Times New Roman" w:eastAsia="Times New Roman" w:hAnsi="Times New Roman" w:cs="Times New Roman"/>
              </w:rPr>
              <w:t>-62.2</w:t>
            </w:r>
          </w:p>
        </w:tc>
      </w:tr>
    </w:tbl>
    <w:p w14:paraId="18756871" w14:textId="77777777" w:rsidR="00573167" w:rsidRDefault="00573167"/>
    <w:p w14:paraId="6B3481C1" w14:textId="77777777" w:rsidR="00573167" w:rsidRDefault="0059350F">
      <w:pPr>
        <w:pStyle w:val="Heading2"/>
      </w:pPr>
      <w:bookmarkStart w:id="355" w:name="_t9pydldssuq3" w:colFirst="0" w:colLast="0"/>
      <w:bookmarkEnd w:id="355"/>
      <w:commentRangeStart w:id="356"/>
      <w:r>
        <w:lastRenderedPageBreak/>
        <w:t>References</w:t>
      </w:r>
      <w:commentRangeEnd w:id="356"/>
      <w:r>
        <w:commentReference w:id="356"/>
      </w:r>
    </w:p>
    <w:p w14:paraId="5862A69F" w14:textId="77777777" w:rsidR="00573167" w:rsidRDefault="0059350F">
      <w:pPr>
        <w:pStyle w:val="Heading3"/>
        <w:ind w:left="800" w:hanging="400"/>
        <w:rPr>
          <w:sz w:val="20"/>
          <w:szCs w:val="20"/>
        </w:rPr>
      </w:pPr>
      <w:r>
        <w:rPr>
          <w:sz w:val="20"/>
          <w:szCs w:val="20"/>
        </w:rPr>
        <w:t xml:space="preserve">Agnew, D.J., Pearce, J., Pramod, G., Peatman, T., Watson, R., Beddington, J.R. and Pitcher, T.J. (2009) Estimating the worldwide extent of illegal fishing. </w:t>
      </w:r>
      <w:r>
        <w:rPr>
          <w:i/>
          <w:sz w:val="20"/>
          <w:szCs w:val="20"/>
        </w:rPr>
        <w:t>PLOS ONE</w:t>
      </w:r>
      <w:r>
        <w:rPr>
          <w:sz w:val="20"/>
          <w:szCs w:val="20"/>
        </w:rPr>
        <w:t xml:space="preserve"> </w:t>
      </w:r>
      <w:r>
        <w:rPr>
          <w:b/>
          <w:sz w:val="20"/>
          <w:szCs w:val="20"/>
        </w:rPr>
        <w:t>4</w:t>
      </w:r>
      <w:r>
        <w:rPr>
          <w:sz w:val="20"/>
          <w:szCs w:val="20"/>
        </w:rPr>
        <w:t>, e4570.</w:t>
      </w:r>
    </w:p>
    <w:p w14:paraId="5B9F15F9" w14:textId="77777777" w:rsidR="00573167" w:rsidRDefault="0059350F">
      <w:pPr>
        <w:pStyle w:val="Heading3"/>
        <w:ind w:left="800" w:hanging="400"/>
        <w:rPr>
          <w:sz w:val="20"/>
          <w:szCs w:val="20"/>
        </w:rPr>
      </w:pPr>
      <w:r>
        <w:rPr>
          <w:sz w:val="20"/>
          <w:szCs w:val="20"/>
        </w:rPr>
        <w:t xml:space="preserve">Barange, M. (2019) Avoiding misinterpretation of climate change projections of fish catches. </w:t>
      </w:r>
      <w:r>
        <w:rPr>
          <w:i/>
          <w:sz w:val="20"/>
          <w:szCs w:val="20"/>
        </w:rPr>
        <w:t>ICES Journal of Marine Science: Journal du Conseil</w:t>
      </w:r>
      <w:r>
        <w:rPr>
          <w:sz w:val="20"/>
          <w:szCs w:val="20"/>
        </w:rPr>
        <w:t xml:space="preserve"> </w:t>
      </w:r>
      <w:r>
        <w:rPr>
          <w:b/>
          <w:sz w:val="20"/>
          <w:szCs w:val="20"/>
        </w:rPr>
        <w:t>4</w:t>
      </w:r>
      <w:r>
        <w:rPr>
          <w:sz w:val="20"/>
          <w:szCs w:val="20"/>
        </w:rPr>
        <w:t>, 211–3.</w:t>
      </w:r>
    </w:p>
    <w:p w14:paraId="011AE719" w14:textId="77777777" w:rsidR="00573167" w:rsidRDefault="0059350F">
      <w:pPr>
        <w:pStyle w:val="Heading3"/>
        <w:ind w:left="800" w:hanging="400"/>
        <w:rPr>
          <w:sz w:val="20"/>
          <w:szCs w:val="20"/>
        </w:rPr>
      </w:pPr>
      <w:r>
        <w:rPr>
          <w:sz w:val="20"/>
          <w:szCs w:val="20"/>
        </w:rPr>
        <w:t xml:space="preserve">Baudron, A.R., Needle, C.L., Rijnsdorp, A.D. and Tara Marshall, C. (2014) Warming temperatures and smaller body sizes: synchronous changes in growth of North Sea fishes. </w:t>
      </w:r>
      <w:r>
        <w:rPr>
          <w:i/>
          <w:sz w:val="20"/>
          <w:szCs w:val="20"/>
        </w:rPr>
        <w:t>Global Change Biology</w:t>
      </w:r>
      <w:r>
        <w:rPr>
          <w:sz w:val="20"/>
          <w:szCs w:val="20"/>
        </w:rPr>
        <w:t xml:space="preserve"> </w:t>
      </w:r>
      <w:r>
        <w:rPr>
          <w:b/>
          <w:sz w:val="20"/>
          <w:szCs w:val="20"/>
        </w:rPr>
        <w:t>20</w:t>
      </w:r>
      <w:r>
        <w:rPr>
          <w:sz w:val="20"/>
          <w:szCs w:val="20"/>
        </w:rPr>
        <w:t>, 1023–1031.</w:t>
      </w:r>
    </w:p>
    <w:p w14:paraId="0020644E" w14:textId="77777777" w:rsidR="00573167" w:rsidRDefault="0059350F">
      <w:pPr>
        <w:pStyle w:val="Heading3"/>
        <w:ind w:left="800" w:hanging="400"/>
        <w:rPr>
          <w:sz w:val="20"/>
          <w:szCs w:val="20"/>
        </w:rPr>
      </w:pPr>
      <w:r>
        <w:rPr>
          <w:sz w:val="20"/>
          <w:szCs w:val="20"/>
        </w:rPr>
        <w:t xml:space="preserve">Beaugrand, G., Brander, K.M., Alistair Lindley, J., Souissi, S. and Reid, P.C. (2003) Plankton effect on cod recruitment in the North Sea. </w:t>
      </w:r>
      <w:r>
        <w:rPr>
          <w:i/>
          <w:sz w:val="20"/>
          <w:szCs w:val="20"/>
        </w:rPr>
        <w:t>Nature</w:t>
      </w:r>
      <w:r>
        <w:rPr>
          <w:sz w:val="20"/>
          <w:szCs w:val="20"/>
        </w:rPr>
        <w:t xml:space="preserve"> </w:t>
      </w:r>
      <w:r>
        <w:rPr>
          <w:b/>
          <w:sz w:val="20"/>
          <w:szCs w:val="20"/>
        </w:rPr>
        <w:t>426</w:t>
      </w:r>
      <w:r>
        <w:rPr>
          <w:sz w:val="20"/>
          <w:szCs w:val="20"/>
        </w:rPr>
        <w:t>, 661–664.</w:t>
      </w:r>
    </w:p>
    <w:p w14:paraId="75B4BCFB" w14:textId="77777777" w:rsidR="00573167" w:rsidRDefault="0059350F">
      <w:pPr>
        <w:pStyle w:val="Heading3"/>
        <w:ind w:left="800" w:hanging="400"/>
        <w:rPr>
          <w:sz w:val="20"/>
          <w:szCs w:val="20"/>
        </w:rPr>
      </w:pPr>
      <w:r>
        <w:rPr>
          <w:sz w:val="20"/>
          <w:szCs w:val="20"/>
        </w:rPr>
        <w:t xml:space="preserve">Blanchard, J.L., Jennings, S., Holmes, R., et al. (2012) Potential consequences of climate change for primary production and fish production in large marine ecosystems. </w:t>
      </w:r>
      <w:r>
        <w:rPr>
          <w:i/>
          <w:sz w:val="20"/>
          <w:szCs w:val="20"/>
        </w:rPr>
        <w:t>Philosophical Transactions of the Royal Society B: Biological Sciences</w:t>
      </w:r>
      <w:r>
        <w:rPr>
          <w:sz w:val="20"/>
          <w:szCs w:val="20"/>
        </w:rPr>
        <w:t xml:space="preserve"> </w:t>
      </w:r>
      <w:r>
        <w:rPr>
          <w:b/>
          <w:sz w:val="20"/>
          <w:szCs w:val="20"/>
        </w:rPr>
        <w:t>367</w:t>
      </w:r>
      <w:r>
        <w:rPr>
          <w:sz w:val="20"/>
          <w:szCs w:val="20"/>
        </w:rPr>
        <w:t>, 2979–2989.</w:t>
      </w:r>
    </w:p>
    <w:p w14:paraId="31C2DAD0" w14:textId="77777777" w:rsidR="00573167" w:rsidRDefault="0059350F">
      <w:pPr>
        <w:pStyle w:val="Heading3"/>
        <w:ind w:left="800" w:hanging="400"/>
        <w:rPr>
          <w:sz w:val="20"/>
          <w:szCs w:val="20"/>
        </w:rPr>
      </w:pPr>
      <w:r>
        <w:rPr>
          <w:sz w:val="20"/>
          <w:szCs w:val="20"/>
        </w:rPr>
        <w:t xml:space="preserve">Britten, G.L., Dowd, M. and Worm, B. (2016) Changing recruitment capacity in global fish stocks. </w:t>
      </w:r>
      <w:r>
        <w:rPr>
          <w:i/>
          <w:sz w:val="20"/>
          <w:szCs w:val="20"/>
        </w:rPr>
        <w:t>Proceedings of the National Academy of Sciences of the United States of America</w:t>
      </w:r>
      <w:r>
        <w:rPr>
          <w:sz w:val="20"/>
          <w:szCs w:val="20"/>
        </w:rPr>
        <w:t xml:space="preserve"> </w:t>
      </w:r>
      <w:r>
        <w:rPr>
          <w:b/>
          <w:sz w:val="20"/>
          <w:szCs w:val="20"/>
        </w:rPr>
        <w:t>113</w:t>
      </w:r>
      <w:r>
        <w:rPr>
          <w:sz w:val="20"/>
          <w:szCs w:val="20"/>
        </w:rPr>
        <w:t>, 134–139.</w:t>
      </w:r>
    </w:p>
    <w:p w14:paraId="1B5121AD" w14:textId="77777777" w:rsidR="00573167" w:rsidRDefault="0059350F">
      <w:pPr>
        <w:pStyle w:val="Heading3"/>
        <w:ind w:left="800" w:hanging="400"/>
        <w:rPr>
          <w:sz w:val="20"/>
          <w:szCs w:val="20"/>
        </w:rPr>
      </w:pPr>
      <w:r>
        <w:rPr>
          <w:sz w:val="20"/>
          <w:szCs w:val="20"/>
        </w:rPr>
        <w:t xml:space="preserve">Cabral, R.B., Mayorga, J., Clemence, M., et al. (2018) Rapid and lasting gains from solving illegal fishing. </w:t>
      </w:r>
      <w:r>
        <w:rPr>
          <w:i/>
          <w:sz w:val="20"/>
          <w:szCs w:val="20"/>
        </w:rPr>
        <w:t>Nature Ecology &amp; Evolution</w:t>
      </w:r>
      <w:r>
        <w:rPr>
          <w:sz w:val="20"/>
          <w:szCs w:val="20"/>
        </w:rPr>
        <w:t>, 1–11.</w:t>
      </w:r>
    </w:p>
    <w:p w14:paraId="1285A199" w14:textId="77777777" w:rsidR="00573167" w:rsidRDefault="0059350F">
      <w:pPr>
        <w:pStyle w:val="Heading3"/>
        <w:ind w:left="800" w:hanging="400"/>
        <w:rPr>
          <w:sz w:val="20"/>
          <w:szCs w:val="20"/>
        </w:rPr>
      </w:pPr>
      <w:r>
        <w:rPr>
          <w:sz w:val="20"/>
          <w:szCs w:val="20"/>
        </w:rPr>
        <w:t xml:space="preserve">Cheung, W., Close, C., Lam, V., Watson, R. and Pauly, D. (2008) Application of macroecological theory to predict effects of climate change on global fisheries potential. </w:t>
      </w:r>
      <w:r>
        <w:rPr>
          <w:i/>
          <w:sz w:val="20"/>
          <w:szCs w:val="20"/>
        </w:rPr>
        <w:t>Marine Ecology Progress Series</w:t>
      </w:r>
      <w:r>
        <w:rPr>
          <w:sz w:val="20"/>
          <w:szCs w:val="20"/>
        </w:rPr>
        <w:t xml:space="preserve"> </w:t>
      </w:r>
      <w:r>
        <w:rPr>
          <w:b/>
          <w:sz w:val="20"/>
          <w:szCs w:val="20"/>
        </w:rPr>
        <w:t>365</w:t>
      </w:r>
      <w:r>
        <w:rPr>
          <w:sz w:val="20"/>
          <w:szCs w:val="20"/>
        </w:rPr>
        <w:t>, 187–197.</w:t>
      </w:r>
    </w:p>
    <w:p w14:paraId="2B952374" w14:textId="77777777" w:rsidR="00573167" w:rsidRDefault="0059350F">
      <w:pPr>
        <w:pStyle w:val="Heading3"/>
        <w:ind w:left="800" w:hanging="400"/>
        <w:rPr>
          <w:sz w:val="20"/>
          <w:szCs w:val="20"/>
        </w:rPr>
      </w:pPr>
      <w:r>
        <w:rPr>
          <w:sz w:val="20"/>
          <w:szCs w:val="20"/>
        </w:rPr>
        <w:t xml:space="preserve">Cheung, W.W.L., Lam, V.W.Y., Sarmiento, J.L., Kearny, K., Watson, R., Zeller, D. and Pauly, D. (2010) Large-scale redistribution of maximum fisheries catch potential in the global ocean under climate change. </w:t>
      </w:r>
      <w:r>
        <w:rPr>
          <w:i/>
          <w:sz w:val="20"/>
          <w:szCs w:val="20"/>
        </w:rPr>
        <w:t>Global Change Biology</w:t>
      </w:r>
      <w:r>
        <w:rPr>
          <w:sz w:val="20"/>
          <w:szCs w:val="20"/>
        </w:rPr>
        <w:t xml:space="preserve"> </w:t>
      </w:r>
      <w:r>
        <w:rPr>
          <w:b/>
          <w:sz w:val="20"/>
          <w:szCs w:val="20"/>
        </w:rPr>
        <w:t>16</w:t>
      </w:r>
      <w:r>
        <w:rPr>
          <w:sz w:val="20"/>
          <w:szCs w:val="20"/>
        </w:rPr>
        <w:t>, 24–35.</w:t>
      </w:r>
    </w:p>
    <w:p w14:paraId="137DEDD0" w14:textId="77777777" w:rsidR="00573167" w:rsidRDefault="0059350F">
      <w:pPr>
        <w:pStyle w:val="Heading3"/>
        <w:ind w:left="800" w:hanging="400"/>
        <w:rPr>
          <w:sz w:val="20"/>
          <w:szCs w:val="20"/>
        </w:rPr>
      </w:pPr>
      <w:r>
        <w:rPr>
          <w:sz w:val="20"/>
          <w:szCs w:val="20"/>
        </w:rPr>
        <w:t xml:space="preserve">Cheung, W.W.L., Reygondeau, G. and Frölicher, T.L. (2016) Large benefits to marine fisheries of meeting the 1.5°C global warming target. </w:t>
      </w:r>
      <w:r>
        <w:rPr>
          <w:i/>
          <w:sz w:val="20"/>
          <w:szCs w:val="20"/>
        </w:rPr>
        <w:t>Science</w:t>
      </w:r>
      <w:r>
        <w:rPr>
          <w:sz w:val="20"/>
          <w:szCs w:val="20"/>
        </w:rPr>
        <w:t xml:space="preserve"> </w:t>
      </w:r>
      <w:r>
        <w:rPr>
          <w:b/>
          <w:sz w:val="20"/>
          <w:szCs w:val="20"/>
        </w:rPr>
        <w:t>354</w:t>
      </w:r>
      <w:r>
        <w:rPr>
          <w:sz w:val="20"/>
          <w:szCs w:val="20"/>
        </w:rPr>
        <w:t>, 1591–1594.</w:t>
      </w:r>
    </w:p>
    <w:p w14:paraId="611901C7" w14:textId="77777777" w:rsidR="00573167" w:rsidRDefault="0059350F">
      <w:pPr>
        <w:pStyle w:val="Heading3"/>
        <w:ind w:left="800" w:hanging="400"/>
        <w:rPr>
          <w:sz w:val="20"/>
          <w:szCs w:val="20"/>
        </w:rPr>
      </w:pPr>
      <w:r>
        <w:rPr>
          <w:sz w:val="20"/>
          <w:szCs w:val="20"/>
        </w:rPr>
        <w:t xml:space="preserve">Cheung, W.W.L., Sarmiento, J.L., Dunne, J., et al. (2012) Shrinking of fishes exacerbates impacts of global ocean changes on marine ecosystems. </w:t>
      </w:r>
      <w:r>
        <w:rPr>
          <w:i/>
          <w:sz w:val="20"/>
          <w:szCs w:val="20"/>
        </w:rPr>
        <w:t>Nature Climate Change</w:t>
      </w:r>
      <w:r>
        <w:rPr>
          <w:sz w:val="20"/>
          <w:szCs w:val="20"/>
        </w:rPr>
        <w:t xml:space="preserve"> </w:t>
      </w:r>
      <w:r>
        <w:rPr>
          <w:b/>
          <w:sz w:val="20"/>
          <w:szCs w:val="20"/>
        </w:rPr>
        <w:t>3</w:t>
      </w:r>
      <w:r>
        <w:rPr>
          <w:sz w:val="20"/>
          <w:szCs w:val="20"/>
        </w:rPr>
        <w:t>, 254–258.</w:t>
      </w:r>
    </w:p>
    <w:p w14:paraId="1766187F" w14:textId="77777777" w:rsidR="00573167" w:rsidRDefault="0059350F">
      <w:pPr>
        <w:pStyle w:val="Heading3"/>
        <w:ind w:left="800" w:hanging="400"/>
        <w:rPr>
          <w:sz w:val="20"/>
          <w:szCs w:val="20"/>
        </w:rPr>
      </w:pPr>
      <w:r>
        <w:rPr>
          <w:sz w:val="20"/>
          <w:szCs w:val="20"/>
        </w:rPr>
        <w:t xml:space="preserve">Clausen, L.W., Rindorf, A., van Deurs, M., Dickey-Collas, M. and Hintzen, N.T. (2017) Shifts in North Sea forage fish productivity and potential fisheries yield. </w:t>
      </w:r>
      <w:r>
        <w:rPr>
          <w:i/>
          <w:sz w:val="20"/>
          <w:szCs w:val="20"/>
        </w:rPr>
        <w:t>Journal of Applied Ecology</w:t>
      </w:r>
      <w:r>
        <w:rPr>
          <w:sz w:val="20"/>
          <w:szCs w:val="20"/>
        </w:rPr>
        <w:t xml:space="preserve"> </w:t>
      </w:r>
      <w:r>
        <w:rPr>
          <w:b/>
          <w:sz w:val="20"/>
          <w:szCs w:val="20"/>
        </w:rPr>
        <w:t>51</w:t>
      </w:r>
      <w:r>
        <w:rPr>
          <w:sz w:val="20"/>
          <w:szCs w:val="20"/>
        </w:rPr>
        <w:t>, 45–10.</w:t>
      </w:r>
    </w:p>
    <w:p w14:paraId="42C67483" w14:textId="77777777" w:rsidR="00573167" w:rsidRDefault="0059350F">
      <w:pPr>
        <w:pStyle w:val="Heading3"/>
        <w:ind w:left="800" w:hanging="400"/>
        <w:rPr>
          <w:sz w:val="20"/>
          <w:szCs w:val="20"/>
        </w:rPr>
      </w:pPr>
      <w:r>
        <w:rPr>
          <w:sz w:val="20"/>
          <w:szCs w:val="20"/>
        </w:rPr>
        <w:lastRenderedPageBreak/>
        <w:t xml:space="preserve">Costello, C., Ovando, D., Clavelle, T., et al. (2016) Global fishery prospects under contrasting management regimes. </w:t>
      </w:r>
      <w:r>
        <w:rPr>
          <w:i/>
          <w:sz w:val="20"/>
          <w:szCs w:val="20"/>
        </w:rPr>
        <w:t>Proceedings of the National Academy of Sciences of the United States of America</w:t>
      </w:r>
      <w:r>
        <w:rPr>
          <w:sz w:val="20"/>
          <w:szCs w:val="20"/>
        </w:rPr>
        <w:t xml:space="preserve"> </w:t>
      </w:r>
      <w:r>
        <w:rPr>
          <w:b/>
          <w:sz w:val="20"/>
          <w:szCs w:val="20"/>
        </w:rPr>
        <w:t>113</w:t>
      </w:r>
      <w:r>
        <w:rPr>
          <w:sz w:val="20"/>
          <w:szCs w:val="20"/>
        </w:rPr>
        <w:t>, 5125–5129.</w:t>
      </w:r>
    </w:p>
    <w:p w14:paraId="52709E27" w14:textId="77777777" w:rsidR="00573167" w:rsidRDefault="0059350F">
      <w:pPr>
        <w:pStyle w:val="Heading3"/>
        <w:ind w:left="800" w:hanging="400"/>
        <w:rPr>
          <w:sz w:val="20"/>
          <w:szCs w:val="20"/>
        </w:rPr>
      </w:pPr>
      <w:r>
        <w:rPr>
          <w:sz w:val="20"/>
          <w:szCs w:val="20"/>
        </w:rPr>
        <w:t xml:space="preserve">Cushing, D.H. (1990) Plankton production and year-class strength in fish populations: an update of the match/mismatch hypothesis. In: </w:t>
      </w:r>
      <w:r>
        <w:rPr>
          <w:i/>
          <w:sz w:val="20"/>
          <w:szCs w:val="20"/>
        </w:rPr>
        <w:t>Advances in Marine Biology Volume 26</w:t>
      </w:r>
      <w:r>
        <w:rPr>
          <w:sz w:val="20"/>
          <w:szCs w:val="20"/>
        </w:rPr>
        <w:t xml:space="preserve">, Vol. 26. </w:t>
      </w:r>
      <w:r>
        <w:rPr>
          <w:i/>
          <w:sz w:val="20"/>
          <w:szCs w:val="20"/>
        </w:rPr>
        <w:t>Advances in Marine Biology</w:t>
      </w:r>
      <w:r>
        <w:rPr>
          <w:sz w:val="20"/>
          <w:szCs w:val="20"/>
        </w:rPr>
        <w:t>. Elsevier, pp 249–293.</w:t>
      </w:r>
    </w:p>
    <w:p w14:paraId="457032D5" w14:textId="77777777" w:rsidR="00573167" w:rsidRDefault="0059350F">
      <w:pPr>
        <w:pStyle w:val="Heading3"/>
        <w:ind w:left="800" w:hanging="400"/>
        <w:rPr>
          <w:sz w:val="20"/>
          <w:szCs w:val="20"/>
        </w:rPr>
      </w:pPr>
      <w:r>
        <w:rPr>
          <w:sz w:val="20"/>
          <w:szCs w:val="20"/>
        </w:rPr>
        <w:t xml:space="preserve">Dulvy, N.K., Rogers, S.I., Jennings, S., Stelzenmller, V., Dye, S.R. and Skjoldal, H.R. (2008) Climate change and deepening of the North Sea fish assemblage: a biotic indicator of warming seas. </w:t>
      </w:r>
      <w:r>
        <w:rPr>
          <w:i/>
          <w:sz w:val="20"/>
          <w:szCs w:val="20"/>
        </w:rPr>
        <w:t>Journal of Applied Ecology</w:t>
      </w:r>
      <w:r>
        <w:rPr>
          <w:sz w:val="20"/>
          <w:szCs w:val="20"/>
        </w:rPr>
        <w:t xml:space="preserve"> </w:t>
      </w:r>
      <w:r>
        <w:rPr>
          <w:b/>
          <w:sz w:val="20"/>
          <w:szCs w:val="20"/>
        </w:rPr>
        <w:t>45</w:t>
      </w:r>
      <w:r>
        <w:rPr>
          <w:sz w:val="20"/>
          <w:szCs w:val="20"/>
        </w:rPr>
        <w:t>, 1029–1039.</w:t>
      </w:r>
    </w:p>
    <w:p w14:paraId="7C5AE819" w14:textId="77777777" w:rsidR="00573167" w:rsidRDefault="0059350F">
      <w:pPr>
        <w:pStyle w:val="Heading3"/>
        <w:ind w:left="800" w:hanging="400"/>
        <w:rPr>
          <w:sz w:val="20"/>
          <w:szCs w:val="20"/>
        </w:rPr>
      </w:pPr>
      <w:r>
        <w:rPr>
          <w:sz w:val="20"/>
          <w:szCs w:val="20"/>
        </w:rPr>
        <w:t xml:space="preserve">Edwards, M. and Richardson, A.J. (2004) Impact of climate change on marine pelagic phenology and trophic mismatch. </w:t>
      </w:r>
      <w:r>
        <w:rPr>
          <w:i/>
          <w:sz w:val="20"/>
          <w:szCs w:val="20"/>
        </w:rPr>
        <w:t>Nature</w:t>
      </w:r>
      <w:r>
        <w:rPr>
          <w:sz w:val="20"/>
          <w:szCs w:val="20"/>
        </w:rPr>
        <w:t xml:space="preserve"> </w:t>
      </w:r>
      <w:r>
        <w:rPr>
          <w:b/>
          <w:sz w:val="20"/>
          <w:szCs w:val="20"/>
        </w:rPr>
        <w:t>430</w:t>
      </w:r>
      <w:r>
        <w:rPr>
          <w:sz w:val="20"/>
          <w:szCs w:val="20"/>
        </w:rPr>
        <w:t>, 881–884.</w:t>
      </w:r>
    </w:p>
    <w:p w14:paraId="4686F54D" w14:textId="77777777" w:rsidR="00573167" w:rsidRDefault="0059350F">
      <w:pPr>
        <w:pStyle w:val="Heading3"/>
        <w:ind w:left="800" w:hanging="400"/>
        <w:rPr>
          <w:sz w:val="20"/>
          <w:szCs w:val="20"/>
        </w:rPr>
      </w:pPr>
      <w:r>
        <w:rPr>
          <w:sz w:val="20"/>
          <w:szCs w:val="20"/>
        </w:rPr>
        <w:t xml:space="preserve">Free, C.M., Thorson, J.T., Pinsky, M.L., Oken, K.L., Wiedenmann, J. and Jensen, O.P. (2019) Impacts of historical warming on marine fisheries production. </w:t>
      </w:r>
      <w:r>
        <w:rPr>
          <w:i/>
          <w:sz w:val="20"/>
          <w:szCs w:val="20"/>
        </w:rPr>
        <w:t>Science</w:t>
      </w:r>
      <w:r>
        <w:rPr>
          <w:sz w:val="20"/>
          <w:szCs w:val="20"/>
        </w:rPr>
        <w:t xml:space="preserve"> </w:t>
      </w:r>
      <w:r>
        <w:rPr>
          <w:b/>
          <w:sz w:val="20"/>
          <w:szCs w:val="20"/>
        </w:rPr>
        <w:t>363</w:t>
      </w:r>
      <w:r>
        <w:rPr>
          <w:sz w:val="20"/>
          <w:szCs w:val="20"/>
        </w:rPr>
        <w:t>, 979–983.</w:t>
      </w:r>
    </w:p>
    <w:p w14:paraId="427D6C4E" w14:textId="77777777" w:rsidR="00573167" w:rsidRDefault="0059350F">
      <w:pPr>
        <w:pStyle w:val="Heading3"/>
        <w:ind w:left="800" w:hanging="400"/>
        <w:rPr>
          <w:sz w:val="20"/>
          <w:szCs w:val="20"/>
        </w:rPr>
      </w:pPr>
      <w:r>
        <w:rPr>
          <w:sz w:val="20"/>
          <w:szCs w:val="20"/>
        </w:rPr>
        <w:t xml:space="preserve">Gaines, S.D., Costello, C., Owashi, B., et al. (2018) Improved fisheries management could offset many negative effects of climate change. </w:t>
      </w:r>
      <w:r>
        <w:rPr>
          <w:i/>
          <w:sz w:val="20"/>
          <w:szCs w:val="20"/>
        </w:rPr>
        <w:t>Science Advances</w:t>
      </w:r>
      <w:r>
        <w:rPr>
          <w:sz w:val="20"/>
          <w:szCs w:val="20"/>
        </w:rPr>
        <w:t xml:space="preserve"> </w:t>
      </w:r>
      <w:r>
        <w:rPr>
          <w:b/>
          <w:sz w:val="20"/>
          <w:szCs w:val="20"/>
        </w:rPr>
        <w:t>4</w:t>
      </w:r>
      <w:r>
        <w:rPr>
          <w:sz w:val="20"/>
          <w:szCs w:val="20"/>
        </w:rPr>
        <w:t>, eaao1378.</w:t>
      </w:r>
    </w:p>
    <w:p w14:paraId="60B0C44D" w14:textId="77777777" w:rsidR="00573167" w:rsidRDefault="0059350F">
      <w:pPr>
        <w:pStyle w:val="Heading3"/>
        <w:ind w:left="800" w:hanging="400"/>
        <w:rPr>
          <w:sz w:val="20"/>
          <w:szCs w:val="20"/>
        </w:rPr>
      </w:pPr>
      <w:r>
        <w:rPr>
          <w:sz w:val="20"/>
          <w:szCs w:val="20"/>
        </w:rPr>
        <w:t xml:space="preserve">García Molinos, J., Halpern, B.S., Schoeman, D.S., et al. (2015) Climate velocity and the future global redistribution of marine biodiversity. </w:t>
      </w:r>
      <w:r>
        <w:rPr>
          <w:i/>
          <w:sz w:val="20"/>
          <w:szCs w:val="20"/>
        </w:rPr>
        <w:t>Nature Climate Change</w:t>
      </w:r>
      <w:r>
        <w:rPr>
          <w:sz w:val="20"/>
          <w:szCs w:val="20"/>
        </w:rPr>
        <w:t xml:space="preserve"> </w:t>
      </w:r>
      <w:r>
        <w:rPr>
          <w:b/>
          <w:sz w:val="20"/>
          <w:szCs w:val="20"/>
        </w:rPr>
        <w:t>6</w:t>
      </w:r>
      <w:r>
        <w:rPr>
          <w:sz w:val="20"/>
          <w:szCs w:val="20"/>
        </w:rPr>
        <w:t>, 83–88.</w:t>
      </w:r>
    </w:p>
    <w:p w14:paraId="7867A140" w14:textId="77777777" w:rsidR="00573167" w:rsidRDefault="0059350F">
      <w:pPr>
        <w:pStyle w:val="Heading3"/>
        <w:ind w:left="800" w:hanging="400"/>
        <w:rPr>
          <w:sz w:val="20"/>
          <w:szCs w:val="20"/>
        </w:rPr>
      </w:pPr>
      <w:r>
        <w:rPr>
          <w:sz w:val="20"/>
          <w:szCs w:val="20"/>
        </w:rPr>
        <w:t xml:space="preserve">Golden, C.D., Allison, E.H., Cheung, W.W.L., et al. (2016) Nutrition: Fall in fish catch threatens human health. </w:t>
      </w:r>
      <w:r>
        <w:rPr>
          <w:i/>
          <w:sz w:val="20"/>
          <w:szCs w:val="20"/>
        </w:rPr>
        <w:t>Nature</w:t>
      </w:r>
      <w:r>
        <w:rPr>
          <w:sz w:val="20"/>
          <w:szCs w:val="20"/>
        </w:rPr>
        <w:t xml:space="preserve"> </w:t>
      </w:r>
      <w:r>
        <w:rPr>
          <w:b/>
          <w:sz w:val="20"/>
          <w:szCs w:val="20"/>
        </w:rPr>
        <w:t>534</w:t>
      </w:r>
      <w:r>
        <w:rPr>
          <w:sz w:val="20"/>
          <w:szCs w:val="20"/>
        </w:rPr>
        <w:t>, 317–320.</w:t>
      </w:r>
    </w:p>
    <w:p w14:paraId="3AA207F1" w14:textId="77777777" w:rsidR="00573167" w:rsidRDefault="0059350F">
      <w:pPr>
        <w:pStyle w:val="Heading3"/>
        <w:ind w:left="800" w:hanging="400"/>
        <w:rPr>
          <w:sz w:val="20"/>
          <w:szCs w:val="20"/>
        </w:rPr>
      </w:pPr>
      <w:r>
        <w:rPr>
          <w:sz w:val="20"/>
          <w:szCs w:val="20"/>
        </w:rPr>
        <w:t xml:space="preserve">Kritzer, J.P., Costello, C., Mangin, T. and Smith, S.L. (2019) Responsive harvest control rules provide inherent resilience to adverse effects of climate change and scientific uncertainty. </w:t>
      </w:r>
      <w:r>
        <w:rPr>
          <w:i/>
          <w:sz w:val="20"/>
          <w:szCs w:val="20"/>
        </w:rPr>
        <w:t>ICES Journal of Marine Science: Journal du Conseil</w:t>
      </w:r>
      <w:r>
        <w:rPr>
          <w:sz w:val="20"/>
          <w:szCs w:val="20"/>
        </w:rPr>
        <w:t xml:space="preserve"> </w:t>
      </w:r>
      <w:r>
        <w:rPr>
          <w:b/>
          <w:sz w:val="20"/>
          <w:szCs w:val="20"/>
        </w:rPr>
        <w:t>71</w:t>
      </w:r>
      <w:r>
        <w:rPr>
          <w:sz w:val="20"/>
          <w:szCs w:val="20"/>
        </w:rPr>
        <w:t>, 298–12.</w:t>
      </w:r>
    </w:p>
    <w:p w14:paraId="75176D68" w14:textId="77777777" w:rsidR="00573167" w:rsidRDefault="0059350F">
      <w:pPr>
        <w:pStyle w:val="Heading3"/>
        <w:ind w:left="800" w:hanging="400"/>
        <w:rPr>
          <w:sz w:val="20"/>
          <w:szCs w:val="20"/>
        </w:rPr>
      </w:pPr>
      <w:r>
        <w:rPr>
          <w:sz w:val="20"/>
          <w:szCs w:val="20"/>
        </w:rPr>
        <w:t xml:space="preserve">Lam, V.W.Y., Cheung, W.W.L., Reygondeau, G. and Sumaila, U.R. (2016) Projected change in global fisheries revenues under climate change. </w:t>
      </w:r>
      <w:r>
        <w:rPr>
          <w:i/>
          <w:sz w:val="20"/>
          <w:szCs w:val="20"/>
        </w:rPr>
        <w:t>Scientific Reports</w:t>
      </w:r>
      <w:r>
        <w:rPr>
          <w:sz w:val="20"/>
          <w:szCs w:val="20"/>
        </w:rPr>
        <w:t xml:space="preserve"> </w:t>
      </w:r>
      <w:r>
        <w:rPr>
          <w:b/>
          <w:sz w:val="20"/>
          <w:szCs w:val="20"/>
        </w:rPr>
        <w:t>6</w:t>
      </w:r>
      <w:r>
        <w:rPr>
          <w:sz w:val="20"/>
          <w:szCs w:val="20"/>
        </w:rPr>
        <w:t>, 32607.</w:t>
      </w:r>
    </w:p>
    <w:p w14:paraId="1ECD2C37" w14:textId="77777777" w:rsidR="00573167" w:rsidRDefault="0059350F">
      <w:pPr>
        <w:pStyle w:val="Heading3"/>
        <w:ind w:left="800" w:hanging="400"/>
        <w:rPr>
          <w:sz w:val="20"/>
          <w:szCs w:val="20"/>
        </w:rPr>
      </w:pPr>
      <w:r>
        <w:rPr>
          <w:sz w:val="20"/>
          <w:szCs w:val="20"/>
        </w:rPr>
        <w:t xml:space="preserve">Lefevre, S., McKenzie, D.J. and Nilsson, G.E. (2017) Models projecting the fate of fish populations under climate change need to be based on valid physiological mechanisms. </w:t>
      </w:r>
      <w:r>
        <w:rPr>
          <w:i/>
          <w:sz w:val="20"/>
          <w:szCs w:val="20"/>
        </w:rPr>
        <w:t>Global Change Biology</w:t>
      </w:r>
      <w:r>
        <w:rPr>
          <w:sz w:val="20"/>
          <w:szCs w:val="20"/>
        </w:rPr>
        <w:t xml:space="preserve"> </w:t>
      </w:r>
      <w:r>
        <w:rPr>
          <w:b/>
          <w:sz w:val="20"/>
          <w:szCs w:val="20"/>
        </w:rPr>
        <w:t>20</w:t>
      </w:r>
      <w:r>
        <w:rPr>
          <w:sz w:val="20"/>
          <w:szCs w:val="20"/>
        </w:rPr>
        <w:t>, 1023–11.</w:t>
      </w:r>
    </w:p>
    <w:p w14:paraId="4025F027" w14:textId="77777777" w:rsidR="00573167" w:rsidRDefault="0059350F">
      <w:pPr>
        <w:pStyle w:val="Heading3"/>
        <w:ind w:left="800" w:hanging="400"/>
        <w:rPr>
          <w:sz w:val="20"/>
          <w:szCs w:val="20"/>
        </w:rPr>
      </w:pPr>
      <w:r>
        <w:rPr>
          <w:sz w:val="20"/>
          <w:szCs w:val="20"/>
        </w:rPr>
        <w:t xml:space="preserve">MacKenzie, B.R. and Köster, F.W. (2004) Fish production and climate: sprat in the Baltic Sea. </w:t>
      </w:r>
      <w:r>
        <w:rPr>
          <w:i/>
          <w:sz w:val="20"/>
          <w:szCs w:val="20"/>
        </w:rPr>
        <w:t>Ecology</w:t>
      </w:r>
      <w:r>
        <w:rPr>
          <w:sz w:val="20"/>
          <w:szCs w:val="20"/>
        </w:rPr>
        <w:t xml:space="preserve"> </w:t>
      </w:r>
      <w:r>
        <w:rPr>
          <w:b/>
          <w:sz w:val="20"/>
          <w:szCs w:val="20"/>
        </w:rPr>
        <w:t>85</w:t>
      </w:r>
      <w:r>
        <w:rPr>
          <w:sz w:val="20"/>
          <w:szCs w:val="20"/>
        </w:rPr>
        <w:t>, 784–794.</w:t>
      </w:r>
    </w:p>
    <w:p w14:paraId="0A7AEE86" w14:textId="77777777" w:rsidR="00573167" w:rsidRDefault="0059350F">
      <w:pPr>
        <w:pStyle w:val="Heading3"/>
        <w:ind w:left="800" w:hanging="400"/>
        <w:rPr>
          <w:sz w:val="20"/>
          <w:szCs w:val="20"/>
        </w:rPr>
      </w:pPr>
      <w:r>
        <w:rPr>
          <w:sz w:val="20"/>
          <w:szCs w:val="20"/>
        </w:rPr>
        <w:t xml:space="preserve">Marshall, K.N., Koehn, L.E., Levin, P.S., Essington, T.E., Jensen, O.P.Handling editor: Marta Coll (2018) Inclusion of ecosystem information in US fish stock assessments suggests progress toward ecosystem-based fisheries management. </w:t>
      </w:r>
      <w:r>
        <w:rPr>
          <w:i/>
          <w:sz w:val="20"/>
          <w:szCs w:val="20"/>
        </w:rPr>
        <w:t>ICES Journal of Marine Science: Journal du Conseil</w:t>
      </w:r>
      <w:r>
        <w:rPr>
          <w:sz w:val="20"/>
          <w:szCs w:val="20"/>
        </w:rPr>
        <w:t xml:space="preserve"> </w:t>
      </w:r>
      <w:r>
        <w:rPr>
          <w:b/>
          <w:sz w:val="20"/>
          <w:szCs w:val="20"/>
        </w:rPr>
        <w:t>76</w:t>
      </w:r>
      <w:r>
        <w:rPr>
          <w:sz w:val="20"/>
          <w:szCs w:val="20"/>
        </w:rPr>
        <w:t>, 1–9.</w:t>
      </w:r>
    </w:p>
    <w:p w14:paraId="291D42CD" w14:textId="77777777" w:rsidR="00573167" w:rsidRDefault="0059350F">
      <w:pPr>
        <w:pStyle w:val="Heading3"/>
        <w:ind w:left="800" w:hanging="400"/>
        <w:rPr>
          <w:sz w:val="20"/>
          <w:szCs w:val="20"/>
        </w:rPr>
      </w:pPr>
      <w:r>
        <w:rPr>
          <w:sz w:val="20"/>
          <w:szCs w:val="20"/>
        </w:rPr>
        <w:lastRenderedPageBreak/>
        <w:t xml:space="preserve">Moore, J.K., Fu, W., Primeau, F., et al. (2018) Sustained climate warming drives declining marine biological productivity. </w:t>
      </w:r>
      <w:r>
        <w:rPr>
          <w:i/>
          <w:sz w:val="20"/>
          <w:szCs w:val="20"/>
        </w:rPr>
        <w:t>Science</w:t>
      </w:r>
      <w:r>
        <w:rPr>
          <w:sz w:val="20"/>
          <w:szCs w:val="20"/>
        </w:rPr>
        <w:t xml:space="preserve"> </w:t>
      </w:r>
      <w:r>
        <w:rPr>
          <w:b/>
          <w:sz w:val="20"/>
          <w:szCs w:val="20"/>
        </w:rPr>
        <w:t>359</w:t>
      </w:r>
      <w:r>
        <w:rPr>
          <w:sz w:val="20"/>
          <w:szCs w:val="20"/>
        </w:rPr>
        <w:t>, 1139–1143.</w:t>
      </w:r>
    </w:p>
    <w:p w14:paraId="62988E2F" w14:textId="77777777" w:rsidR="00573167" w:rsidRDefault="0059350F">
      <w:pPr>
        <w:pStyle w:val="Heading3"/>
        <w:ind w:left="800" w:hanging="400"/>
        <w:rPr>
          <w:sz w:val="20"/>
          <w:szCs w:val="20"/>
        </w:rPr>
      </w:pPr>
      <w:r>
        <w:rPr>
          <w:sz w:val="20"/>
          <w:szCs w:val="20"/>
        </w:rPr>
        <w:t xml:space="preserve">Pauly, D. and Cheung, W.W.L. (2017) Sound physiological knowledge and principles in modeling shrinking of fishes under climate change. </w:t>
      </w:r>
      <w:r>
        <w:rPr>
          <w:i/>
          <w:sz w:val="20"/>
          <w:szCs w:val="20"/>
        </w:rPr>
        <w:t>Global Change Biology</w:t>
      </w:r>
      <w:r>
        <w:rPr>
          <w:sz w:val="20"/>
          <w:szCs w:val="20"/>
        </w:rPr>
        <w:t xml:space="preserve"> </w:t>
      </w:r>
      <w:r>
        <w:rPr>
          <w:b/>
          <w:sz w:val="20"/>
          <w:szCs w:val="20"/>
        </w:rPr>
        <w:t>24</w:t>
      </w:r>
      <w:r>
        <w:rPr>
          <w:sz w:val="20"/>
          <w:szCs w:val="20"/>
        </w:rPr>
        <w:t>, e15–e26.</w:t>
      </w:r>
    </w:p>
    <w:p w14:paraId="11938781" w14:textId="77777777" w:rsidR="00573167" w:rsidRDefault="0059350F">
      <w:pPr>
        <w:pStyle w:val="Heading3"/>
        <w:ind w:left="800" w:hanging="400"/>
        <w:rPr>
          <w:sz w:val="20"/>
          <w:szCs w:val="20"/>
        </w:rPr>
      </w:pPr>
      <w:r>
        <w:rPr>
          <w:sz w:val="20"/>
          <w:szCs w:val="20"/>
        </w:rPr>
        <w:t xml:space="preserve">Perry, A.L., Low, P.J., Ellis, J.R. and Reynolds, J.D. (2005) Climate change and distribution shifts in marine fishes. </w:t>
      </w:r>
      <w:r>
        <w:rPr>
          <w:i/>
          <w:sz w:val="20"/>
          <w:szCs w:val="20"/>
        </w:rPr>
        <w:t>Science</w:t>
      </w:r>
      <w:r>
        <w:rPr>
          <w:sz w:val="20"/>
          <w:szCs w:val="20"/>
        </w:rPr>
        <w:t xml:space="preserve"> </w:t>
      </w:r>
      <w:r>
        <w:rPr>
          <w:b/>
          <w:sz w:val="20"/>
          <w:szCs w:val="20"/>
        </w:rPr>
        <w:t>308</w:t>
      </w:r>
      <w:r>
        <w:rPr>
          <w:sz w:val="20"/>
          <w:szCs w:val="20"/>
        </w:rPr>
        <w:t>, 1912–1915.</w:t>
      </w:r>
    </w:p>
    <w:p w14:paraId="63C21EF3" w14:textId="77777777" w:rsidR="00573167" w:rsidRDefault="0059350F">
      <w:pPr>
        <w:pStyle w:val="Heading3"/>
        <w:ind w:left="800" w:hanging="400"/>
        <w:rPr>
          <w:sz w:val="20"/>
          <w:szCs w:val="20"/>
        </w:rPr>
      </w:pPr>
      <w:r>
        <w:rPr>
          <w:sz w:val="20"/>
          <w:szCs w:val="20"/>
        </w:rPr>
        <w:t xml:space="preserve">Pinsky, M.L. and Mantua, N.J. Emerging adaptation approaches for climate-ready fisheries management. </w:t>
      </w:r>
      <w:r>
        <w:rPr>
          <w:i/>
          <w:sz w:val="20"/>
          <w:szCs w:val="20"/>
        </w:rPr>
        <w:t>Oceanography</w:t>
      </w:r>
      <w:r>
        <w:rPr>
          <w:sz w:val="20"/>
          <w:szCs w:val="20"/>
        </w:rPr>
        <w:t xml:space="preserve"> </w:t>
      </w:r>
      <w:r>
        <w:rPr>
          <w:b/>
          <w:sz w:val="20"/>
          <w:szCs w:val="20"/>
        </w:rPr>
        <w:t>27</w:t>
      </w:r>
      <w:r>
        <w:rPr>
          <w:sz w:val="20"/>
          <w:szCs w:val="20"/>
        </w:rPr>
        <w:t>, 146–159.</w:t>
      </w:r>
    </w:p>
    <w:p w14:paraId="292A4E3C" w14:textId="77777777" w:rsidR="00573167" w:rsidRDefault="0059350F">
      <w:pPr>
        <w:pStyle w:val="Heading3"/>
        <w:ind w:left="800" w:hanging="400"/>
        <w:rPr>
          <w:sz w:val="20"/>
          <w:szCs w:val="20"/>
        </w:rPr>
      </w:pPr>
      <w:r>
        <w:rPr>
          <w:sz w:val="20"/>
          <w:szCs w:val="20"/>
        </w:rPr>
        <w:t xml:space="preserve">Pinsky, M.L., Reygondeau, G., Caddell, R., Palacios-Abrantes, J., Spijkers, J. and Cheung, W.W.L. (2018) Preparing ocean governance for species on the move. </w:t>
      </w:r>
      <w:r>
        <w:rPr>
          <w:i/>
          <w:sz w:val="20"/>
          <w:szCs w:val="20"/>
        </w:rPr>
        <w:t>Science</w:t>
      </w:r>
      <w:r>
        <w:rPr>
          <w:sz w:val="20"/>
          <w:szCs w:val="20"/>
        </w:rPr>
        <w:t xml:space="preserve"> </w:t>
      </w:r>
      <w:r>
        <w:rPr>
          <w:b/>
          <w:sz w:val="20"/>
          <w:szCs w:val="20"/>
        </w:rPr>
        <w:t>360</w:t>
      </w:r>
      <w:r>
        <w:rPr>
          <w:sz w:val="20"/>
          <w:szCs w:val="20"/>
        </w:rPr>
        <w:t>, 1189–1191.</w:t>
      </w:r>
    </w:p>
    <w:p w14:paraId="5708143C" w14:textId="77777777" w:rsidR="00573167" w:rsidRDefault="0059350F">
      <w:pPr>
        <w:pStyle w:val="Heading3"/>
        <w:ind w:left="800" w:hanging="400"/>
        <w:rPr>
          <w:sz w:val="20"/>
          <w:szCs w:val="20"/>
        </w:rPr>
      </w:pPr>
      <w:r>
        <w:rPr>
          <w:sz w:val="20"/>
          <w:szCs w:val="20"/>
        </w:rPr>
        <w:t xml:space="preserve">Pinsky, M.L., Worm, B., Fogarty, M.J., Sarmiento, J.L. and Levin, S.A. (2013) Marine taxa track local climate velocities. </w:t>
      </w:r>
      <w:r>
        <w:rPr>
          <w:i/>
          <w:sz w:val="20"/>
          <w:szCs w:val="20"/>
        </w:rPr>
        <w:t>Science</w:t>
      </w:r>
      <w:r>
        <w:rPr>
          <w:sz w:val="20"/>
          <w:szCs w:val="20"/>
        </w:rPr>
        <w:t xml:space="preserve"> </w:t>
      </w:r>
      <w:r>
        <w:rPr>
          <w:b/>
          <w:sz w:val="20"/>
          <w:szCs w:val="20"/>
        </w:rPr>
        <w:t>341</w:t>
      </w:r>
      <w:r>
        <w:rPr>
          <w:sz w:val="20"/>
          <w:szCs w:val="20"/>
        </w:rPr>
        <w:t>, 1239–1242.</w:t>
      </w:r>
    </w:p>
    <w:p w14:paraId="6BFD23BA" w14:textId="77777777" w:rsidR="00573167" w:rsidRDefault="0059350F">
      <w:pPr>
        <w:pStyle w:val="Heading3"/>
        <w:ind w:left="800" w:hanging="400"/>
        <w:rPr>
          <w:sz w:val="20"/>
          <w:szCs w:val="20"/>
        </w:rPr>
      </w:pPr>
      <w:r>
        <w:rPr>
          <w:sz w:val="20"/>
          <w:szCs w:val="20"/>
        </w:rPr>
        <w:t xml:space="preserve">Poloczanska, E.S., Brown, C.J., Sydeman, W.J., et al. (2013) Global imprint of climate change on marine life. </w:t>
      </w:r>
      <w:r>
        <w:rPr>
          <w:i/>
          <w:sz w:val="20"/>
          <w:szCs w:val="20"/>
        </w:rPr>
        <w:t>Nature Climate Change</w:t>
      </w:r>
      <w:r>
        <w:rPr>
          <w:sz w:val="20"/>
          <w:szCs w:val="20"/>
        </w:rPr>
        <w:t xml:space="preserve"> </w:t>
      </w:r>
      <w:r>
        <w:rPr>
          <w:b/>
          <w:sz w:val="20"/>
          <w:szCs w:val="20"/>
        </w:rPr>
        <w:t>3</w:t>
      </w:r>
      <w:r>
        <w:rPr>
          <w:sz w:val="20"/>
          <w:szCs w:val="20"/>
        </w:rPr>
        <w:t>, 919–925.</w:t>
      </w:r>
    </w:p>
    <w:p w14:paraId="69507FEB" w14:textId="77777777" w:rsidR="00573167" w:rsidRDefault="0059350F">
      <w:pPr>
        <w:pStyle w:val="Heading3"/>
        <w:ind w:left="800" w:hanging="400"/>
        <w:rPr>
          <w:sz w:val="20"/>
          <w:szCs w:val="20"/>
        </w:rPr>
      </w:pPr>
      <w:r>
        <w:rPr>
          <w:sz w:val="20"/>
          <w:szCs w:val="20"/>
        </w:rPr>
        <w:t xml:space="preserve">Punt, A.E., A'mar, T., Bond, N.A., et al. (2014) Fisheries management under climate and environmental uncertainty: control rules and performance simulation. </w:t>
      </w:r>
      <w:r>
        <w:rPr>
          <w:i/>
          <w:sz w:val="20"/>
          <w:szCs w:val="20"/>
        </w:rPr>
        <w:t>ICES Journal of Marine Science: Journal du Conseil</w:t>
      </w:r>
      <w:r>
        <w:rPr>
          <w:sz w:val="20"/>
          <w:szCs w:val="20"/>
        </w:rPr>
        <w:t xml:space="preserve"> </w:t>
      </w:r>
      <w:r>
        <w:rPr>
          <w:b/>
          <w:sz w:val="20"/>
          <w:szCs w:val="20"/>
        </w:rPr>
        <w:t>71</w:t>
      </w:r>
      <w:r>
        <w:rPr>
          <w:sz w:val="20"/>
          <w:szCs w:val="20"/>
        </w:rPr>
        <w:t>, 2208–2220.</w:t>
      </w:r>
    </w:p>
    <w:p w14:paraId="50484332" w14:textId="77777777" w:rsidR="00573167" w:rsidRDefault="0059350F">
      <w:pPr>
        <w:pStyle w:val="Heading3"/>
        <w:ind w:left="800" w:hanging="400"/>
        <w:rPr>
          <w:sz w:val="20"/>
          <w:szCs w:val="20"/>
        </w:rPr>
      </w:pPr>
      <w:r>
        <w:rPr>
          <w:sz w:val="20"/>
          <w:szCs w:val="20"/>
        </w:rPr>
        <w:t xml:space="preserve">Sheridan, J.A. and Bickford, D. (2011) Shrinking body size as an ecological response to climate change. </w:t>
      </w:r>
      <w:r>
        <w:rPr>
          <w:i/>
          <w:sz w:val="20"/>
          <w:szCs w:val="20"/>
        </w:rPr>
        <w:t>Nature Climate Change</w:t>
      </w:r>
      <w:r>
        <w:rPr>
          <w:sz w:val="20"/>
          <w:szCs w:val="20"/>
        </w:rPr>
        <w:t xml:space="preserve"> </w:t>
      </w:r>
      <w:r>
        <w:rPr>
          <w:b/>
          <w:sz w:val="20"/>
          <w:szCs w:val="20"/>
        </w:rPr>
        <w:t>1</w:t>
      </w:r>
      <w:r>
        <w:rPr>
          <w:sz w:val="20"/>
          <w:szCs w:val="20"/>
        </w:rPr>
        <w:t>, 401–406.</w:t>
      </w:r>
    </w:p>
    <w:p w14:paraId="7F46B36C" w14:textId="77777777" w:rsidR="00573167" w:rsidRDefault="0059350F">
      <w:pPr>
        <w:pStyle w:val="Heading3"/>
        <w:ind w:left="800" w:hanging="400"/>
        <w:rPr>
          <w:sz w:val="20"/>
          <w:szCs w:val="20"/>
        </w:rPr>
      </w:pPr>
      <w:r>
        <w:rPr>
          <w:sz w:val="20"/>
          <w:szCs w:val="20"/>
        </w:rPr>
        <w:t>Spijkers, J. and Boonstra, W.J. (2017) Environmental change and social conflict: the northeast Atlantic mackerel dispute. 1–17.</w:t>
      </w:r>
    </w:p>
    <w:p w14:paraId="565E2367" w14:textId="77777777" w:rsidR="00573167" w:rsidRDefault="0059350F">
      <w:pPr>
        <w:pStyle w:val="Heading3"/>
        <w:ind w:left="800" w:hanging="400"/>
        <w:rPr>
          <w:sz w:val="20"/>
          <w:szCs w:val="20"/>
        </w:rPr>
      </w:pPr>
      <w:r>
        <w:rPr>
          <w:sz w:val="20"/>
          <w:szCs w:val="20"/>
        </w:rPr>
        <w:t xml:space="preserve">Szuwalski, C.S. (2016) Changing fisheries productivity and food security. </w:t>
      </w:r>
      <w:r>
        <w:rPr>
          <w:i/>
          <w:sz w:val="20"/>
          <w:szCs w:val="20"/>
        </w:rPr>
        <w:t>Proceedings of the National Academy of Sciences of the United States of America</w:t>
      </w:r>
      <w:r>
        <w:rPr>
          <w:sz w:val="20"/>
          <w:szCs w:val="20"/>
        </w:rPr>
        <w:t xml:space="preserve"> </w:t>
      </w:r>
      <w:r>
        <w:rPr>
          <w:b/>
          <w:sz w:val="20"/>
          <w:szCs w:val="20"/>
        </w:rPr>
        <w:t>113</w:t>
      </w:r>
      <w:r>
        <w:rPr>
          <w:sz w:val="20"/>
          <w:szCs w:val="20"/>
        </w:rPr>
        <w:t>, E1773–4.</w:t>
      </w:r>
    </w:p>
    <w:p w14:paraId="74811948" w14:textId="77777777" w:rsidR="00573167" w:rsidRDefault="0059350F">
      <w:pPr>
        <w:pStyle w:val="Heading3"/>
        <w:ind w:left="800" w:hanging="400"/>
        <w:rPr>
          <w:sz w:val="20"/>
          <w:szCs w:val="20"/>
        </w:rPr>
      </w:pPr>
      <w:r>
        <w:rPr>
          <w:sz w:val="20"/>
          <w:szCs w:val="20"/>
        </w:rPr>
        <w:t xml:space="preserve">Szuwalski, C.S., Britten, G.L., Licandeo, R., Amoroso, R.O., Hilborn, R. and Walters, C. (2019) Global forage fish recruitment dynamics_ A comparison of methods, time-variation, and reverse causality. </w:t>
      </w:r>
      <w:r>
        <w:rPr>
          <w:i/>
          <w:sz w:val="20"/>
          <w:szCs w:val="20"/>
        </w:rPr>
        <w:t>Fisheries Research</w:t>
      </w:r>
      <w:r>
        <w:rPr>
          <w:sz w:val="20"/>
          <w:szCs w:val="20"/>
        </w:rPr>
        <w:t xml:space="preserve"> </w:t>
      </w:r>
      <w:r>
        <w:rPr>
          <w:b/>
          <w:sz w:val="20"/>
          <w:szCs w:val="20"/>
        </w:rPr>
        <w:t>214</w:t>
      </w:r>
      <w:r>
        <w:rPr>
          <w:sz w:val="20"/>
          <w:szCs w:val="20"/>
        </w:rPr>
        <w:t>, 56–64.</w:t>
      </w:r>
    </w:p>
    <w:p w14:paraId="17B3CA75" w14:textId="77777777" w:rsidR="00573167" w:rsidRDefault="0059350F">
      <w:pPr>
        <w:pStyle w:val="Heading3"/>
        <w:ind w:left="800" w:hanging="400"/>
        <w:rPr>
          <w:sz w:val="20"/>
          <w:szCs w:val="20"/>
        </w:rPr>
      </w:pPr>
      <w:bookmarkStart w:id="357" w:name="_2p2csry" w:colFirst="0" w:colLast="0"/>
      <w:bookmarkEnd w:id="357"/>
      <w:r>
        <w:rPr>
          <w:sz w:val="20"/>
          <w:szCs w:val="20"/>
        </w:rPr>
        <w:t xml:space="preserve">Szuwalski, C.S., Vert-pre, K.A., Punt, A.E., Branch, T.A. and Hilborn, R. (2014) Examining common assumptions about recruitment: a meta-analysis of recruitment dynamics for worldwide marine fisheries. </w:t>
      </w:r>
      <w:r>
        <w:rPr>
          <w:i/>
          <w:sz w:val="20"/>
          <w:szCs w:val="20"/>
        </w:rPr>
        <w:t>Fish and Fisheries</w:t>
      </w:r>
      <w:r>
        <w:rPr>
          <w:sz w:val="20"/>
          <w:szCs w:val="20"/>
        </w:rPr>
        <w:t xml:space="preserve"> </w:t>
      </w:r>
      <w:r>
        <w:rPr>
          <w:b/>
          <w:sz w:val="20"/>
          <w:szCs w:val="20"/>
        </w:rPr>
        <w:t>16</w:t>
      </w:r>
      <w:r>
        <w:rPr>
          <w:sz w:val="20"/>
          <w:szCs w:val="20"/>
        </w:rPr>
        <w:t>, 633–648.</w:t>
      </w:r>
    </w:p>
    <w:p w14:paraId="676AA22C" w14:textId="77777777" w:rsidR="00573167" w:rsidRDefault="00573167"/>
    <w:p w14:paraId="00DC709E"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Allison, E. H., &amp; Bassett, H. R. (2015). Climate change in the oceans: Human impacts and responses. </w:t>
      </w:r>
      <w:r>
        <w:rPr>
          <w:rFonts w:ascii="Times New Roman" w:eastAsia="Times New Roman" w:hAnsi="Times New Roman" w:cs="Times New Roman"/>
          <w:i/>
          <w:sz w:val="24"/>
          <w:szCs w:val="24"/>
        </w:rPr>
        <w:t>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350</w:t>
      </w:r>
      <w:r>
        <w:rPr>
          <w:rFonts w:ascii="Times New Roman" w:eastAsia="Times New Roman" w:hAnsi="Times New Roman" w:cs="Times New Roman"/>
          <w:sz w:val="24"/>
          <w:szCs w:val="24"/>
        </w:rPr>
        <w:t>(6262), 778–782. https://doi.org/10.1126/science.aac8721</w:t>
      </w:r>
    </w:p>
    <w:p w14:paraId="23D90FD4" w14:textId="77777777" w:rsidR="00573167" w:rsidRDefault="00573167"/>
    <w:p w14:paraId="5940F4DB"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Ash, N., &amp; Scarbrough, T. (2019). </w:t>
      </w:r>
      <w:r>
        <w:rPr>
          <w:rFonts w:ascii="Times New Roman" w:eastAsia="Times New Roman" w:hAnsi="Times New Roman" w:cs="Times New Roman"/>
          <w:i/>
          <w:sz w:val="24"/>
          <w:szCs w:val="24"/>
        </w:rPr>
        <w:t>Sailing on Solar: Could green ammonia decarbonise international shipping?</w:t>
      </w:r>
      <w:r>
        <w:rPr>
          <w:rFonts w:ascii="Times New Roman" w:eastAsia="Times New Roman" w:hAnsi="Times New Roman" w:cs="Times New Roman"/>
          <w:sz w:val="24"/>
          <w:szCs w:val="24"/>
        </w:rPr>
        <w:t xml:space="preserve"> London: Environmental Defense Fund.</w:t>
      </w:r>
    </w:p>
    <w:p w14:paraId="2BFE6DC8" w14:textId="77777777" w:rsidR="00573167" w:rsidRDefault="00573167"/>
    <w:p w14:paraId="5AC66952"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Aumont, O., Maury, O., Lefort, S., &amp; Bopp, L. (2018). Evaluating the Potential Impacts of the Diurnal Vertical Migration by Marine Organisms on Marine Biogeochemistry. </w:t>
      </w:r>
      <w:r>
        <w:rPr>
          <w:rFonts w:ascii="Times New Roman" w:eastAsia="Times New Roman" w:hAnsi="Times New Roman" w:cs="Times New Roman"/>
          <w:i/>
          <w:sz w:val="24"/>
          <w:szCs w:val="24"/>
        </w:rPr>
        <w:t>Global Biogeochemical Cycles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32</w:t>
      </w:r>
      <w:r>
        <w:rPr>
          <w:rFonts w:ascii="Times New Roman" w:eastAsia="Times New Roman" w:hAnsi="Times New Roman" w:cs="Times New Roman"/>
          <w:sz w:val="24"/>
          <w:szCs w:val="24"/>
        </w:rPr>
        <w:t>(11), 1622–1643. https://doi.org/10.1029/2018GB005886</w:t>
      </w:r>
    </w:p>
    <w:p w14:paraId="08C35C90" w14:textId="77777777" w:rsidR="00573167" w:rsidRDefault="00573167"/>
    <w:p w14:paraId="49C2B7C2"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Barange, M. (2018). </w:t>
      </w:r>
      <w:r>
        <w:rPr>
          <w:rFonts w:ascii="Times New Roman" w:eastAsia="Times New Roman" w:hAnsi="Times New Roman" w:cs="Times New Roman"/>
          <w:i/>
          <w:sz w:val="24"/>
          <w:szCs w:val="24"/>
        </w:rPr>
        <w:t>Impacts of climate change on fisheries and aquaculture: synthesis of current knowledge, adaptation and mitigation options</w:t>
      </w:r>
      <w:r>
        <w:rPr>
          <w:rFonts w:ascii="Times New Roman" w:eastAsia="Times New Roman" w:hAnsi="Times New Roman" w:cs="Times New Roman"/>
          <w:sz w:val="24"/>
          <w:szCs w:val="24"/>
        </w:rPr>
        <w:t>.</w:t>
      </w:r>
    </w:p>
    <w:p w14:paraId="4E107733" w14:textId="77777777" w:rsidR="00573167" w:rsidRDefault="00573167"/>
    <w:p w14:paraId="68B9C4AE"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Boehlert, G. W., &amp; Gill, A. B. (2010). </w:t>
      </w:r>
      <w:r>
        <w:rPr>
          <w:rFonts w:ascii="Times New Roman" w:eastAsia="Times New Roman" w:hAnsi="Times New Roman" w:cs="Times New Roman"/>
          <w:i/>
          <w:sz w:val="24"/>
          <w:szCs w:val="24"/>
        </w:rPr>
        <w:t>Environmental and ecological effects of ocean renewable energy development: a current synthesis</w:t>
      </w:r>
      <w:r>
        <w:rPr>
          <w:rFonts w:ascii="Times New Roman" w:eastAsia="Times New Roman" w:hAnsi="Times New Roman" w:cs="Times New Roman"/>
          <w:sz w:val="24"/>
          <w:szCs w:val="24"/>
        </w:rPr>
        <w:t>. Retrieved from http://ir.library.oregonstate.edu/jspui/handle/1957/16152</w:t>
      </w:r>
    </w:p>
    <w:p w14:paraId="39BB294B" w14:textId="77777777" w:rsidR="00573167" w:rsidRDefault="00573167"/>
    <w:p w14:paraId="5C2BF32B"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Burd, A., Buchan, A., Church, M. J., Landry, M. R., McDonnell, A. M. P., Passow, U., … Benway, H. M. (2016). </w:t>
      </w:r>
      <w:r>
        <w:rPr>
          <w:rFonts w:ascii="Times New Roman" w:eastAsia="Times New Roman" w:hAnsi="Times New Roman" w:cs="Times New Roman"/>
          <w:i/>
          <w:sz w:val="24"/>
          <w:szCs w:val="24"/>
        </w:rPr>
        <w:t>Towards a transformative understanding of the ocean’s biological pump: Priorities for future research - Report on the NSF Biology of the Biological Pump Workshop</w:t>
      </w:r>
      <w:r>
        <w:rPr>
          <w:rFonts w:ascii="Times New Roman" w:eastAsia="Times New Roman" w:hAnsi="Times New Roman" w:cs="Times New Roman"/>
          <w:sz w:val="24"/>
          <w:szCs w:val="24"/>
        </w:rPr>
        <w:t>. https://doi.org/10.1575/1912/8263</w:t>
      </w:r>
    </w:p>
    <w:p w14:paraId="1D1C990E" w14:textId="77777777" w:rsidR="00573167" w:rsidRDefault="00573167"/>
    <w:p w14:paraId="6D287F28"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Cheng, L., Trenberth, K. E., Fasullo, J., Boyer, T., Abraham, J., &amp; Zhu, J. (2017). Improved estimates of ocean heat content from 1960 to 2015. </w:t>
      </w:r>
      <w:r>
        <w:rPr>
          <w:rFonts w:ascii="Times New Roman" w:eastAsia="Times New Roman" w:hAnsi="Times New Roman" w:cs="Times New Roman"/>
          <w:i/>
          <w:sz w:val="24"/>
          <w:szCs w:val="24"/>
        </w:rPr>
        <w:t>Science Advances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w:t>
      </w:r>
      <w:r>
        <w:rPr>
          <w:rFonts w:ascii="Times New Roman" w:eastAsia="Times New Roman" w:hAnsi="Times New Roman" w:cs="Times New Roman"/>
          <w:sz w:val="24"/>
          <w:szCs w:val="24"/>
        </w:rPr>
        <w:t>(3), e1601545. https://doi.org/10.1126/sciadv.1601545</w:t>
      </w:r>
    </w:p>
    <w:p w14:paraId="45A30FE7" w14:textId="77777777" w:rsidR="00573167" w:rsidRDefault="00573167"/>
    <w:p w14:paraId="1BA5D9D3"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Cheung, W. W. L., Lam, V. W. Y., Sarmiento, J. L., Kearney, K., Watson, R., Zeller, D., &amp; Pauly, D. (2010). Large-scale redistribution of maximum fisheries catch potential in the global ocean under climate change: CLIMATE CHANGE IMPACTS ON CATCH POTENTIAL.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16</w:t>
      </w:r>
      <w:r>
        <w:rPr>
          <w:rFonts w:ascii="Times New Roman" w:eastAsia="Times New Roman" w:hAnsi="Times New Roman" w:cs="Times New Roman"/>
          <w:sz w:val="24"/>
          <w:szCs w:val="24"/>
        </w:rPr>
        <w:t>(1), 24–35. https://doi.org/10.1111/j.1365-2486.2009.01995.x</w:t>
      </w:r>
    </w:p>
    <w:p w14:paraId="44A24360" w14:textId="77777777" w:rsidR="00573167" w:rsidRDefault="00573167"/>
    <w:p w14:paraId="1FFF9DE8"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Doney, S., Rosenberg, A. A., Alexander, M., Chavez, F., Harvell, C. D., Hofmann, G., … Ruckelshaus, M. (2014). Ch. 24: Oceans and Marine Resources. In J. M. Melillo, T. C. Richmond, &amp; G. W. Yohe (Eds.), </w:t>
      </w:r>
      <w:r>
        <w:rPr>
          <w:rFonts w:ascii="Times New Roman" w:eastAsia="Times New Roman" w:hAnsi="Times New Roman" w:cs="Times New Roman"/>
          <w:i/>
          <w:sz w:val="24"/>
          <w:szCs w:val="24"/>
        </w:rPr>
        <w:t>Climate Change Impacts in the United States: The Third National Climate Assessment</w:t>
      </w:r>
      <w:r>
        <w:rPr>
          <w:rFonts w:ascii="Times New Roman" w:eastAsia="Times New Roman" w:hAnsi="Times New Roman" w:cs="Times New Roman"/>
          <w:sz w:val="24"/>
          <w:szCs w:val="24"/>
        </w:rPr>
        <w:t xml:space="preserve"> (pp. 557–578). US Global Change Research Program.</w:t>
      </w:r>
    </w:p>
    <w:p w14:paraId="2C599391" w14:textId="77777777" w:rsidR="00573167" w:rsidRDefault="00573167"/>
    <w:p w14:paraId="037EE3B1"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Duarte, C. M. (2017). Reviews and syntheses: Hidden forests, the role of vegetated coastal habitats in the ocean carbon budget. </w:t>
      </w:r>
      <w:r>
        <w:rPr>
          <w:rFonts w:ascii="Times New Roman" w:eastAsia="Times New Roman" w:hAnsi="Times New Roman" w:cs="Times New Roman"/>
          <w:i/>
          <w:sz w:val="24"/>
          <w:szCs w:val="24"/>
        </w:rPr>
        <w:t>Biogeosciences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14</w:t>
      </w:r>
      <w:r>
        <w:rPr>
          <w:rFonts w:ascii="Times New Roman" w:eastAsia="Times New Roman" w:hAnsi="Times New Roman" w:cs="Times New Roman"/>
          <w:sz w:val="24"/>
          <w:szCs w:val="24"/>
        </w:rPr>
        <w:t>(2), 301–310. https://doi.org/10.5194/bg-14-301-2017</w:t>
      </w:r>
    </w:p>
    <w:p w14:paraId="35F1B1C0" w14:textId="77777777" w:rsidR="00573167" w:rsidRDefault="00573167"/>
    <w:p w14:paraId="143CF249"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Duarte, C. M., Losada, I. J., Hendriks, I. E., Mazarrasa, I., &amp; Marbà, N. (2013). The role of coastal plant communities for climate change mitigation and adaptation. </w:t>
      </w:r>
      <w:r>
        <w:rPr>
          <w:rFonts w:ascii="Times New Roman" w:eastAsia="Times New Roman" w:hAnsi="Times New Roman" w:cs="Times New Roman"/>
          <w:i/>
          <w:sz w:val="24"/>
          <w:szCs w:val="24"/>
        </w:rPr>
        <w:t>Nature Climate Change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w:t>
      </w:r>
      <w:r>
        <w:rPr>
          <w:rFonts w:ascii="Times New Roman" w:eastAsia="Times New Roman" w:hAnsi="Times New Roman" w:cs="Times New Roman"/>
          <w:sz w:val="24"/>
          <w:szCs w:val="24"/>
        </w:rPr>
        <w:t>(11), 961–968. https://doi.org/10.1038/nclimate1970</w:t>
      </w:r>
    </w:p>
    <w:p w14:paraId="0127A4B4" w14:textId="77777777" w:rsidR="00573167" w:rsidRDefault="00573167"/>
    <w:p w14:paraId="68E63A1F"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Dutta, T., Kim, K.-H., Uchimiya, M., Kwon, E. E., Jeon, B.-H., Deep, A., &amp; Yun, S.-T. (2016). Global demand for rare earth resources and strategies for green mining. </w:t>
      </w:r>
      <w:r>
        <w:rPr>
          <w:rFonts w:ascii="Times New Roman" w:eastAsia="Times New Roman" w:hAnsi="Times New Roman" w:cs="Times New Roman"/>
          <w:i/>
          <w:sz w:val="24"/>
          <w:szCs w:val="24"/>
        </w:rPr>
        <w:t>Environmental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150</w:t>
      </w:r>
      <w:r>
        <w:rPr>
          <w:rFonts w:ascii="Times New Roman" w:eastAsia="Times New Roman" w:hAnsi="Times New Roman" w:cs="Times New Roman"/>
          <w:sz w:val="24"/>
          <w:szCs w:val="24"/>
        </w:rPr>
        <w:t>, 182–190. https://doi.org/10.1016/j.envres.2016.05.052</w:t>
      </w:r>
    </w:p>
    <w:p w14:paraId="6350A1F5" w14:textId="77777777" w:rsidR="00573167" w:rsidRDefault="00573167">
      <w:pPr>
        <w:spacing w:line="240" w:lineRule="auto"/>
        <w:rPr>
          <w:rFonts w:ascii="Times New Roman" w:eastAsia="Times New Roman" w:hAnsi="Times New Roman" w:cs="Times New Roman"/>
          <w:sz w:val="24"/>
          <w:szCs w:val="24"/>
        </w:rPr>
      </w:pPr>
    </w:p>
    <w:p w14:paraId="2762327C"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Dutton, A., Carlson, A. E., Long, A. J., Milne, G. A., Clark, P. U., DeConto, R., … Raymo, M. E. (2015). Sea-level rise due to polar ice-sheet mass loss during past warm periods. </w:t>
      </w:r>
      <w:r>
        <w:rPr>
          <w:rFonts w:ascii="Times New Roman" w:eastAsia="Times New Roman" w:hAnsi="Times New Roman" w:cs="Times New Roman"/>
          <w:i/>
          <w:sz w:val="24"/>
          <w:szCs w:val="24"/>
        </w:rPr>
        <w:t>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349</w:t>
      </w:r>
      <w:r>
        <w:rPr>
          <w:rFonts w:ascii="Times New Roman" w:eastAsia="Times New Roman" w:hAnsi="Times New Roman" w:cs="Times New Roman"/>
          <w:sz w:val="24"/>
          <w:szCs w:val="24"/>
        </w:rPr>
        <w:t>(6244), aaa4019. https://doi.org/10.1126/science.aaa4019</w:t>
      </w:r>
    </w:p>
    <w:p w14:paraId="7D3789E6" w14:textId="77777777" w:rsidR="00573167" w:rsidRDefault="00573167"/>
    <w:p w14:paraId="56B22800"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FAO. (2018). </w:t>
      </w:r>
      <w:r>
        <w:rPr>
          <w:rFonts w:ascii="Times New Roman" w:eastAsia="Times New Roman" w:hAnsi="Times New Roman" w:cs="Times New Roman"/>
          <w:i/>
          <w:sz w:val="24"/>
          <w:szCs w:val="24"/>
        </w:rPr>
        <w:t>The State of World Fisheries and Aquaculture - Meeting the sustainable development goals</w:t>
      </w:r>
      <w:r>
        <w:rPr>
          <w:rFonts w:ascii="Times New Roman" w:eastAsia="Times New Roman" w:hAnsi="Times New Roman" w:cs="Times New Roman"/>
          <w:sz w:val="24"/>
          <w:szCs w:val="24"/>
        </w:rPr>
        <w:t xml:space="preserve"> (No. CC BY-NC-SA 3.0 IGO). Retrieved from http://www.fao.org/fishery/sofia/en</w:t>
      </w:r>
    </w:p>
    <w:p w14:paraId="0BB57420" w14:textId="77777777" w:rsidR="00573167" w:rsidRDefault="00573167"/>
    <w:p w14:paraId="4B34A739"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Free, C. M., Thorson, J. T., Pinsky, M. L., Oken, K. L., Wiedenmann, J., &amp; Jensen, O. P. (2019). Impacts of historical warming on marine fisheries production. </w:t>
      </w:r>
      <w:r>
        <w:rPr>
          <w:rFonts w:ascii="Times New Roman" w:eastAsia="Times New Roman" w:hAnsi="Times New Roman" w:cs="Times New Roman"/>
          <w:i/>
          <w:sz w:val="24"/>
          <w:szCs w:val="24"/>
        </w:rPr>
        <w:t>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363</w:t>
      </w:r>
      <w:r>
        <w:rPr>
          <w:rFonts w:ascii="Times New Roman" w:eastAsia="Times New Roman" w:hAnsi="Times New Roman" w:cs="Times New Roman"/>
          <w:sz w:val="24"/>
          <w:szCs w:val="24"/>
        </w:rPr>
        <w:t>(6430), 979–983. https://doi.org/10.1126/science.aau1758</w:t>
      </w:r>
    </w:p>
    <w:p w14:paraId="3E000701" w14:textId="77777777" w:rsidR="00573167" w:rsidRDefault="00573167"/>
    <w:p w14:paraId="22198E47"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Gaines, S. D., Costello, C., Owashi, B., Mangin, T., Bone, J., Molinos, J. G., … Ovando, D. (2018). Improved fisheries management could offset many negative effects of climate change. </w:t>
      </w:r>
      <w:r>
        <w:rPr>
          <w:rFonts w:ascii="Times New Roman" w:eastAsia="Times New Roman" w:hAnsi="Times New Roman" w:cs="Times New Roman"/>
          <w:i/>
          <w:sz w:val="24"/>
          <w:szCs w:val="24"/>
        </w:rPr>
        <w:t>Science Advances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w:t>
      </w:r>
      <w:r>
        <w:rPr>
          <w:rFonts w:ascii="Times New Roman" w:eastAsia="Times New Roman" w:hAnsi="Times New Roman" w:cs="Times New Roman"/>
          <w:sz w:val="24"/>
          <w:szCs w:val="24"/>
        </w:rPr>
        <w:t>(8), eaao1378. https://doi.org/10.1126/sciadv.aao1378</w:t>
      </w:r>
    </w:p>
    <w:p w14:paraId="4973F643" w14:textId="77777777" w:rsidR="00573167" w:rsidRDefault="00573167"/>
    <w:p w14:paraId="00BB3239"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Gattuso, J.-P., Magnan, A., Billé, R., Cheung, W. W. L., Howes, E. L., Joos, F., … Turley, C. (2015). Contrasting futures for ocean and society from different anthropogenic CO2 emissions scenarios. </w:t>
      </w:r>
      <w:r>
        <w:rPr>
          <w:rFonts w:ascii="Times New Roman" w:eastAsia="Times New Roman" w:hAnsi="Times New Roman" w:cs="Times New Roman"/>
          <w:i/>
          <w:sz w:val="24"/>
          <w:szCs w:val="24"/>
        </w:rPr>
        <w:t>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349</w:t>
      </w:r>
      <w:r>
        <w:rPr>
          <w:rFonts w:ascii="Times New Roman" w:eastAsia="Times New Roman" w:hAnsi="Times New Roman" w:cs="Times New Roman"/>
          <w:sz w:val="24"/>
          <w:szCs w:val="24"/>
        </w:rPr>
        <w:t>(6243), aac4722. https://doi.org/10.1126/science.aac4722</w:t>
      </w:r>
    </w:p>
    <w:p w14:paraId="28826BEE" w14:textId="77777777" w:rsidR="00573167" w:rsidRDefault="00573167"/>
    <w:p w14:paraId="2E735E48"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Hilborn, R., &amp; Costello, C. (2018). The potential for blue growth in marine fish yield, profit and abundance of fish in the ocean. </w:t>
      </w:r>
      <w:r>
        <w:rPr>
          <w:rFonts w:ascii="Times New Roman" w:eastAsia="Times New Roman" w:hAnsi="Times New Roman" w:cs="Times New Roman"/>
          <w:i/>
          <w:sz w:val="24"/>
          <w:szCs w:val="24"/>
        </w:rPr>
        <w:t>Marine Policy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87</w:t>
      </w:r>
      <w:r>
        <w:rPr>
          <w:rFonts w:ascii="Times New Roman" w:eastAsia="Times New Roman" w:hAnsi="Times New Roman" w:cs="Times New Roman"/>
          <w:sz w:val="24"/>
          <w:szCs w:val="24"/>
        </w:rPr>
        <w:t>, 350–355. https://doi.org/10.1016/j.marpol.2017.02.003</w:t>
      </w:r>
    </w:p>
    <w:p w14:paraId="1AF4C6D0" w14:textId="77777777" w:rsidR="00573167" w:rsidRDefault="00573167"/>
    <w:p w14:paraId="3B7BE2CE"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Holbrook, S. J., Schmitt, R. J., &amp; Stephens, J. S. (1997). Changes in an Assemblage of Temperate Reef Fishes Associated with a Climate Shift.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w:t>
      </w:r>
      <w:r>
        <w:rPr>
          <w:rFonts w:ascii="Times New Roman" w:eastAsia="Times New Roman" w:hAnsi="Times New Roman" w:cs="Times New Roman"/>
          <w:sz w:val="24"/>
          <w:szCs w:val="24"/>
        </w:rPr>
        <w:t>(4), 1299–1310. https://doi.org/10.1890/1051-0761(1997)007[1299:CIAAOT]2.0.CO;2</w:t>
      </w:r>
    </w:p>
    <w:p w14:paraId="1AB8D4BD" w14:textId="77777777" w:rsidR="00573167" w:rsidRDefault="00573167"/>
    <w:p w14:paraId="3FC61500"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IPCC. (2014). </w:t>
      </w:r>
      <w:r>
        <w:rPr>
          <w:rFonts w:ascii="Times New Roman" w:eastAsia="Times New Roman" w:hAnsi="Times New Roman" w:cs="Times New Roman"/>
          <w:i/>
          <w:sz w:val="24"/>
          <w:szCs w:val="24"/>
        </w:rPr>
        <w:t>Climate change 2014: Synthesis report. Contribution of Working Groups I, II and III to the Fifth Assessment Report on the Intergovernmental Panel on Climate Change.</w:t>
      </w:r>
      <w:r>
        <w:rPr>
          <w:rFonts w:ascii="Times New Roman" w:eastAsia="Times New Roman" w:hAnsi="Times New Roman" w:cs="Times New Roman"/>
          <w:sz w:val="24"/>
          <w:szCs w:val="24"/>
        </w:rPr>
        <w:t xml:space="preserve"> (p. 151). Retrieved from Intergovernmental Panel on Climate Change website: https://www.ipcc.ch/report/ar5/syr/</w:t>
      </w:r>
    </w:p>
    <w:p w14:paraId="2D207FA3" w14:textId="77777777" w:rsidR="00573167" w:rsidRDefault="00573167"/>
    <w:p w14:paraId="52CD5380"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Irvine, P. J., Ridgwell, A., &amp; Lunt, D. J. (2010). Assessing the regional disparities in geoengineering impacts. </w:t>
      </w:r>
      <w:r>
        <w:rPr>
          <w:rFonts w:ascii="Times New Roman" w:eastAsia="Times New Roman" w:hAnsi="Times New Roman" w:cs="Times New Roman"/>
          <w:i/>
          <w:sz w:val="24"/>
          <w:szCs w:val="24"/>
        </w:rPr>
        <w:t>Geophysical Research Letters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37</w:t>
      </w:r>
      <w:r>
        <w:rPr>
          <w:rFonts w:ascii="Times New Roman" w:eastAsia="Times New Roman" w:hAnsi="Times New Roman" w:cs="Times New Roman"/>
          <w:sz w:val="24"/>
          <w:szCs w:val="24"/>
        </w:rPr>
        <w:t>(18). https://doi.org/10.1029/2010GL044447</w:t>
      </w:r>
    </w:p>
    <w:p w14:paraId="2A0933B0" w14:textId="77777777" w:rsidR="00573167" w:rsidRDefault="00573167"/>
    <w:p w14:paraId="3E10A6C7"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Jones, A., Haywood, J., &amp; Boucher, O. (2009). Climate impacts of geoengineering marine stratocumulus clouds. </w:t>
      </w:r>
      <w:r>
        <w:rPr>
          <w:rFonts w:ascii="Times New Roman" w:eastAsia="Times New Roman" w:hAnsi="Times New Roman" w:cs="Times New Roman"/>
          <w:i/>
          <w:sz w:val="24"/>
          <w:szCs w:val="24"/>
        </w:rPr>
        <w:t>Journal of Geophysical Research: Atmospheres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114</w:t>
      </w:r>
      <w:r>
        <w:rPr>
          <w:rFonts w:ascii="Times New Roman" w:eastAsia="Times New Roman" w:hAnsi="Times New Roman" w:cs="Times New Roman"/>
          <w:sz w:val="24"/>
          <w:szCs w:val="24"/>
        </w:rPr>
        <w:t>(D10). https://doi.org/10.1029/2008JD011450</w:t>
      </w:r>
    </w:p>
    <w:p w14:paraId="1FDAF0D8" w14:textId="77777777" w:rsidR="00573167" w:rsidRDefault="00573167"/>
    <w:p w14:paraId="2D564C10"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Liu, W., Xie, S.-P., Liu, Z., &amp; Zhu, J. (2017). Overlooked possibility of a collapsed Atlantic Meridional Overturning Circulation in warming climate. </w:t>
      </w:r>
      <w:r>
        <w:rPr>
          <w:rFonts w:ascii="Times New Roman" w:eastAsia="Times New Roman" w:hAnsi="Times New Roman" w:cs="Times New Roman"/>
          <w:i/>
          <w:sz w:val="24"/>
          <w:szCs w:val="24"/>
        </w:rPr>
        <w:t>Science Advances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w:t>
      </w:r>
      <w:r>
        <w:rPr>
          <w:rFonts w:ascii="Times New Roman" w:eastAsia="Times New Roman" w:hAnsi="Times New Roman" w:cs="Times New Roman"/>
          <w:sz w:val="24"/>
          <w:szCs w:val="24"/>
        </w:rPr>
        <w:t>(1), e1601666. https://doi.org/10.1126/sciadv.1601666</w:t>
      </w:r>
    </w:p>
    <w:p w14:paraId="62B0C120" w14:textId="77777777" w:rsidR="00573167" w:rsidRDefault="00573167"/>
    <w:p w14:paraId="31EDD51F"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Loo, Y. Y., Billa, L., &amp; Singh, A. (2015). Effect of climate change on seasonal monsoon in Asia and its impact on the variability of monsoon rainfall in Southeast Asia. </w:t>
      </w:r>
      <w:r>
        <w:rPr>
          <w:rFonts w:ascii="Times New Roman" w:eastAsia="Times New Roman" w:hAnsi="Times New Roman" w:cs="Times New Roman"/>
          <w:i/>
          <w:sz w:val="24"/>
          <w:szCs w:val="24"/>
        </w:rPr>
        <w:t>Geoscience Frontiers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(6), 817–823. https://doi.org/10.1016/j.gsf.2014.02.009</w:t>
      </w:r>
    </w:p>
    <w:p w14:paraId="0C15E0B4" w14:textId="77777777" w:rsidR="00573167" w:rsidRDefault="00573167"/>
    <w:p w14:paraId="3E5A1615"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Miller, K. A., Thompson, K. F., Johnston, P., &amp; Santillo, D. (2018). An Overview of Seabed Mining Including the Current State of Development, Environmental Impacts, and Knowledge Gaps. </w:t>
      </w:r>
      <w:r>
        <w:rPr>
          <w:rFonts w:ascii="Times New Roman" w:eastAsia="Times New Roman" w:hAnsi="Times New Roman" w:cs="Times New Roman"/>
          <w:i/>
          <w:sz w:val="24"/>
          <w:szCs w:val="24"/>
        </w:rPr>
        <w:t>Frontiers in Marine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w:t>
      </w:r>
      <w:r>
        <w:rPr>
          <w:rFonts w:ascii="Times New Roman" w:eastAsia="Times New Roman" w:hAnsi="Times New Roman" w:cs="Times New Roman"/>
          <w:sz w:val="24"/>
          <w:szCs w:val="24"/>
        </w:rPr>
        <w:t>, 418. https://doi.org/10.3389/fmars.2017.00418</w:t>
      </w:r>
    </w:p>
    <w:p w14:paraId="210E026A" w14:textId="77777777" w:rsidR="00573167" w:rsidRDefault="00573167"/>
    <w:p w14:paraId="317F6DBB"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Oschlies, A., Brandt, P., Stramma, L., &amp; Schmidtko, S. (2018). Drivers and mechanisms of ocean deoxygenation. </w:t>
      </w:r>
      <w:r>
        <w:rPr>
          <w:rFonts w:ascii="Times New Roman" w:eastAsia="Times New Roman" w:hAnsi="Times New Roman" w:cs="Times New Roman"/>
          <w:i/>
          <w:sz w:val="24"/>
          <w:szCs w:val="24"/>
        </w:rPr>
        <w:t>Nature Geoscience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w:t>
      </w:r>
      <w:r>
        <w:rPr>
          <w:rFonts w:ascii="Times New Roman" w:eastAsia="Times New Roman" w:hAnsi="Times New Roman" w:cs="Times New Roman"/>
          <w:sz w:val="24"/>
          <w:szCs w:val="24"/>
        </w:rPr>
        <w:t>(7), 467. https://doi.org/10.1038/s41561-018-0152-2</w:t>
      </w:r>
    </w:p>
    <w:p w14:paraId="00A174E1" w14:textId="77777777" w:rsidR="00573167" w:rsidRDefault="00573167"/>
    <w:p w14:paraId="4D0D9C53"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Serrano, O., Kelleway, J. J., Lovelock, C., &amp; Lavery, P. S. (2019). Chapter 28 - Conservation of Blue Carbon Ecosystems for Climate Change Mitigation and Adaptation. In G. M. E. Perillo, E. Wolanski, D. R. Cahoon, &amp; C. S. Hopkinson (Eds.), </w:t>
      </w:r>
      <w:r>
        <w:rPr>
          <w:rFonts w:ascii="Times New Roman" w:eastAsia="Times New Roman" w:hAnsi="Times New Roman" w:cs="Times New Roman"/>
          <w:i/>
          <w:sz w:val="24"/>
          <w:szCs w:val="24"/>
        </w:rPr>
        <w:t>Coastal Wetlands</w:t>
      </w:r>
      <w:r>
        <w:rPr>
          <w:rFonts w:ascii="Times New Roman" w:eastAsia="Times New Roman" w:hAnsi="Times New Roman" w:cs="Times New Roman"/>
          <w:sz w:val="24"/>
          <w:szCs w:val="24"/>
        </w:rPr>
        <w:t xml:space="preserve"> (pp. 965–996). https://doi.org/10.1016/B978-0-444-63893-9.00028-9</w:t>
      </w:r>
    </w:p>
    <w:p w14:paraId="1E330C06" w14:textId="77777777" w:rsidR="00573167" w:rsidRDefault="00573167"/>
    <w:p w14:paraId="27610864"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Vaughan, N. E., &amp; Lenton, T. M. (2011). A review of climate geoengineering proposals. </w:t>
      </w:r>
      <w:r>
        <w:rPr>
          <w:rFonts w:ascii="Times New Roman" w:eastAsia="Times New Roman" w:hAnsi="Times New Roman" w:cs="Times New Roman"/>
          <w:i/>
          <w:sz w:val="24"/>
          <w:szCs w:val="24"/>
        </w:rPr>
        <w:t>Climatic Change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109</w:t>
      </w:r>
      <w:r>
        <w:rPr>
          <w:rFonts w:ascii="Times New Roman" w:eastAsia="Times New Roman" w:hAnsi="Times New Roman" w:cs="Times New Roman"/>
          <w:sz w:val="24"/>
          <w:szCs w:val="24"/>
        </w:rPr>
        <w:t>(3), 745–790. https://doi.org/10.1007/s10584-011-0027-7</w:t>
      </w:r>
    </w:p>
    <w:p w14:paraId="508B9F5F" w14:textId="77777777" w:rsidR="00573167" w:rsidRDefault="00573167"/>
    <w:p w14:paraId="176DDE73" w14:textId="77777777" w:rsidR="00573167" w:rsidRDefault="005935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Watanabe, A., &amp; Nakamura, T. (2019). Carbon Dynamics in Coral Reefs. In T. Kuwae &amp; M. Hori (Eds.), </w:t>
      </w:r>
      <w:r>
        <w:rPr>
          <w:rFonts w:ascii="Times New Roman" w:eastAsia="Times New Roman" w:hAnsi="Times New Roman" w:cs="Times New Roman"/>
          <w:i/>
          <w:sz w:val="24"/>
          <w:szCs w:val="24"/>
        </w:rPr>
        <w:t>Blue Carbon in Shallow Coastal Ecosystems: Carbon Dynamics, Policy, and Implementation</w:t>
      </w:r>
      <w:r>
        <w:rPr>
          <w:rFonts w:ascii="Times New Roman" w:eastAsia="Times New Roman" w:hAnsi="Times New Roman" w:cs="Times New Roman"/>
          <w:sz w:val="24"/>
          <w:szCs w:val="24"/>
        </w:rPr>
        <w:t xml:space="preserve"> (pp. 273–293). https://doi.org/10.1007/978-981-13-1295-3_10</w:t>
      </w:r>
    </w:p>
    <w:p w14:paraId="6CFB9A92" w14:textId="77777777" w:rsidR="00573167" w:rsidRDefault="00573167"/>
    <w:p w14:paraId="0B65C71B" w14:textId="77777777" w:rsidR="00573167" w:rsidRDefault="0059350F">
      <w:pPr>
        <w:ind w:left="800" w:hanging="400"/>
        <w:rPr>
          <w:sz w:val="20"/>
          <w:szCs w:val="20"/>
        </w:rPr>
      </w:pPr>
      <w:r>
        <w:rPr>
          <w:sz w:val="20"/>
          <w:szCs w:val="20"/>
        </w:rPr>
        <w:t xml:space="preserve">Barton, A., Hales, B., Waldbusser, G.G., Langdon, C. and Feely, R.A. (2012) The Pacific oyster, Crassostrea gigas, shows negative correlation to naturally elevated carbon dioxide levels: Implications for near-term ocean acidification effects. </w:t>
      </w:r>
      <w:r>
        <w:rPr>
          <w:i/>
          <w:sz w:val="20"/>
          <w:szCs w:val="20"/>
        </w:rPr>
        <w:t>Limnology and Oceanography</w:t>
      </w:r>
      <w:r>
        <w:rPr>
          <w:sz w:val="20"/>
          <w:szCs w:val="20"/>
        </w:rPr>
        <w:t xml:space="preserve"> </w:t>
      </w:r>
      <w:r>
        <w:rPr>
          <w:b/>
          <w:sz w:val="20"/>
          <w:szCs w:val="20"/>
        </w:rPr>
        <w:t>57</w:t>
      </w:r>
      <w:r>
        <w:rPr>
          <w:sz w:val="20"/>
          <w:szCs w:val="20"/>
        </w:rPr>
        <w:t>, 698–710.</w:t>
      </w:r>
    </w:p>
    <w:p w14:paraId="5A941838" w14:textId="77777777" w:rsidR="00573167" w:rsidRDefault="0059350F">
      <w:pPr>
        <w:ind w:left="800" w:hanging="400"/>
        <w:rPr>
          <w:sz w:val="20"/>
          <w:szCs w:val="20"/>
        </w:rPr>
      </w:pPr>
      <w:r>
        <w:rPr>
          <w:sz w:val="20"/>
          <w:szCs w:val="20"/>
        </w:rPr>
        <w:t xml:space="preserve">Bostock, J., McAndrew, B., Richards, R., et al. (2010) Aquaculture: global status and trends. </w:t>
      </w:r>
      <w:r>
        <w:rPr>
          <w:i/>
          <w:sz w:val="20"/>
          <w:szCs w:val="20"/>
        </w:rPr>
        <w:t>Philosophical Transactions of the Royal Society B: Biological Sciences</w:t>
      </w:r>
      <w:r>
        <w:rPr>
          <w:sz w:val="20"/>
          <w:szCs w:val="20"/>
        </w:rPr>
        <w:t xml:space="preserve"> </w:t>
      </w:r>
      <w:r>
        <w:rPr>
          <w:b/>
          <w:sz w:val="20"/>
          <w:szCs w:val="20"/>
        </w:rPr>
        <w:t>365</w:t>
      </w:r>
      <w:r>
        <w:rPr>
          <w:sz w:val="20"/>
          <w:szCs w:val="20"/>
        </w:rPr>
        <w:t>, 2897–2912.</w:t>
      </w:r>
    </w:p>
    <w:p w14:paraId="7E720C22" w14:textId="77777777" w:rsidR="00573167" w:rsidRDefault="0059350F">
      <w:pPr>
        <w:ind w:left="800" w:hanging="400"/>
        <w:rPr>
          <w:sz w:val="20"/>
          <w:szCs w:val="20"/>
        </w:rPr>
      </w:pPr>
      <w:r>
        <w:rPr>
          <w:sz w:val="20"/>
          <w:szCs w:val="20"/>
        </w:rPr>
        <w:t xml:space="preserve">De Silva, S.S. (2012) Climate change impacts: challenges for aquaculture. In: </w:t>
      </w:r>
      <w:r>
        <w:rPr>
          <w:i/>
          <w:sz w:val="20"/>
          <w:szCs w:val="20"/>
        </w:rPr>
        <w:t>Farming the Waters for People and Food</w:t>
      </w:r>
      <w:r>
        <w:rPr>
          <w:sz w:val="20"/>
          <w:szCs w:val="20"/>
        </w:rPr>
        <w:t>. (eds R.P. Subasinghe, J.R. Arthur, D.M. Bartley, et al.).</w:t>
      </w:r>
    </w:p>
    <w:p w14:paraId="784874DA" w14:textId="77777777" w:rsidR="00573167" w:rsidRDefault="0059350F">
      <w:pPr>
        <w:ind w:left="800" w:hanging="400"/>
        <w:rPr>
          <w:sz w:val="20"/>
          <w:szCs w:val="20"/>
        </w:rPr>
      </w:pPr>
      <w:r>
        <w:rPr>
          <w:sz w:val="20"/>
          <w:szCs w:val="20"/>
        </w:rPr>
        <w:t xml:space="preserve">Edwards, P., Zhang, W., Ben Belton and Little, D.C. (2019) Misunderstandings, myths and mantras in aquaculture: Its contribution to world food supplies has been systematically over reported. </w:t>
      </w:r>
      <w:r>
        <w:rPr>
          <w:i/>
          <w:sz w:val="20"/>
          <w:szCs w:val="20"/>
        </w:rPr>
        <w:t>Marine Policy</w:t>
      </w:r>
      <w:r>
        <w:rPr>
          <w:sz w:val="20"/>
          <w:szCs w:val="20"/>
        </w:rPr>
        <w:t>, 103547.</w:t>
      </w:r>
    </w:p>
    <w:p w14:paraId="0EB7BCD2" w14:textId="77777777" w:rsidR="00573167" w:rsidRDefault="0059350F">
      <w:pPr>
        <w:ind w:left="800" w:hanging="400"/>
        <w:rPr>
          <w:sz w:val="20"/>
          <w:szCs w:val="20"/>
        </w:rPr>
      </w:pPr>
      <w:r>
        <w:rPr>
          <w:sz w:val="20"/>
          <w:szCs w:val="20"/>
        </w:rPr>
        <w:t xml:space="preserve">Fabbri, E. and Dinelli, E. (2013) Physiological Responses of Marine Animals Towards Adaptation to Climate Changes. In: </w:t>
      </w:r>
      <w:r>
        <w:rPr>
          <w:i/>
          <w:sz w:val="20"/>
          <w:szCs w:val="20"/>
        </w:rPr>
        <w:t>The Mediterranean Sea</w:t>
      </w:r>
      <w:r>
        <w:rPr>
          <w:sz w:val="20"/>
          <w:szCs w:val="20"/>
        </w:rPr>
        <w:t>, Vol. 6. Springer Netherlands, Dordrecht, pp 401–417.</w:t>
      </w:r>
    </w:p>
    <w:p w14:paraId="39D36DE0" w14:textId="77777777" w:rsidR="00573167" w:rsidRDefault="0059350F">
      <w:pPr>
        <w:ind w:left="800" w:hanging="400"/>
        <w:rPr>
          <w:sz w:val="20"/>
          <w:szCs w:val="20"/>
        </w:rPr>
      </w:pPr>
      <w:r>
        <w:rPr>
          <w:sz w:val="20"/>
          <w:szCs w:val="20"/>
        </w:rPr>
        <w:t xml:space="preserve">FAO (2018) </w:t>
      </w:r>
      <w:r>
        <w:rPr>
          <w:i/>
          <w:sz w:val="20"/>
          <w:szCs w:val="20"/>
        </w:rPr>
        <w:t>The State of World Fisheries and Aquaculture 2018 - Meeting the sustainable development goals</w:t>
      </w:r>
      <w:r>
        <w:rPr>
          <w:sz w:val="20"/>
          <w:szCs w:val="20"/>
        </w:rPr>
        <w:t>. 1–227.</w:t>
      </w:r>
    </w:p>
    <w:p w14:paraId="7F2AFCF1" w14:textId="77777777" w:rsidR="00573167" w:rsidRDefault="0059350F">
      <w:pPr>
        <w:ind w:left="800" w:hanging="400"/>
        <w:rPr>
          <w:sz w:val="20"/>
          <w:szCs w:val="20"/>
        </w:rPr>
      </w:pPr>
      <w:r>
        <w:rPr>
          <w:sz w:val="20"/>
          <w:szCs w:val="20"/>
        </w:rPr>
        <w:t xml:space="preserve">Froehlich, H.E., Gentry, R.R. and Halpern, B.S. (2018) Global change in marine aquaculture production potential under climate change. </w:t>
      </w:r>
      <w:r>
        <w:rPr>
          <w:i/>
          <w:sz w:val="20"/>
          <w:szCs w:val="20"/>
        </w:rPr>
        <w:t>Nature Ecology &amp; Evolution</w:t>
      </w:r>
      <w:r>
        <w:rPr>
          <w:sz w:val="20"/>
          <w:szCs w:val="20"/>
        </w:rPr>
        <w:t xml:space="preserve"> </w:t>
      </w:r>
      <w:r>
        <w:rPr>
          <w:b/>
          <w:sz w:val="20"/>
          <w:szCs w:val="20"/>
        </w:rPr>
        <w:t>2</w:t>
      </w:r>
      <w:r>
        <w:rPr>
          <w:sz w:val="20"/>
          <w:szCs w:val="20"/>
        </w:rPr>
        <w:t>, 1745–1750.</w:t>
      </w:r>
    </w:p>
    <w:p w14:paraId="2F36B033" w14:textId="77777777" w:rsidR="00573167" w:rsidRDefault="0059350F">
      <w:pPr>
        <w:ind w:left="800" w:hanging="400"/>
        <w:rPr>
          <w:sz w:val="20"/>
          <w:szCs w:val="20"/>
        </w:rPr>
      </w:pPr>
      <w:r>
        <w:rPr>
          <w:sz w:val="20"/>
          <w:szCs w:val="20"/>
        </w:rPr>
        <w:t xml:space="preserve">Gazeau, F., Parker, L.M., Comeau, S., et al. (2013) Impacts of ocean acidification on marine shelled molluscs. </w:t>
      </w:r>
      <w:r>
        <w:rPr>
          <w:i/>
          <w:sz w:val="20"/>
          <w:szCs w:val="20"/>
        </w:rPr>
        <w:t>Marine Biology</w:t>
      </w:r>
      <w:r>
        <w:rPr>
          <w:sz w:val="20"/>
          <w:szCs w:val="20"/>
        </w:rPr>
        <w:t xml:space="preserve"> </w:t>
      </w:r>
      <w:r>
        <w:rPr>
          <w:b/>
          <w:sz w:val="20"/>
          <w:szCs w:val="20"/>
        </w:rPr>
        <w:t>160</w:t>
      </w:r>
      <w:r>
        <w:rPr>
          <w:sz w:val="20"/>
          <w:szCs w:val="20"/>
        </w:rPr>
        <w:t>, 2207–2245.</w:t>
      </w:r>
    </w:p>
    <w:p w14:paraId="601257BD" w14:textId="77777777" w:rsidR="00573167" w:rsidRDefault="0059350F">
      <w:pPr>
        <w:ind w:left="800" w:hanging="400"/>
        <w:rPr>
          <w:sz w:val="20"/>
          <w:szCs w:val="20"/>
        </w:rPr>
      </w:pPr>
      <w:r>
        <w:rPr>
          <w:sz w:val="20"/>
          <w:szCs w:val="20"/>
        </w:rPr>
        <w:t xml:space="preserve">Gentry, R.R., Froehlich, H.E., Grimm, D., et al. (2017) Mapping the global potential for marine aquaculture. </w:t>
      </w:r>
      <w:r>
        <w:rPr>
          <w:i/>
          <w:sz w:val="20"/>
          <w:szCs w:val="20"/>
        </w:rPr>
        <w:t>Nature Ecology &amp; Evolution</w:t>
      </w:r>
      <w:r>
        <w:rPr>
          <w:sz w:val="20"/>
          <w:szCs w:val="20"/>
        </w:rPr>
        <w:t xml:space="preserve"> </w:t>
      </w:r>
      <w:r>
        <w:rPr>
          <w:b/>
          <w:sz w:val="20"/>
          <w:szCs w:val="20"/>
        </w:rPr>
        <w:t>1</w:t>
      </w:r>
      <w:r>
        <w:rPr>
          <w:sz w:val="20"/>
          <w:szCs w:val="20"/>
        </w:rPr>
        <w:t>, 1317–1324.</w:t>
      </w:r>
    </w:p>
    <w:p w14:paraId="3ABCC4E1" w14:textId="77777777" w:rsidR="00573167" w:rsidRDefault="0059350F">
      <w:pPr>
        <w:ind w:left="800" w:hanging="400"/>
        <w:rPr>
          <w:sz w:val="20"/>
          <w:szCs w:val="20"/>
        </w:rPr>
      </w:pPr>
      <w:r>
        <w:rPr>
          <w:sz w:val="20"/>
          <w:szCs w:val="20"/>
        </w:rPr>
        <w:t xml:space="preserve">Gjedrem, T. and Baranski, M. (2010) </w:t>
      </w:r>
      <w:r>
        <w:rPr>
          <w:i/>
          <w:sz w:val="20"/>
          <w:szCs w:val="20"/>
        </w:rPr>
        <w:t>Selective breeding in aquaculture: an introduction</w:t>
      </w:r>
      <w:r>
        <w:rPr>
          <w:sz w:val="20"/>
          <w:szCs w:val="20"/>
        </w:rPr>
        <w:t>.</w:t>
      </w:r>
    </w:p>
    <w:p w14:paraId="76D9AFB2" w14:textId="77777777" w:rsidR="00573167" w:rsidRDefault="0059350F">
      <w:pPr>
        <w:ind w:left="800" w:hanging="400"/>
        <w:rPr>
          <w:sz w:val="20"/>
          <w:szCs w:val="20"/>
        </w:rPr>
      </w:pPr>
      <w:r>
        <w:rPr>
          <w:sz w:val="20"/>
          <w:szCs w:val="20"/>
        </w:rPr>
        <w:lastRenderedPageBreak/>
        <w:t xml:space="preserve">Gjedrem, T., Robinson, N. and Rye, M. (2012) The importance of selective breeding in aquaculture to meet future demands for animal protein: A review. </w:t>
      </w:r>
      <w:r>
        <w:rPr>
          <w:i/>
          <w:sz w:val="20"/>
          <w:szCs w:val="20"/>
        </w:rPr>
        <w:t>Aquaculture</w:t>
      </w:r>
      <w:r>
        <w:rPr>
          <w:sz w:val="20"/>
          <w:szCs w:val="20"/>
        </w:rPr>
        <w:t xml:space="preserve"> </w:t>
      </w:r>
      <w:r>
        <w:rPr>
          <w:b/>
          <w:sz w:val="20"/>
          <w:szCs w:val="20"/>
        </w:rPr>
        <w:t>350-353</w:t>
      </w:r>
      <w:r>
        <w:rPr>
          <w:sz w:val="20"/>
          <w:szCs w:val="20"/>
        </w:rPr>
        <w:t>, 117–129.</w:t>
      </w:r>
    </w:p>
    <w:p w14:paraId="18363634" w14:textId="77777777" w:rsidR="00573167" w:rsidRDefault="0059350F">
      <w:pPr>
        <w:ind w:left="800" w:hanging="400"/>
        <w:rPr>
          <w:sz w:val="20"/>
          <w:szCs w:val="20"/>
        </w:rPr>
      </w:pPr>
      <w:r>
        <w:rPr>
          <w:sz w:val="20"/>
          <w:szCs w:val="20"/>
        </w:rPr>
        <w:t xml:space="preserve">Green, M.A., Waldbusser, G.G., Hubazc, L., Cathcart, E. and Hall, J. (2012) Carbonate Mineral Saturation State as the Recruitment Cue for Settling Bivalves in Marine Muds. </w:t>
      </w:r>
      <w:r>
        <w:rPr>
          <w:i/>
          <w:sz w:val="20"/>
          <w:szCs w:val="20"/>
        </w:rPr>
        <w:t>Estuaries and Coasts</w:t>
      </w:r>
      <w:r>
        <w:rPr>
          <w:sz w:val="20"/>
          <w:szCs w:val="20"/>
        </w:rPr>
        <w:t xml:space="preserve"> </w:t>
      </w:r>
      <w:r>
        <w:rPr>
          <w:b/>
          <w:sz w:val="20"/>
          <w:szCs w:val="20"/>
        </w:rPr>
        <w:t>36</w:t>
      </w:r>
      <w:r>
        <w:rPr>
          <w:sz w:val="20"/>
          <w:szCs w:val="20"/>
        </w:rPr>
        <w:t>, 18–27.</w:t>
      </w:r>
    </w:p>
    <w:p w14:paraId="72CA2A27" w14:textId="77777777" w:rsidR="00573167" w:rsidRDefault="0059350F">
      <w:pPr>
        <w:ind w:left="800" w:hanging="400"/>
        <w:rPr>
          <w:sz w:val="20"/>
          <w:szCs w:val="20"/>
        </w:rPr>
      </w:pPr>
      <w:r>
        <w:rPr>
          <w:sz w:val="20"/>
          <w:szCs w:val="20"/>
        </w:rPr>
        <w:t xml:space="preserve">Himes-Cornell, A., Allen, S., Auad, G., et al. (2013) Impacts of Climate Change on Human uses of the Ocean and Ocean Services. In: </w:t>
      </w:r>
      <w:r>
        <w:rPr>
          <w:i/>
          <w:sz w:val="20"/>
          <w:szCs w:val="20"/>
        </w:rPr>
        <w:t>Oceans and Marine Resources in a Changing Climate</w:t>
      </w:r>
      <w:r>
        <w:rPr>
          <w:sz w:val="20"/>
          <w:szCs w:val="20"/>
        </w:rPr>
        <w:t xml:space="preserve">, Vol. 79. </w:t>
      </w:r>
      <w:r>
        <w:rPr>
          <w:i/>
          <w:sz w:val="20"/>
          <w:szCs w:val="20"/>
        </w:rPr>
        <w:t>A Technical Input to the 2013 National Climate Assessment</w:t>
      </w:r>
      <w:r>
        <w:rPr>
          <w:sz w:val="20"/>
          <w:szCs w:val="20"/>
        </w:rPr>
        <w:t xml:space="preserve"> 2nd edn. Island Press/Center for Resource Economics, Washington, DC, pp 64–118.</w:t>
      </w:r>
    </w:p>
    <w:p w14:paraId="50BFFC06" w14:textId="77777777" w:rsidR="00573167" w:rsidRDefault="0059350F">
      <w:pPr>
        <w:ind w:left="800" w:hanging="400"/>
        <w:rPr>
          <w:sz w:val="20"/>
          <w:szCs w:val="20"/>
        </w:rPr>
      </w:pPr>
      <w:r>
        <w:rPr>
          <w:sz w:val="20"/>
          <w:szCs w:val="20"/>
        </w:rPr>
        <w:t xml:space="preserve">Hutchings, J.A. and Fraser, D.J. (2008) The nature of fisheries- and farming-induced evolution. </w:t>
      </w:r>
      <w:r>
        <w:rPr>
          <w:i/>
          <w:sz w:val="20"/>
          <w:szCs w:val="20"/>
        </w:rPr>
        <w:t>Molecular Ecology</w:t>
      </w:r>
      <w:r>
        <w:rPr>
          <w:sz w:val="20"/>
          <w:szCs w:val="20"/>
        </w:rPr>
        <w:t xml:space="preserve"> </w:t>
      </w:r>
      <w:r>
        <w:rPr>
          <w:b/>
          <w:sz w:val="20"/>
          <w:szCs w:val="20"/>
        </w:rPr>
        <w:t>17</w:t>
      </w:r>
      <w:r>
        <w:rPr>
          <w:sz w:val="20"/>
          <w:szCs w:val="20"/>
        </w:rPr>
        <w:t>, 294–313.</w:t>
      </w:r>
    </w:p>
    <w:p w14:paraId="703454B5" w14:textId="77777777" w:rsidR="00573167" w:rsidRDefault="0059350F">
      <w:pPr>
        <w:ind w:left="800" w:hanging="400"/>
        <w:rPr>
          <w:sz w:val="20"/>
          <w:szCs w:val="20"/>
        </w:rPr>
      </w:pPr>
      <w:r>
        <w:rPr>
          <w:sz w:val="20"/>
          <w:szCs w:val="20"/>
        </w:rPr>
        <w:t xml:space="preserve">Janssen, K., Chavanne, H., Berentsen, P. and Komen, H. (2017) Impact of selective breeding on European aquaculture. </w:t>
      </w:r>
      <w:r>
        <w:rPr>
          <w:i/>
          <w:sz w:val="20"/>
          <w:szCs w:val="20"/>
        </w:rPr>
        <w:t>Aquaculture</w:t>
      </w:r>
      <w:r>
        <w:rPr>
          <w:sz w:val="20"/>
          <w:szCs w:val="20"/>
        </w:rPr>
        <w:t xml:space="preserve"> </w:t>
      </w:r>
      <w:r>
        <w:rPr>
          <w:b/>
          <w:sz w:val="20"/>
          <w:szCs w:val="20"/>
        </w:rPr>
        <w:t>472</w:t>
      </w:r>
      <w:r>
        <w:rPr>
          <w:sz w:val="20"/>
          <w:szCs w:val="20"/>
        </w:rPr>
        <w:t>, 8–16.</w:t>
      </w:r>
    </w:p>
    <w:p w14:paraId="22A29E7D" w14:textId="77777777" w:rsidR="00573167" w:rsidRDefault="0059350F">
      <w:pPr>
        <w:ind w:left="800" w:hanging="400"/>
        <w:rPr>
          <w:sz w:val="20"/>
          <w:szCs w:val="20"/>
        </w:rPr>
      </w:pPr>
      <w:r>
        <w:rPr>
          <w:sz w:val="20"/>
          <w:szCs w:val="20"/>
        </w:rPr>
        <w:t xml:space="preserve">Jensen, Ø., Dempster, T., Thorstad, E.B., Uglem, I. and Fredheim, A. (2010) Escapes of fishes from Norwegian sea-cage aquaculture: causes, consequences and prevention. </w:t>
      </w:r>
      <w:r>
        <w:rPr>
          <w:i/>
          <w:sz w:val="20"/>
          <w:szCs w:val="20"/>
        </w:rPr>
        <w:t>Aquaculture Environment Interactions</w:t>
      </w:r>
      <w:r>
        <w:rPr>
          <w:sz w:val="20"/>
          <w:szCs w:val="20"/>
        </w:rPr>
        <w:t xml:space="preserve"> </w:t>
      </w:r>
      <w:r>
        <w:rPr>
          <w:b/>
          <w:sz w:val="20"/>
          <w:szCs w:val="20"/>
        </w:rPr>
        <w:t>1</w:t>
      </w:r>
      <w:r>
        <w:rPr>
          <w:sz w:val="20"/>
          <w:szCs w:val="20"/>
        </w:rPr>
        <w:t>, 71–83.</w:t>
      </w:r>
    </w:p>
    <w:p w14:paraId="53A6E944" w14:textId="77777777" w:rsidR="00573167" w:rsidRDefault="0059350F">
      <w:pPr>
        <w:ind w:left="800" w:hanging="400"/>
        <w:rPr>
          <w:sz w:val="20"/>
          <w:szCs w:val="20"/>
        </w:rPr>
      </w:pPr>
      <w:r>
        <w:rPr>
          <w:sz w:val="20"/>
          <w:szCs w:val="20"/>
        </w:rPr>
        <w:t xml:space="preserve">Klinger, D. and Naylor, R. (2012) Searching for solutions in aquaculture: charting a sustainable course. </w:t>
      </w:r>
      <w:r>
        <w:rPr>
          <w:i/>
          <w:sz w:val="20"/>
          <w:szCs w:val="20"/>
        </w:rPr>
        <w:t>Annu. Rev. Environ. Resour.</w:t>
      </w:r>
      <w:r>
        <w:rPr>
          <w:sz w:val="20"/>
          <w:szCs w:val="20"/>
        </w:rPr>
        <w:t xml:space="preserve"> </w:t>
      </w:r>
      <w:r>
        <w:rPr>
          <w:b/>
          <w:sz w:val="20"/>
          <w:szCs w:val="20"/>
        </w:rPr>
        <w:t>37</w:t>
      </w:r>
      <w:r>
        <w:rPr>
          <w:sz w:val="20"/>
          <w:szCs w:val="20"/>
        </w:rPr>
        <w:t>, 247–276.</w:t>
      </w:r>
    </w:p>
    <w:p w14:paraId="454FB6F6" w14:textId="77777777" w:rsidR="00573167" w:rsidRDefault="0059350F">
      <w:pPr>
        <w:ind w:left="800" w:hanging="400"/>
        <w:rPr>
          <w:sz w:val="20"/>
          <w:szCs w:val="20"/>
        </w:rPr>
      </w:pPr>
      <w:r>
        <w:rPr>
          <w:sz w:val="20"/>
          <w:szCs w:val="20"/>
        </w:rPr>
        <w:t xml:space="preserve">Klinger, D.H., Levin, S.A. and Watson, J.R. (2017) The growth of finfish in global open-ocean aquaculture under climate change. </w:t>
      </w:r>
      <w:r>
        <w:rPr>
          <w:i/>
          <w:sz w:val="20"/>
          <w:szCs w:val="20"/>
        </w:rPr>
        <w:t>Proceedings of the Royal Society B: Biological Sciences</w:t>
      </w:r>
      <w:r>
        <w:rPr>
          <w:sz w:val="20"/>
          <w:szCs w:val="20"/>
        </w:rPr>
        <w:t xml:space="preserve"> </w:t>
      </w:r>
      <w:r>
        <w:rPr>
          <w:b/>
          <w:sz w:val="20"/>
          <w:szCs w:val="20"/>
        </w:rPr>
        <w:t>284</w:t>
      </w:r>
      <w:r>
        <w:rPr>
          <w:sz w:val="20"/>
          <w:szCs w:val="20"/>
        </w:rPr>
        <w:t>, 20170834.</w:t>
      </w:r>
    </w:p>
    <w:p w14:paraId="1E2ACC5E" w14:textId="77777777" w:rsidR="00573167" w:rsidRDefault="0059350F">
      <w:pPr>
        <w:ind w:left="800" w:hanging="400"/>
        <w:rPr>
          <w:sz w:val="20"/>
          <w:szCs w:val="20"/>
        </w:rPr>
      </w:pPr>
      <w:r>
        <w:rPr>
          <w:sz w:val="20"/>
          <w:szCs w:val="20"/>
        </w:rPr>
        <w:t xml:space="preserve">Li, S., Yang, Z., Nadolnyak, D., Zhang, Y. and Luo, Y. (2014) Economic impacts of climate change: profitability of freshwater aquaculture in China. </w:t>
      </w:r>
      <w:r>
        <w:rPr>
          <w:i/>
          <w:sz w:val="20"/>
          <w:szCs w:val="20"/>
        </w:rPr>
        <w:t>Aquaculture Research</w:t>
      </w:r>
      <w:r>
        <w:rPr>
          <w:sz w:val="20"/>
          <w:szCs w:val="20"/>
        </w:rPr>
        <w:t xml:space="preserve"> </w:t>
      </w:r>
      <w:r>
        <w:rPr>
          <w:b/>
          <w:sz w:val="20"/>
          <w:szCs w:val="20"/>
        </w:rPr>
        <w:t>47</w:t>
      </w:r>
      <w:r>
        <w:rPr>
          <w:sz w:val="20"/>
          <w:szCs w:val="20"/>
        </w:rPr>
        <w:t>, 1537–1548.</w:t>
      </w:r>
    </w:p>
    <w:p w14:paraId="6AEEF32F" w14:textId="77777777" w:rsidR="00573167" w:rsidRDefault="0059350F">
      <w:pPr>
        <w:ind w:left="800" w:hanging="400"/>
        <w:rPr>
          <w:sz w:val="20"/>
          <w:szCs w:val="20"/>
        </w:rPr>
      </w:pPr>
      <w:r>
        <w:rPr>
          <w:sz w:val="20"/>
          <w:szCs w:val="20"/>
        </w:rPr>
        <w:t xml:space="preserve">Lind, C.E., Ponzoni, R.W., Nguyen, N.H. and Khaw, H.L. (2012) Selective Breeding in Fish and Conservation of Genetic Resources for Aquaculture. </w:t>
      </w:r>
      <w:r>
        <w:rPr>
          <w:i/>
          <w:sz w:val="20"/>
          <w:szCs w:val="20"/>
        </w:rPr>
        <w:t>Reproduction in Domestic Animals</w:t>
      </w:r>
      <w:r>
        <w:rPr>
          <w:sz w:val="20"/>
          <w:szCs w:val="20"/>
        </w:rPr>
        <w:t xml:space="preserve"> </w:t>
      </w:r>
      <w:r>
        <w:rPr>
          <w:b/>
          <w:sz w:val="20"/>
          <w:szCs w:val="20"/>
        </w:rPr>
        <w:t>47</w:t>
      </w:r>
      <w:r>
        <w:rPr>
          <w:sz w:val="20"/>
          <w:szCs w:val="20"/>
        </w:rPr>
        <w:t>, 255–263.</w:t>
      </w:r>
    </w:p>
    <w:p w14:paraId="6BF44563" w14:textId="77777777" w:rsidR="00573167" w:rsidRDefault="0059350F">
      <w:pPr>
        <w:ind w:left="800" w:hanging="400"/>
        <w:rPr>
          <w:sz w:val="20"/>
          <w:szCs w:val="20"/>
        </w:rPr>
      </w:pPr>
      <w:r>
        <w:rPr>
          <w:sz w:val="20"/>
          <w:szCs w:val="20"/>
        </w:rPr>
        <w:t xml:space="preserve">Ponzoni, R.W., Nguyen, N.H., Khaw, H.L. and Ninh, N.H. (2008) Accounting for genotype by environment interaction in economic appraisal of genetic improvement programs in common carp Cyprinus carpio. </w:t>
      </w:r>
      <w:r>
        <w:rPr>
          <w:i/>
          <w:sz w:val="20"/>
          <w:szCs w:val="20"/>
        </w:rPr>
        <w:t>Aquaculture</w:t>
      </w:r>
      <w:r>
        <w:rPr>
          <w:sz w:val="20"/>
          <w:szCs w:val="20"/>
        </w:rPr>
        <w:t xml:space="preserve"> </w:t>
      </w:r>
      <w:r>
        <w:rPr>
          <w:b/>
          <w:sz w:val="20"/>
          <w:szCs w:val="20"/>
        </w:rPr>
        <w:t>285</w:t>
      </w:r>
      <w:r>
        <w:rPr>
          <w:sz w:val="20"/>
          <w:szCs w:val="20"/>
        </w:rPr>
        <w:t>, 47–55.</w:t>
      </w:r>
    </w:p>
    <w:p w14:paraId="1516D5C9" w14:textId="77777777" w:rsidR="00573167" w:rsidRDefault="0059350F">
      <w:pPr>
        <w:ind w:left="800" w:hanging="400"/>
        <w:rPr>
          <w:sz w:val="20"/>
          <w:szCs w:val="20"/>
        </w:rPr>
      </w:pPr>
      <w:r>
        <w:rPr>
          <w:sz w:val="20"/>
          <w:szCs w:val="20"/>
        </w:rPr>
        <w:t xml:space="preserve">Rosa, R., Marques, A. and Nunes, M.L. (2013) Mediterranean Aquaculture in a Changing Climate. In: </w:t>
      </w:r>
      <w:r>
        <w:rPr>
          <w:i/>
          <w:sz w:val="20"/>
          <w:szCs w:val="20"/>
        </w:rPr>
        <w:t>The Mediterranean Sea</w:t>
      </w:r>
      <w:r>
        <w:rPr>
          <w:sz w:val="20"/>
          <w:szCs w:val="20"/>
        </w:rPr>
        <w:t>, Vol. 131. Springer Netherlands, Dordrecht, pp 605–616.</w:t>
      </w:r>
    </w:p>
    <w:p w14:paraId="28144C60" w14:textId="77777777" w:rsidR="00573167" w:rsidRDefault="0059350F">
      <w:pPr>
        <w:ind w:left="800" w:hanging="400"/>
        <w:rPr>
          <w:sz w:val="20"/>
          <w:szCs w:val="20"/>
        </w:rPr>
      </w:pPr>
      <w:r>
        <w:rPr>
          <w:sz w:val="20"/>
          <w:szCs w:val="20"/>
        </w:rPr>
        <w:t xml:space="preserve">Rowley, A.F., Cross, M.E., Culloty, S.C., et al. (2014) The potential impact of climate change on the infectious diseases of commercially important shellfish populations in the Irish Sea--a review. </w:t>
      </w:r>
      <w:r>
        <w:rPr>
          <w:i/>
          <w:sz w:val="20"/>
          <w:szCs w:val="20"/>
        </w:rPr>
        <w:t>ICES Journal of Marine Science: Journal du Conseil</w:t>
      </w:r>
      <w:r>
        <w:rPr>
          <w:sz w:val="20"/>
          <w:szCs w:val="20"/>
        </w:rPr>
        <w:t xml:space="preserve"> </w:t>
      </w:r>
      <w:r>
        <w:rPr>
          <w:b/>
          <w:sz w:val="20"/>
          <w:szCs w:val="20"/>
        </w:rPr>
        <w:t>71</w:t>
      </w:r>
      <w:r>
        <w:rPr>
          <w:sz w:val="20"/>
          <w:szCs w:val="20"/>
        </w:rPr>
        <w:t>, 741–759.</w:t>
      </w:r>
    </w:p>
    <w:p w14:paraId="2DC2B5E0" w14:textId="77777777" w:rsidR="00573167" w:rsidRDefault="0059350F">
      <w:pPr>
        <w:ind w:left="800" w:hanging="400"/>
        <w:rPr>
          <w:sz w:val="20"/>
          <w:szCs w:val="20"/>
        </w:rPr>
      </w:pPr>
      <w:r>
        <w:rPr>
          <w:sz w:val="20"/>
          <w:szCs w:val="20"/>
        </w:rPr>
        <w:t xml:space="preserve">Sae-Lim, P., Gjerde, B., Nielsen, H.M., Mulder, H. and Kause, A. (2015) A review of genotype-by-environment interaction and micro-environmental sensitivity in aquaculture species. </w:t>
      </w:r>
      <w:r>
        <w:rPr>
          <w:i/>
          <w:sz w:val="20"/>
          <w:szCs w:val="20"/>
        </w:rPr>
        <w:t>Reviews in Aquaculture</w:t>
      </w:r>
      <w:r>
        <w:rPr>
          <w:sz w:val="20"/>
          <w:szCs w:val="20"/>
        </w:rPr>
        <w:t xml:space="preserve"> </w:t>
      </w:r>
      <w:r>
        <w:rPr>
          <w:b/>
          <w:sz w:val="20"/>
          <w:szCs w:val="20"/>
        </w:rPr>
        <w:t>8</w:t>
      </w:r>
      <w:r>
        <w:rPr>
          <w:sz w:val="20"/>
          <w:szCs w:val="20"/>
        </w:rPr>
        <w:t>, 369–393.</w:t>
      </w:r>
    </w:p>
    <w:p w14:paraId="21C8124A" w14:textId="77777777" w:rsidR="00573167" w:rsidRDefault="0059350F">
      <w:pPr>
        <w:ind w:left="800" w:hanging="400"/>
        <w:rPr>
          <w:sz w:val="20"/>
          <w:szCs w:val="20"/>
        </w:rPr>
      </w:pPr>
      <w:r>
        <w:rPr>
          <w:sz w:val="20"/>
          <w:szCs w:val="20"/>
        </w:rPr>
        <w:t xml:space="preserve">Sae-Lim, P., Kause, A., Mulder, H.A. and Olesen, I. (2017) BREEDING AND GENETICS SYMPOSIUM: Climate change and selective breeding in aquaculture. </w:t>
      </w:r>
      <w:r>
        <w:rPr>
          <w:i/>
          <w:sz w:val="20"/>
          <w:szCs w:val="20"/>
        </w:rPr>
        <w:t>Journal of Animal Science</w:t>
      </w:r>
      <w:r>
        <w:rPr>
          <w:sz w:val="20"/>
          <w:szCs w:val="20"/>
        </w:rPr>
        <w:t xml:space="preserve"> </w:t>
      </w:r>
      <w:r>
        <w:rPr>
          <w:b/>
          <w:sz w:val="20"/>
          <w:szCs w:val="20"/>
        </w:rPr>
        <w:t>95</w:t>
      </w:r>
      <w:r>
        <w:rPr>
          <w:sz w:val="20"/>
          <w:szCs w:val="20"/>
        </w:rPr>
        <w:t>, 1801.</w:t>
      </w:r>
    </w:p>
    <w:p w14:paraId="13727867" w14:textId="77777777" w:rsidR="00573167" w:rsidRDefault="0059350F">
      <w:pPr>
        <w:ind w:left="800" w:hanging="400"/>
        <w:rPr>
          <w:sz w:val="20"/>
          <w:szCs w:val="20"/>
        </w:rPr>
      </w:pPr>
      <w:r>
        <w:rPr>
          <w:sz w:val="20"/>
          <w:szCs w:val="20"/>
        </w:rPr>
        <w:t xml:space="preserve">Weatherdon, L.V., Magnan, A.K., Rogers, A.D., Sumaila, U.R. and Cheung, W.W.L. (2016) Observed and Projected Impacts of Climate Change on Marine Fisheries, Aquaculture, Coastal Tourism, and Human Health: An Update. </w:t>
      </w:r>
      <w:r>
        <w:rPr>
          <w:i/>
          <w:sz w:val="20"/>
          <w:szCs w:val="20"/>
        </w:rPr>
        <w:t>Frontiers in Marine Science</w:t>
      </w:r>
      <w:r>
        <w:rPr>
          <w:sz w:val="20"/>
          <w:szCs w:val="20"/>
        </w:rPr>
        <w:t xml:space="preserve"> </w:t>
      </w:r>
      <w:r>
        <w:rPr>
          <w:b/>
          <w:sz w:val="20"/>
          <w:szCs w:val="20"/>
        </w:rPr>
        <w:t>3</w:t>
      </w:r>
      <w:r>
        <w:rPr>
          <w:sz w:val="20"/>
          <w:szCs w:val="20"/>
        </w:rPr>
        <w:t>, 473.</w:t>
      </w:r>
    </w:p>
    <w:p w14:paraId="2981C0E4" w14:textId="77777777" w:rsidR="00573167" w:rsidRDefault="00573167"/>
    <w:p w14:paraId="71D1AA84" w14:textId="77777777" w:rsidR="00573167" w:rsidRDefault="00573167"/>
    <w:p w14:paraId="138772EE"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Arceo, H.O., Quibilan, M.C., Aliño, P.M., Lim, G. and Licuanan, W.Y., 2001. Coral bleaching in Philippine reefs: coincident evidences with mesoscale thermal anomalies. </w:t>
      </w:r>
      <w:r>
        <w:rPr>
          <w:rFonts w:ascii="Times New Roman" w:eastAsia="Times New Roman" w:hAnsi="Times New Roman" w:cs="Times New Roman"/>
          <w:i/>
          <w:color w:val="222222"/>
          <w:highlight w:val="white"/>
        </w:rPr>
        <w:t>Bulletin of Marine Science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69</w:t>
      </w:r>
      <w:r>
        <w:rPr>
          <w:rFonts w:ascii="Times New Roman" w:eastAsia="Times New Roman" w:hAnsi="Times New Roman" w:cs="Times New Roman"/>
          <w:color w:val="222222"/>
          <w:highlight w:val="white"/>
        </w:rPr>
        <w:t>(2), pp.579-593.</w:t>
      </w:r>
    </w:p>
    <w:p w14:paraId="4E50DA5E" w14:textId="77777777" w:rsidR="00573167" w:rsidRDefault="00573167">
      <w:pPr>
        <w:rPr>
          <w:rFonts w:ascii="Times New Roman" w:eastAsia="Times New Roman" w:hAnsi="Times New Roman" w:cs="Times New Roman"/>
          <w:color w:val="222222"/>
          <w:highlight w:val="white"/>
        </w:rPr>
      </w:pPr>
    </w:p>
    <w:p w14:paraId="0ED6340C"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Arlinghaus, R., Abbott, J.K., Fenichel, E.P., Carpenter, S.R., Hunt, L.M., Alós, J., Klefoth, T., Cooke, S.J., Hilborn, R., Jensen, O.P. and Wilberg, M.J., 2019. Opinion: Governing the recreational dimension of global fisheries. </w:t>
      </w:r>
      <w:r>
        <w:rPr>
          <w:rFonts w:ascii="Times New Roman" w:eastAsia="Times New Roman" w:hAnsi="Times New Roman" w:cs="Times New Roman"/>
          <w:i/>
          <w:color w:val="222222"/>
          <w:highlight w:val="white"/>
        </w:rPr>
        <w:t>Proceedings of the National Academy of Sciences</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116</w:t>
      </w:r>
      <w:r>
        <w:rPr>
          <w:rFonts w:ascii="Times New Roman" w:eastAsia="Times New Roman" w:hAnsi="Times New Roman" w:cs="Times New Roman"/>
          <w:color w:val="222222"/>
          <w:highlight w:val="white"/>
        </w:rPr>
        <w:t>(12), pp.5209-5213.</w:t>
      </w:r>
    </w:p>
    <w:p w14:paraId="4A97796A" w14:textId="77777777" w:rsidR="00573167" w:rsidRDefault="00573167">
      <w:pPr>
        <w:rPr>
          <w:rFonts w:ascii="Times New Roman" w:eastAsia="Times New Roman" w:hAnsi="Times New Roman" w:cs="Times New Roman"/>
          <w:color w:val="222222"/>
          <w:highlight w:val="white"/>
        </w:rPr>
      </w:pPr>
    </w:p>
    <w:p w14:paraId="3019B52B" w14:textId="77777777" w:rsidR="00573167" w:rsidRDefault="0059350F">
      <w:pPr>
        <w:rPr>
          <w:rFonts w:ascii="Times New Roman" w:eastAsia="Times New Roman" w:hAnsi="Times New Roman" w:cs="Times New Roman"/>
          <w:highlight w:val="white"/>
        </w:rPr>
      </w:pPr>
      <w:r>
        <w:rPr>
          <w:rFonts w:ascii="Times New Roman" w:eastAsia="Times New Roman" w:hAnsi="Times New Roman" w:cs="Times New Roman"/>
          <w:highlight w:val="white"/>
        </w:rPr>
        <w:t>Burke, L., Reytar, K., Spalding, M., Perry, A. (2011). Reefs at risk revisited. World Resources Institute: Washington, DC. ISBN 978-1-56973-762-0. 115 pp.</w:t>
      </w:r>
    </w:p>
    <w:p w14:paraId="65480E68" w14:textId="77777777" w:rsidR="00573167" w:rsidRDefault="00573167">
      <w:pPr>
        <w:rPr>
          <w:rFonts w:ascii="Times New Roman" w:eastAsia="Times New Roman" w:hAnsi="Times New Roman" w:cs="Times New Roman"/>
          <w:highlight w:val="white"/>
        </w:rPr>
      </w:pPr>
    </w:p>
    <w:p w14:paraId="185D992E" w14:textId="77777777" w:rsidR="00573167" w:rsidRDefault="0059350F">
      <w:pPr>
        <w:rPr>
          <w:rFonts w:ascii="Times New Roman" w:eastAsia="Times New Roman" w:hAnsi="Times New Roman" w:cs="Times New Roman"/>
          <w:highlight w:val="white"/>
        </w:rPr>
      </w:pPr>
      <w:r>
        <w:rPr>
          <w:rFonts w:ascii="Times New Roman" w:eastAsia="Times New Roman" w:hAnsi="Times New Roman" w:cs="Times New Roman"/>
          <w:color w:val="222222"/>
          <w:highlight w:val="white"/>
        </w:rPr>
        <w:t xml:space="preserve">Cabral, R.B. and Aliño, P.M., 2011. Transition from common to private coasts: Consequences of privatization of the coastal commons. </w:t>
      </w:r>
      <w:r>
        <w:rPr>
          <w:rFonts w:ascii="Times New Roman" w:eastAsia="Times New Roman" w:hAnsi="Times New Roman" w:cs="Times New Roman"/>
          <w:i/>
          <w:color w:val="222222"/>
          <w:highlight w:val="white"/>
        </w:rPr>
        <w:t>Ocean &amp; Coastal Management</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54</w:t>
      </w:r>
      <w:r>
        <w:rPr>
          <w:rFonts w:ascii="Times New Roman" w:eastAsia="Times New Roman" w:hAnsi="Times New Roman" w:cs="Times New Roman"/>
          <w:color w:val="222222"/>
          <w:highlight w:val="white"/>
        </w:rPr>
        <w:t>(1), pp.66-74.</w:t>
      </w:r>
    </w:p>
    <w:p w14:paraId="59CA34AE" w14:textId="77777777" w:rsidR="00573167" w:rsidRDefault="00573167">
      <w:pPr>
        <w:rPr>
          <w:rFonts w:ascii="Times New Roman" w:eastAsia="Times New Roman" w:hAnsi="Times New Roman" w:cs="Times New Roman"/>
          <w:color w:val="666666"/>
          <w:highlight w:val="white"/>
        </w:rPr>
      </w:pPr>
    </w:p>
    <w:p w14:paraId="3D53CF2D"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Chen, P.Y., Chen, C.C., Chu, L. and McCarl, B., 2015. Evaluating the economic damage of climate change on global coral reefs. </w:t>
      </w:r>
      <w:r>
        <w:rPr>
          <w:rFonts w:ascii="Times New Roman" w:eastAsia="Times New Roman" w:hAnsi="Times New Roman" w:cs="Times New Roman"/>
          <w:i/>
          <w:color w:val="222222"/>
          <w:highlight w:val="white"/>
        </w:rPr>
        <w:t>Global Environmental Change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30</w:t>
      </w:r>
      <w:r>
        <w:rPr>
          <w:rFonts w:ascii="Times New Roman" w:eastAsia="Times New Roman" w:hAnsi="Times New Roman" w:cs="Times New Roman"/>
          <w:color w:val="222222"/>
          <w:highlight w:val="white"/>
        </w:rPr>
        <w:t>, pp.12-20.</w:t>
      </w:r>
    </w:p>
    <w:p w14:paraId="533FD4A0" w14:textId="77777777" w:rsidR="00573167" w:rsidRDefault="00573167">
      <w:pPr>
        <w:rPr>
          <w:rFonts w:ascii="Times New Roman" w:eastAsia="Times New Roman" w:hAnsi="Times New Roman" w:cs="Times New Roman"/>
          <w:color w:val="222222"/>
          <w:highlight w:val="white"/>
        </w:rPr>
      </w:pPr>
    </w:p>
    <w:p w14:paraId="52CCF1D0"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Free, C.M., Thorson, J.T., Pinsky, M.L., Oken, K.L., Wiedenmann, J. and Jensen, O.P., 2019. Impacts of historical warming on marine fisheries production. </w:t>
      </w:r>
      <w:r>
        <w:rPr>
          <w:rFonts w:ascii="Times New Roman" w:eastAsia="Times New Roman" w:hAnsi="Times New Roman" w:cs="Times New Roman"/>
          <w:i/>
          <w:color w:val="222222"/>
          <w:highlight w:val="white"/>
        </w:rPr>
        <w:t>Science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363</w:t>
      </w:r>
      <w:r>
        <w:rPr>
          <w:rFonts w:ascii="Times New Roman" w:eastAsia="Times New Roman" w:hAnsi="Times New Roman" w:cs="Times New Roman"/>
          <w:color w:val="222222"/>
          <w:highlight w:val="white"/>
        </w:rPr>
        <w:t>(6430), pp.979-983.</w:t>
      </w:r>
    </w:p>
    <w:p w14:paraId="1B65A3CA" w14:textId="77777777" w:rsidR="00573167" w:rsidRDefault="00573167">
      <w:pPr>
        <w:rPr>
          <w:rFonts w:ascii="Times New Roman" w:eastAsia="Times New Roman" w:hAnsi="Times New Roman" w:cs="Times New Roman"/>
          <w:color w:val="222222"/>
          <w:highlight w:val="white"/>
        </w:rPr>
      </w:pPr>
    </w:p>
    <w:p w14:paraId="25492D17" w14:textId="77777777" w:rsidR="00573167" w:rsidRDefault="0059350F">
      <w:pPr>
        <w:rPr>
          <w:rFonts w:ascii="Times New Roman" w:eastAsia="Times New Roman" w:hAnsi="Times New Roman" w:cs="Times New Roman"/>
        </w:rPr>
      </w:pPr>
      <w:r>
        <w:rPr>
          <w:rFonts w:ascii="Times New Roman" w:eastAsia="Times New Roman" w:hAnsi="Times New Roman" w:cs="Times New Roman"/>
        </w:rPr>
        <w:t xml:space="preserve">Gattuso, J. P., Magnan, A. K., Bopp, L., Cheung, W. W., Duarte, C. M., Hinkel, J., ... &amp; Billé, R. (2018). Ocean solutions to address climate change and its effects on marine ecosystems. </w:t>
      </w:r>
      <w:r>
        <w:rPr>
          <w:rFonts w:ascii="Times New Roman" w:eastAsia="Times New Roman" w:hAnsi="Times New Roman" w:cs="Times New Roman"/>
          <w:i/>
        </w:rPr>
        <w:t>Frontiers in Marine Science</w:t>
      </w:r>
      <w:r>
        <w:rPr>
          <w:rFonts w:ascii="Times New Roman" w:eastAsia="Times New Roman" w:hAnsi="Times New Roman" w:cs="Times New Roman"/>
        </w:rPr>
        <w:t xml:space="preserve">, </w:t>
      </w:r>
      <w:r>
        <w:rPr>
          <w:rFonts w:ascii="Times New Roman" w:eastAsia="Times New Roman" w:hAnsi="Times New Roman" w:cs="Times New Roman"/>
          <w:i/>
        </w:rPr>
        <w:t>5</w:t>
      </w:r>
      <w:r>
        <w:rPr>
          <w:rFonts w:ascii="Times New Roman" w:eastAsia="Times New Roman" w:hAnsi="Times New Roman" w:cs="Times New Roman"/>
        </w:rPr>
        <w:t>, 337.</w:t>
      </w:r>
    </w:p>
    <w:p w14:paraId="03538162" w14:textId="77777777" w:rsidR="00573167" w:rsidRDefault="00573167">
      <w:pPr>
        <w:rPr>
          <w:rFonts w:ascii="Times New Roman" w:eastAsia="Times New Roman" w:hAnsi="Times New Roman" w:cs="Times New Roman"/>
        </w:rPr>
      </w:pPr>
    </w:p>
    <w:p w14:paraId="35973EA8" w14:textId="77777777" w:rsidR="00573167" w:rsidRDefault="0059350F">
      <w:pPr>
        <w:rPr>
          <w:rFonts w:ascii="Times New Roman" w:eastAsia="Times New Roman" w:hAnsi="Times New Roman" w:cs="Times New Roman"/>
        </w:rPr>
      </w:pPr>
      <w:r>
        <w:rPr>
          <w:rFonts w:ascii="Times New Roman" w:eastAsia="Times New Roman" w:hAnsi="Times New Roman" w:cs="Times New Roman"/>
        </w:rPr>
        <w:t>Hoegh-Guldberg, O., D. Jacob, M. Taylor, M. Bindi, S. Brown, I. Camilloni, A. Diedhiou, R. Djalante, K. Ebi, F. Engelbrecht, J. Guiot, Y. Hijioka, S. Mehrotra, A. Payne, S. I. Seneviratne, A. Thomas, R. Warren, G. Zhou, 2018, Impacts of 1.5°C Global Warming on Natural and Human Systems. In: 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[V. MassonDelmotte, P. Zhai, H. O. Pörtner, D. Roberts, J. Skea, P.R. Shukla, A. Pirani, W. Moufouma-Okia, C. Péan, R. Pidcock, S. Connors, J. B. R. Matthews, Y. Chen, X. Zhou, M. I. Gomis, E. Lonnoy, T. Maycock, M. Tignor, T. Waterfield (eds.)]. In Press.</w:t>
      </w:r>
    </w:p>
    <w:p w14:paraId="064B7367" w14:textId="77777777" w:rsidR="00573167" w:rsidRDefault="00573167">
      <w:pPr>
        <w:rPr>
          <w:rFonts w:ascii="Times New Roman" w:eastAsia="Times New Roman" w:hAnsi="Times New Roman" w:cs="Times New Roman"/>
          <w:color w:val="222222"/>
          <w:highlight w:val="white"/>
        </w:rPr>
      </w:pPr>
    </w:p>
    <w:p w14:paraId="1796DBA9"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James, R. K., Silva, R., van Tussenbroek, B. I., Escudero-Castillo, M., Mariño-Tapia, I., Dijkstra, H. A., ... &amp; van der Boog, C. G. (2019). Maintaining tropical beaches with seagrass and algae: a promising alternative to engineering solutions. </w:t>
      </w:r>
      <w:r>
        <w:rPr>
          <w:rFonts w:ascii="Times New Roman" w:eastAsia="Times New Roman" w:hAnsi="Times New Roman" w:cs="Times New Roman"/>
          <w:i/>
          <w:color w:val="222222"/>
          <w:highlight w:val="white"/>
        </w:rPr>
        <w:t>BioScience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69</w:t>
      </w:r>
      <w:r>
        <w:rPr>
          <w:rFonts w:ascii="Times New Roman" w:eastAsia="Times New Roman" w:hAnsi="Times New Roman" w:cs="Times New Roman"/>
          <w:color w:val="222222"/>
          <w:highlight w:val="white"/>
        </w:rPr>
        <w:t>(2), 136-142.</w:t>
      </w:r>
    </w:p>
    <w:p w14:paraId="1175A070" w14:textId="77777777" w:rsidR="00573167" w:rsidRDefault="00573167">
      <w:pPr>
        <w:rPr>
          <w:rFonts w:ascii="Times New Roman" w:eastAsia="Times New Roman" w:hAnsi="Times New Roman" w:cs="Times New Roman"/>
          <w:color w:val="222222"/>
          <w:highlight w:val="white"/>
        </w:rPr>
      </w:pPr>
    </w:p>
    <w:p w14:paraId="6898AB72"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Lenzen, M., Sun, Y.Y., Faturay, F., Ting, Y.P., Geschke, A. and Malik, A., 2018. The carbon footprint of global tourism. </w:t>
      </w:r>
      <w:r>
        <w:rPr>
          <w:rFonts w:ascii="Times New Roman" w:eastAsia="Times New Roman" w:hAnsi="Times New Roman" w:cs="Times New Roman"/>
          <w:i/>
          <w:color w:val="222222"/>
          <w:highlight w:val="white"/>
        </w:rPr>
        <w:t>Nature Climate Change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8</w:t>
      </w:r>
      <w:r>
        <w:rPr>
          <w:rFonts w:ascii="Times New Roman" w:eastAsia="Times New Roman" w:hAnsi="Times New Roman" w:cs="Times New Roman"/>
          <w:color w:val="222222"/>
          <w:highlight w:val="white"/>
        </w:rPr>
        <w:t>(6), p.522.</w:t>
      </w:r>
    </w:p>
    <w:p w14:paraId="43F62E8C" w14:textId="77777777" w:rsidR="00573167" w:rsidRDefault="00573167">
      <w:pPr>
        <w:rPr>
          <w:rFonts w:ascii="Times New Roman" w:eastAsia="Times New Roman" w:hAnsi="Times New Roman" w:cs="Times New Roman"/>
          <w:color w:val="222222"/>
          <w:highlight w:val="white"/>
        </w:rPr>
      </w:pPr>
    </w:p>
    <w:p w14:paraId="56648D8B"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rPr>
        <w:t>OECD (2016), The Ocean Economy in 2030, OECD Publishing, Paris.</w:t>
      </w:r>
    </w:p>
    <w:p w14:paraId="6A9701C8" w14:textId="77777777" w:rsidR="00573167" w:rsidRDefault="00573167">
      <w:pPr>
        <w:rPr>
          <w:rFonts w:ascii="Times New Roman" w:eastAsia="Times New Roman" w:hAnsi="Times New Roman" w:cs="Times New Roman"/>
          <w:color w:val="222222"/>
          <w:highlight w:val="white"/>
        </w:rPr>
      </w:pPr>
    </w:p>
    <w:p w14:paraId="3E2C5243"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Moreno, A. and Amelung, B., 2009. Climate change and coastal &amp; marine tourism: review and analysis. </w:t>
      </w:r>
      <w:r>
        <w:rPr>
          <w:rFonts w:ascii="Times New Roman" w:eastAsia="Times New Roman" w:hAnsi="Times New Roman" w:cs="Times New Roman"/>
          <w:i/>
          <w:color w:val="222222"/>
          <w:highlight w:val="white"/>
        </w:rPr>
        <w:t>Journal of Coastal Research</w:t>
      </w:r>
      <w:r>
        <w:rPr>
          <w:rFonts w:ascii="Times New Roman" w:eastAsia="Times New Roman" w:hAnsi="Times New Roman" w:cs="Times New Roman"/>
          <w:color w:val="222222"/>
          <w:highlight w:val="white"/>
        </w:rPr>
        <w:t>, pp.1140-1144.</w:t>
      </w:r>
    </w:p>
    <w:p w14:paraId="455CB0CD" w14:textId="77777777" w:rsidR="00573167" w:rsidRDefault="00573167">
      <w:pPr>
        <w:rPr>
          <w:rFonts w:ascii="Times New Roman" w:eastAsia="Times New Roman" w:hAnsi="Times New Roman" w:cs="Times New Roman"/>
          <w:color w:val="222222"/>
          <w:highlight w:val="white"/>
        </w:rPr>
      </w:pPr>
    </w:p>
    <w:p w14:paraId="0FF787DC"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 xml:space="preserve">Ruiz-Ramírez, J. D., Euán-Ávila, J. I., &amp; Rivera-Monroy, V. H. (2019). Vulnerability of Coastal Resort Cities to Mean Sea Level Rise in the Mexican Caribbean. </w:t>
      </w:r>
      <w:r>
        <w:rPr>
          <w:rFonts w:ascii="Times New Roman" w:eastAsia="Times New Roman" w:hAnsi="Times New Roman" w:cs="Times New Roman"/>
          <w:i/>
          <w:color w:val="222222"/>
          <w:highlight w:val="white"/>
        </w:rPr>
        <w:t>Coastal Management</w:t>
      </w:r>
      <w:r>
        <w:rPr>
          <w:rFonts w:ascii="Times New Roman" w:eastAsia="Times New Roman" w:hAnsi="Times New Roman" w:cs="Times New Roman"/>
          <w:color w:val="222222"/>
          <w:highlight w:val="white"/>
        </w:rPr>
        <w:t>, 1-21.</w:t>
      </w:r>
    </w:p>
    <w:p w14:paraId="2623BF2B" w14:textId="77777777" w:rsidR="00573167" w:rsidRDefault="00573167">
      <w:pPr>
        <w:rPr>
          <w:rFonts w:ascii="Times New Roman" w:eastAsia="Times New Roman" w:hAnsi="Times New Roman" w:cs="Times New Roman"/>
          <w:color w:val="222222"/>
          <w:highlight w:val="white"/>
        </w:rPr>
      </w:pPr>
    </w:p>
    <w:p w14:paraId="44698998"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Scott, D., Gössling, S., &amp; Hall, C. M. (2012). International tourism and climate change. </w:t>
      </w:r>
      <w:r>
        <w:rPr>
          <w:rFonts w:ascii="Times New Roman" w:eastAsia="Times New Roman" w:hAnsi="Times New Roman" w:cs="Times New Roman"/>
          <w:i/>
          <w:color w:val="222222"/>
          <w:highlight w:val="white"/>
        </w:rPr>
        <w:t>Wiley Interdisciplinary Reviews: Climate Change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3</w:t>
      </w:r>
      <w:r>
        <w:rPr>
          <w:rFonts w:ascii="Times New Roman" w:eastAsia="Times New Roman" w:hAnsi="Times New Roman" w:cs="Times New Roman"/>
          <w:color w:val="222222"/>
          <w:highlight w:val="white"/>
        </w:rPr>
        <w:t>(3), 213-232.</w:t>
      </w:r>
    </w:p>
    <w:p w14:paraId="1FD0762B" w14:textId="77777777" w:rsidR="00573167" w:rsidRDefault="00573167">
      <w:pPr>
        <w:rPr>
          <w:rFonts w:ascii="Times New Roman" w:eastAsia="Times New Roman" w:hAnsi="Times New Roman" w:cs="Times New Roman"/>
          <w:color w:val="222222"/>
          <w:highlight w:val="white"/>
        </w:rPr>
      </w:pPr>
    </w:p>
    <w:p w14:paraId="1B522352"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Siegel, K.J., Cabral, R.B., McHenry, J., Ojea, E., Owashi, B. and Lester, S.E., 2019. Sovereign states in the Caribbean have lower social-ecological vulnerability to coral bleaching than overseas territories. </w:t>
      </w:r>
      <w:r>
        <w:rPr>
          <w:rFonts w:ascii="Times New Roman" w:eastAsia="Times New Roman" w:hAnsi="Times New Roman" w:cs="Times New Roman"/>
          <w:i/>
          <w:color w:val="222222"/>
          <w:highlight w:val="white"/>
        </w:rPr>
        <w:t>Proceedings of the Royal Society B</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286</w:t>
      </w:r>
      <w:r>
        <w:rPr>
          <w:rFonts w:ascii="Times New Roman" w:eastAsia="Times New Roman" w:hAnsi="Times New Roman" w:cs="Times New Roman"/>
          <w:color w:val="222222"/>
          <w:highlight w:val="white"/>
        </w:rPr>
        <w:t>(1897), p.20182365.</w:t>
      </w:r>
    </w:p>
    <w:p w14:paraId="3921B025" w14:textId="77777777" w:rsidR="00573167" w:rsidRDefault="00573167">
      <w:pPr>
        <w:rPr>
          <w:rFonts w:ascii="Times New Roman" w:eastAsia="Times New Roman" w:hAnsi="Times New Roman" w:cs="Times New Roman"/>
          <w:color w:val="222222"/>
          <w:highlight w:val="white"/>
        </w:rPr>
      </w:pPr>
    </w:p>
    <w:p w14:paraId="5C6F4D7D"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Smale, D. A., Wernberg, T., Oliver, E. C., Thomsen, M., Harvey, B. P., Straub, S. C., ... &amp; Feng, M. (2019). Marine heatwaves threaten global biodiversity and the provision of ecosystem services. </w:t>
      </w:r>
      <w:r>
        <w:rPr>
          <w:rFonts w:ascii="Times New Roman" w:eastAsia="Times New Roman" w:hAnsi="Times New Roman" w:cs="Times New Roman"/>
          <w:i/>
          <w:color w:val="222222"/>
          <w:highlight w:val="white"/>
        </w:rPr>
        <w:t>Nature Climate Change</w:t>
      </w:r>
      <w:r>
        <w:rPr>
          <w:rFonts w:ascii="Times New Roman" w:eastAsia="Times New Roman" w:hAnsi="Times New Roman" w:cs="Times New Roman"/>
          <w:color w:val="222222"/>
          <w:highlight w:val="white"/>
        </w:rPr>
        <w:t>, 1.</w:t>
      </w:r>
    </w:p>
    <w:p w14:paraId="34FC8A47" w14:textId="77777777" w:rsidR="00573167" w:rsidRDefault="00573167">
      <w:pPr>
        <w:rPr>
          <w:rFonts w:ascii="Times New Roman" w:eastAsia="Times New Roman" w:hAnsi="Times New Roman" w:cs="Times New Roman"/>
          <w:color w:val="222222"/>
          <w:highlight w:val="white"/>
        </w:rPr>
      </w:pPr>
    </w:p>
    <w:p w14:paraId="5751A5C6"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Spalding, M., Burke, L., Wood, S.A., Ashpole, J., Hutchison, J. and zu Ermgassen, P., 2017. Mapping the global value and distribution of coral reef tourism. </w:t>
      </w:r>
      <w:r>
        <w:rPr>
          <w:rFonts w:ascii="Times New Roman" w:eastAsia="Times New Roman" w:hAnsi="Times New Roman" w:cs="Times New Roman"/>
          <w:i/>
          <w:color w:val="222222"/>
          <w:highlight w:val="white"/>
        </w:rPr>
        <w:t>Marine Policy</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82</w:t>
      </w:r>
      <w:r>
        <w:rPr>
          <w:rFonts w:ascii="Times New Roman" w:eastAsia="Times New Roman" w:hAnsi="Times New Roman" w:cs="Times New Roman"/>
          <w:color w:val="222222"/>
          <w:highlight w:val="white"/>
        </w:rPr>
        <w:t>, pp.104-113.</w:t>
      </w:r>
    </w:p>
    <w:p w14:paraId="725190EA" w14:textId="77777777" w:rsidR="00573167" w:rsidRDefault="00573167">
      <w:pPr>
        <w:rPr>
          <w:rFonts w:ascii="Times New Roman" w:eastAsia="Times New Roman" w:hAnsi="Times New Roman" w:cs="Times New Roman"/>
          <w:color w:val="222222"/>
          <w:highlight w:val="white"/>
        </w:rPr>
      </w:pPr>
    </w:p>
    <w:p w14:paraId="3E31681B"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Toimil, A., Díaz-Simal, P., Losada, I. J., &amp; Camus, P. (2018). Estimating the risk of loss of beach recreation value under climate change. </w:t>
      </w:r>
      <w:r>
        <w:rPr>
          <w:rFonts w:ascii="Times New Roman" w:eastAsia="Times New Roman" w:hAnsi="Times New Roman" w:cs="Times New Roman"/>
          <w:i/>
          <w:color w:val="222222"/>
          <w:highlight w:val="white"/>
        </w:rPr>
        <w:t>Tourism Management</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68</w:t>
      </w:r>
      <w:r>
        <w:rPr>
          <w:rFonts w:ascii="Times New Roman" w:eastAsia="Times New Roman" w:hAnsi="Times New Roman" w:cs="Times New Roman"/>
          <w:color w:val="222222"/>
          <w:highlight w:val="white"/>
        </w:rPr>
        <w:t>, 387-400.</w:t>
      </w:r>
    </w:p>
    <w:p w14:paraId="08739A78" w14:textId="77777777" w:rsidR="00573167" w:rsidRDefault="00573167">
      <w:pPr>
        <w:rPr>
          <w:rFonts w:ascii="Times New Roman" w:eastAsia="Times New Roman" w:hAnsi="Times New Roman" w:cs="Times New Roman"/>
          <w:color w:val="222222"/>
          <w:highlight w:val="white"/>
        </w:rPr>
      </w:pPr>
      <w:bookmarkStart w:id="358" w:name="_gjdgxs" w:colFirst="0" w:colLast="0"/>
      <w:bookmarkEnd w:id="358"/>
    </w:p>
    <w:p w14:paraId="55F9AC15" w14:textId="77777777" w:rsidR="00573167" w:rsidRDefault="0059350F">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UNWTO Tourism Highlights 2016 Edition (World Tourism Organization, 2016); </w:t>
      </w:r>
      <w:hyperlink r:id="rId15">
        <w:r>
          <w:rPr>
            <w:rFonts w:ascii="Times New Roman" w:eastAsia="Times New Roman" w:hAnsi="Times New Roman" w:cs="Times New Roman"/>
            <w:color w:val="006699"/>
            <w:highlight w:val="white"/>
            <w:u w:val="single"/>
          </w:rPr>
          <w:t>http://www.e-unwto.org/doi/pdf/10.18111/9789284418145</w:t>
        </w:r>
      </w:hyperlink>
    </w:p>
    <w:p w14:paraId="664B8E33" w14:textId="77777777" w:rsidR="00573167" w:rsidRDefault="00573167">
      <w:pPr>
        <w:rPr>
          <w:rFonts w:ascii="Times New Roman" w:eastAsia="Times New Roman" w:hAnsi="Times New Roman" w:cs="Times New Roman"/>
          <w:color w:val="222222"/>
          <w:highlight w:val="white"/>
        </w:rPr>
      </w:pPr>
    </w:p>
    <w:p w14:paraId="7B9B1BEE" w14:textId="77777777" w:rsidR="00573167" w:rsidRDefault="0059350F">
      <w:r>
        <w:rPr>
          <w:rFonts w:ascii="Times New Roman" w:eastAsia="Times New Roman" w:hAnsi="Times New Roman" w:cs="Times New Roman"/>
          <w:color w:val="222222"/>
          <w:highlight w:val="white"/>
        </w:rPr>
        <w:t xml:space="preserve">Weatherdon, L.V., Magnan, A.K., Rogers, A.D., Sumaila, U.R. and Cheung, W.W., 2016. Observed and projected impacts of climate change on marine fisheries, aquaculture, coastal tourism, and human health: an update. </w:t>
      </w:r>
      <w:r>
        <w:rPr>
          <w:rFonts w:ascii="Times New Roman" w:eastAsia="Times New Roman" w:hAnsi="Times New Roman" w:cs="Times New Roman"/>
          <w:i/>
          <w:color w:val="222222"/>
          <w:highlight w:val="white"/>
        </w:rPr>
        <w:t>Frontiers in Marine Science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3</w:t>
      </w:r>
      <w:r>
        <w:rPr>
          <w:rFonts w:ascii="Times New Roman" w:eastAsia="Times New Roman" w:hAnsi="Times New Roman" w:cs="Times New Roman"/>
          <w:color w:val="222222"/>
          <w:highlight w:val="white"/>
        </w:rPr>
        <w:t>, p.48.</w:t>
      </w:r>
    </w:p>
    <w:sectPr w:rsidR="00573167">
      <w:footerReference w:type="default" r:id="rId1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Erin O'Reilly" w:date="2019-06-26T21:43:00Z" w:initials="">
    <w:p w14:paraId="1086D98F" w14:textId="77777777" w:rsidR="00284DA0" w:rsidRDefault="00284DA0">
      <w:pPr>
        <w:widowControl w:val="0"/>
        <w:pBdr>
          <w:top w:val="nil"/>
          <w:left w:val="nil"/>
          <w:bottom w:val="nil"/>
          <w:right w:val="nil"/>
          <w:between w:val="nil"/>
        </w:pBdr>
        <w:spacing w:line="240" w:lineRule="auto"/>
        <w:rPr>
          <w:color w:val="000000"/>
        </w:rPr>
      </w:pPr>
      <w:r>
        <w:rPr>
          <w:color w:val="000000"/>
        </w:rPr>
        <w:t>both Katharina and Carol suggest referencing the original primary literature throughout this section even though Barange 2018 is a great review</w:t>
      </w:r>
    </w:p>
  </w:comment>
  <w:comment w:id="9" w:author="Willow Battista" w:date="2019-06-27T00:14:00Z" w:initials="">
    <w:p w14:paraId="2054F2C1" w14:textId="77777777" w:rsidR="00284DA0" w:rsidRDefault="00284DA0">
      <w:pPr>
        <w:widowControl w:val="0"/>
        <w:pBdr>
          <w:top w:val="nil"/>
          <w:left w:val="nil"/>
          <w:bottom w:val="nil"/>
          <w:right w:val="nil"/>
          <w:between w:val="nil"/>
        </w:pBdr>
        <w:spacing w:line="240" w:lineRule="auto"/>
        <w:rPr>
          <w:color w:val="000000"/>
        </w:rPr>
      </w:pPr>
      <w:r>
        <w:rPr>
          <w:color w:val="000000"/>
        </w:rPr>
        <w:t>per Slack convo: holding off on this suggestion until we get feedback from the BP leadership team</w:t>
      </w:r>
    </w:p>
  </w:comment>
  <w:comment w:id="10" w:author="Willow Battista" w:date="2019-06-26T19:31:00Z" w:initials="">
    <w:p w14:paraId="75F1AB9A" w14:textId="77777777" w:rsidR="00284DA0" w:rsidRDefault="00284DA0">
      <w:pPr>
        <w:widowControl w:val="0"/>
        <w:pBdr>
          <w:top w:val="nil"/>
          <w:left w:val="nil"/>
          <w:bottom w:val="nil"/>
          <w:right w:val="nil"/>
          <w:between w:val="nil"/>
        </w:pBdr>
        <w:spacing w:line="240" w:lineRule="auto"/>
        <w:rPr>
          <w:color w:val="000000"/>
        </w:rPr>
      </w:pPr>
      <w:r>
        <w:rPr>
          <w:color w:val="000000"/>
        </w:rPr>
        <w:t>Jorge recommends that we add a final subsection (3.5) where we touch on these interactions. This would be challenging, however, because (to my knowledge) these interactions are as-yet poorly understood. (i.e. I didn't find any papers summarizing them!)</w:t>
      </w:r>
    </w:p>
  </w:comment>
  <w:comment w:id="11" w:author="Willow Battista" w:date="2019-06-26T19:32:00Z" w:initials="">
    <w:p w14:paraId="53513CD0" w14:textId="77777777" w:rsidR="00284DA0" w:rsidRDefault="00284DA0">
      <w:pPr>
        <w:widowControl w:val="0"/>
        <w:pBdr>
          <w:top w:val="nil"/>
          <w:left w:val="nil"/>
          <w:bottom w:val="nil"/>
          <w:right w:val="nil"/>
          <w:between w:val="nil"/>
        </w:pBdr>
        <w:spacing w:line="240" w:lineRule="auto"/>
        <w:rPr>
          <w:color w:val="000000"/>
        </w:rPr>
      </w:pPr>
      <w:r>
        <w:rPr>
          <w:color w:val="000000"/>
        </w:rPr>
        <w:t>Suggestion from Jorge: "It might be good to give a review reference on the RCPs like for example van Vuuren et al. 2011. The representative concentration pathways: an overview. Climatic Change, 109: 5"</w:t>
      </w:r>
    </w:p>
    <w:p w14:paraId="6E96D9CA" w14:textId="77777777" w:rsidR="00284DA0" w:rsidRDefault="00284DA0">
      <w:pPr>
        <w:widowControl w:val="0"/>
        <w:pBdr>
          <w:top w:val="nil"/>
          <w:left w:val="nil"/>
          <w:bottom w:val="nil"/>
          <w:right w:val="nil"/>
          <w:between w:val="nil"/>
        </w:pBdr>
        <w:spacing w:line="240" w:lineRule="auto"/>
        <w:rPr>
          <w:color w:val="000000"/>
        </w:rPr>
      </w:pPr>
    </w:p>
    <w:p w14:paraId="2C2E1F9B" w14:textId="77777777" w:rsidR="00284DA0" w:rsidRDefault="00284DA0">
      <w:pPr>
        <w:widowControl w:val="0"/>
        <w:pBdr>
          <w:top w:val="nil"/>
          <w:left w:val="nil"/>
          <w:bottom w:val="nil"/>
          <w:right w:val="nil"/>
          <w:between w:val="nil"/>
        </w:pBdr>
        <w:spacing w:line="240" w:lineRule="auto"/>
        <w:rPr>
          <w:color w:val="000000"/>
        </w:rPr>
      </w:pPr>
      <w:r>
        <w:rPr>
          <w:color w:val="000000"/>
        </w:rPr>
        <w:t>I haven't done this because this reference looks like it might be out of date?</w:t>
      </w:r>
    </w:p>
  </w:comment>
  <w:comment w:id="19" w:author="Merrick Burden" w:date="2019-07-03T15:34:00Z" w:initials="MB">
    <w:p w14:paraId="57031AF5" w14:textId="04964E9E" w:rsidR="00284DA0" w:rsidRDefault="00284DA0">
      <w:pPr>
        <w:pStyle w:val="CommentText"/>
      </w:pPr>
      <w:r>
        <w:rPr>
          <w:rStyle w:val="CommentReference"/>
        </w:rPr>
        <w:annotationRef/>
      </w:r>
      <w:r>
        <w:t>Similar to the “Implications for adaptation” sections that are sprinkled throughout, it may be helpful to add a section here talking about what can be done in the face of these climate effects. We have suggested some language to do that.</w:t>
      </w:r>
    </w:p>
  </w:comment>
  <w:comment w:id="30" w:author="Merrick Burden" w:date="2019-07-03T12:07:00Z" w:initials="MB">
    <w:p w14:paraId="3FCF06AA" w14:textId="1A99A900" w:rsidR="00284DA0" w:rsidRDefault="00284DA0">
      <w:pPr>
        <w:pStyle w:val="CommentText"/>
      </w:pPr>
      <w:r>
        <w:rPr>
          <w:rStyle w:val="CommentReference"/>
        </w:rPr>
        <w:annotationRef/>
      </w:r>
      <w:r>
        <w:t>Suggest here that we re-emphasize the importance of ecosystem health in supporting fisheries, and the effects of climate on them, before getting into the direct effect of climate on species.</w:t>
      </w:r>
    </w:p>
  </w:comment>
  <w:comment w:id="70" w:author="Merrick Burden" w:date="2019-07-03T11:52:00Z" w:initials="MB">
    <w:p w14:paraId="04B159E4" w14:textId="116402C8" w:rsidR="00284DA0" w:rsidRDefault="00284DA0">
      <w:pPr>
        <w:pStyle w:val="CommentText"/>
      </w:pPr>
      <w:r>
        <w:rPr>
          <w:rStyle w:val="CommentReference"/>
        </w:rPr>
        <w:annotationRef/>
      </w:r>
      <w:r>
        <w:t>The importance of fishery management is an issue that straddles all effects of climate change. So, we recommend that this be made clear prior to diving into the more specific effects of climate.</w:t>
      </w:r>
    </w:p>
  </w:comment>
  <w:comment w:id="76" w:author="Merrick Burden" w:date="2019-07-03T11:54:00Z" w:initials="MB">
    <w:p w14:paraId="5CD7FE09" w14:textId="25EB1D8B" w:rsidR="00284DA0" w:rsidRDefault="00284DA0">
      <w:pPr>
        <w:pStyle w:val="CommentText"/>
      </w:pPr>
      <w:r>
        <w:rPr>
          <w:rStyle w:val="CommentReference"/>
        </w:rPr>
        <w:annotationRef/>
      </w:r>
      <w:r>
        <w:t>Given the audience, a high level summary statement that focuses on life history attributes seems too granular. Have suggested this wording in response.</w:t>
      </w:r>
    </w:p>
  </w:comment>
  <w:comment w:id="81" w:author="Merrick Burden" w:date="2019-07-03T11:55:00Z" w:initials="MB">
    <w:p w14:paraId="5B804EFD" w14:textId="77777777" w:rsidR="00284DA0" w:rsidRDefault="00284DA0">
      <w:pPr>
        <w:pStyle w:val="CommentText"/>
      </w:pPr>
      <w:r>
        <w:rPr>
          <w:rStyle w:val="CommentReference"/>
        </w:rPr>
        <w:annotationRef/>
      </w:r>
      <w:r>
        <w:t xml:space="preserve">These effects of climate change cause many more – and higher order – issues than just issues related to stock assessments. </w:t>
      </w:r>
    </w:p>
    <w:p w14:paraId="47D92760" w14:textId="3099AF73" w:rsidR="00284DA0" w:rsidRDefault="00284DA0">
      <w:pPr>
        <w:pStyle w:val="CommentText"/>
      </w:pPr>
      <w:r>
        <w:t>Also, stock assessment modifications are a tactic to help address some of these issues in high-science capacity contexts….which does not include much of the world.</w:t>
      </w:r>
    </w:p>
    <w:p w14:paraId="6D5A4867" w14:textId="6A18F157" w:rsidR="00284DA0" w:rsidRDefault="00284DA0">
      <w:pPr>
        <w:pStyle w:val="CommentText"/>
      </w:pPr>
      <w:r>
        <w:t>Have suggested some additional text throughout this section to in an attempt at adding necessary context.</w:t>
      </w:r>
    </w:p>
  </w:comment>
  <w:comment w:id="113" w:author="Merrick Burden" w:date="2019-07-03T13:16:00Z" w:initials="MB">
    <w:p w14:paraId="23B8CFB8" w14:textId="1B5CE302" w:rsidR="00284DA0" w:rsidRDefault="00284DA0">
      <w:pPr>
        <w:pStyle w:val="CommentText"/>
      </w:pPr>
      <w:r>
        <w:rPr>
          <w:rStyle w:val="CommentReference"/>
        </w:rPr>
        <w:annotationRef/>
      </w:r>
      <w:r>
        <w:t>I’ve suggested these changes as it’s important to consider how science is used and how it can foster adaptation. More sophisticated assessments are part of the equation of course, but won’t do much on their own without this broader context.</w:t>
      </w:r>
    </w:p>
  </w:comment>
  <w:comment w:id="131" w:author="Merrick Burden" w:date="2019-07-03T13:20:00Z" w:initials="MB">
    <w:p w14:paraId="4A1C1F88" w14:textId="5E6DE345" w:rsidR="00284DA0" w:rsidRDefault="00284DA0">
      <w:pPr>
        <w:pStyle w:val="CommentText"/>
      </w:pPr>
      <w:r>
        <w:rPr>
          <w:rStyle w:val="CommentReference"/>
        </w:rPr>
        <w:annotationRef/>
      </w:r>
      <w:r>
        <w:t>Added this as it’s important to recognize what can be done in low capacity settings.</w:t>
      </w:r>
    </w:p>
  </w:comment>
  <w:comment w:id="141" w:author="Kate Bonzon" w:date="2019-07-03T17:28:00Z" w:initials="KB">
    <w:p w14:paraId="78517EDF" w14:textId="38A40C75" w:rsidR="00752F7B" w:rsidRDefault="00752F7B">
      <w:pPr>
        <w:pStyle w:val="CommentText"/>
      </w:pPr>
      <w:r>
        <w:rPr>
          <w:rStyle w:val="CommentReference"/>
        </w:rPr>
        <w:annotationRef/>
      </w:r>
      <w:r>
        <w:t>See Merrick’s note below on transboundary vs. international</w:t>
      </w:r>
    </w:p>
  </w:comment>
  <w:comment w:id="144" w:author="Merrick Burden" w:date="2019-07-03T15:48:00Z" w:initials="MB">
    <w:p w14:paraId="5068D1A8" w14:textId="0B4A4050" w:rsidR="00284DA0" w:rsidRDefault="00284DA0">
      <w:pPr>
        <w:pStyle w:val="CommentText"/>
      </w:pPr>
      <w:r>
        <w:rPr>
          <w:rStyle w:val="CommentReference"/>
        </w:rPr>
        <w:annotationRef/>
      </w:r>
      <w:r>
        <w:t>I think the original focus of this section does not tie in well with the concluding recommendations, especially the recommendation on equity (which it should tie into IMO). It also seemed redundant with other sections that recommend similar management improvements. IMO the focus here should be on the issues of inequity and fairness, and why addressing them is important. Issues of fairness and equity is/are the problem created by disparate climate effects.</w:t>
      </w:r>
    </w:p>
    <w:p w14:paraId="360BB041" w14:textId="77777777" w:rsidR="00284DA0" w:rsidRDefault="00284DA0">
      <w:pPr>
        <w:pStyle w:val="CommentText"/>
      </w:pPr>
    </w:p>
    <w:p w14:paraId="20BB030B" w14:textId="6600EB91" w:rsidR="00284DA0" w:rsidRDefault="00284DA0">
      <w:pPr>
        <w:pStyle w:val="CommentText"/>
      </w:pPr>
      <w:r>
        <w:t>Tried to re-word this bolded text so that it is clearer that climate effects will 1) tend to create concerns of fairness and equity, 2) that addressing these effects are simply the right thing to do, but 3) that addressing them will go a long way to determining the stability of the social system and buy in to climate-driven policy.</w:t>
      </w:r>
    </w:p>
  </w:comment>
  <w:comment w:id="164" w:author="Merrick Burden" w:date="2019-07-03T15:45:00Z" w:initials="MB">
    <w:p w14:paraId="7EEC9AE9" w14:textId="24087D2E" w:rsidR="00284DA0" w:rsidRDefault="00284DA0">
      <w:pPr>
        <w:pStyle w:val="CommentText"/>
      </w:pPr>
      <w:r>
        <w:rPr>
          <w:rStyle w:val="CommentReference"/>
        </w:rPr>
        <w:annotationRef/>
      </w:r>
      <w:r>
        <w:t xml:space="preserve">What I’m getting at here is that inequties aren’t just region by region comparison. They also occur within a region. Take a case where overall MSY doesn’t change for a region, but the individual species MSYs underneath that change tremendously. This can cause substantial inequities among different sectors of the industry in a given place, with potentially large consequences. This effect is just as important as regional considerations. </w:t>
      </w:r>
    </w:p>
  </w:comment>
  <w:comment w:id="237" w:author="Merrick Burden" w:date="2019-07-03T16:10:00Z" w:initials="MB">
    <w:p w14:paraId="6CFE9F6A" w14:textId="44B5A8C1" w:rsidR="00284DA0" w:rsidRDefault="00284DA0">
      <w:pPr>
        <w:pStyle w:val="CommentText"/>
      </w:pPr>
      <w:r>
        <w:rPr>
          <w:rStyle w:val="CommentReference"/>
        </w:rPr>
        <w:annotationRef/>
      </w:r>
      <w:r>
        <w:t>This is all fairly redundant and also is out of alignment with where my edits are taking this section.</w:t>
      </w:r>
    </w:p>
    <w:p w14:paraId="7B476C19" w14:textId="5DCC91EC" w:rsidR="00284DA0" w:rsidRDefault="00284DA0">
      <w:pPr>
        <w:pStyle w:val="CommentText"/>
      </w:pPr>
      <w:r>
        <w:t>Suggested new text above that focuses on issues of fairness and equity as I think F&amp;E are the root challenges/problems created by disparate climate effects. Technical things, like stock assessments and the like, don’t address these matters and were covered in other sections.</w:t>
      </w:r>
    </w:p>
  </w:comment>
  <w:comment w:id="241" w:author="Kate Bonzon" w:date="2019-07-03T17:15:00Z" w:initials="KB">
    <w:p w14:paraId="05D88CEF" w14:textId="2FDFD10B" w:rsidR="00284DA0" w:rsidRDefault="00284DA0">
      <w:pPr>
        <w:pStyle w:val="CommentText"/>
      </w:pPr>
      <w:r>
        <w:rPr>
          <w:rStyle w:val="CommentReference"/>
        </w:rPr>
        <w:annotationRef/>
      </w:r>
      <w:r>
        <w:t>Would be helpful to outline what the analysis does and does not account for.  E.g. it is looking at changes due to temperature increases but not due to changes in pH or coastlines due to sea-level rise.</w:t>
      </w:r>
    </w:p>
  </w:comment>
  <w:comment w:id="242" w:author="Kate Bonzon" w:date="2019-07-03T17:14:00Z" w:initials="KB">
    <w:p w14:paraId="76FB0F97" w14:textId="4CE5074B" w:rsidR="00284DA0" w:rsidRDefault="00284DA0">
      <w:pPr>
        <w:pStyle w:val="CommentText"/>
      </w:pPr>
      <w:r>
        <w:rPr>
          <w:rStyle w:val="CommentReference"/>
        </w:rPr>
        <w:annotationRef/>
      </w:r>
      <w:r>
        <w:t xml:space="preserve">Depending on audience, might be helpful to explain these </w:t>
      </w:r>
    </w:p>
  </w:comment>
  <w:comment w:id="243" w:author="Kate Bonzon" w:date="2019-07-03T17:14:00Z" w:initials="KB">
    <w:p w14:paraId="1F6F1D7D" w14:textId="2C25E3D5" w:rsidR="00284DA0" w:rsidRDefault="00284DA0">
      <w:pPr>
        <w:pStyle w:val="CommentText"/>
      </w:pPr>
      <w:r>
        <w:rPr>
          <w:rStyle w:val="CommentReference"/>
        </w:rPr>
        <w:annotationRef/>
      </w:r>
      <w:r>
        <w:t>These are a little confusing</w:t>
      </w:r>
    </w:p>
  </w:comment>
  <w:comment w:id="266" w:author="Merrick Burden" w:date="2019-07-03T14:55:00Z" w:initials="MB">
    <w:p w14:paraId="60F9069A" w14:textId="0D5F9071" w:rsidR="00284DA0" w:rsidRDefault="00284DA0">
      <w:pPr>
        <w:pStyle w:val="CommentText"/>
      </w:pPr>
      <w:r>
        <w:rPr>
          <w:rStyle w:val="CommentReference"/>
        </w:rPr>
        <w:annotationRef/>
      </w:r>
      <w:r>
        <w:t xml:space="preserve">Leading with user rights may raise hackles where it’s not necessary to do so. Have suggested adding user rights under the “such as…” sentence. </w:t>
      </w:r>
    </w:p>
  </w:comment>
  <w:comment w:id="270" w:author="Kate Bonzon" w:date="2019-07-03T17:26:00Z" w:initials="KB">
    <w:p w14:paraId="5DBC0A58" w14:textId="297EFDFE" w:rsidR="00752F7B" w:rsidRDefault="00752F7B">
      <w:pPr>
        <w:pStyle w:val="CommentText"/>
      </w:pPr>
      <w:r>
        <w:rPr>
          <w:rStyle w:val="CommentReference"/>
        </w:rPr>
        <w:annotationRef/>
      </w:r>
      <w:r>
        <w:t>Related to Merrick’s comment above, suggest deleting these opening sentences.  Alternatively, you could move them to be the last sentence so of the section so that the concepts remain but are not the lead.</w:t>
      </w:r>
    </w:p>
  </w:comment>
  <w:comment w:id="286" w:author="Merrick Burden" w:date="2019-07-03T14:57:00Z" w:initials="MB">
    <w:p w14:paraId="6EF8AFB4" w14:textId="6D4E17F8" w:rsidR="00284DA0" w:rsidRDefault="00284DA0">
      <w:pPr>
        <w:pStyle w:val="CommentText"/>
      </w:pPr>
      <w:r>
        <w:rPr>
          <w:rStyle w:val="CommentReference"/>
        </w:rPr>
        <w:annotationRef/>
      </w:r>
      <w:r>
        <w:t>The term “transboundary” has specific legal connotations in some circles. What we mean includes this legal connotation, but also other connotations (such as straddling or migratory stocks). So…let’s just go with “international”</w:t>
      </w:r>
    </w:p>
  </w:comment>
  <w:comment w:id="294" w:author="Merrick Burden" w:date="2019-07-03T13:38:00Z" w:initials="MB">
    <w:p w14:paraId="49F5F583" w14:textId="20DAD6EB" w:rsidR="00284DA0" w:rsidRDefault="00284DA0">
      <w:pPr>
        <w:pStyle w:val="CommentText"/>
      </w:pPr>
      <w:r>
        <w:rPr>
          <w:rStyle w:val="CommentReference"/>
        </w:rPr>
        <w:annotationRef/>
      </w:r>
      <w:r>
        <w:t>Suggest removing the bullet on MPAs. This is a tactic that can be deployed to achieve a variety of things, perhaps including the large number of difficulties with international management (though this has not really been proven and mostly theoretical IMO). It doesn’t seem to rise to the same level as the others. I would suggest giving mention of it under bullet 3.</w:t>
      </w:r>
    </w:p>
  </w:comment>
  <w:comment w:id="296" w:author="Merrick Burden" w:date="2019-07-03T13:40:00Z" w:initials="MB">
    <w:p w14:paraId="455A3179" w14:textId="737B37A0" w:rsidR="00284DA0" w:rsidRDefault="00284DA0">
      <w:pPr>
        <w:pStyle w:val="CommentText"/>
      </w:pPr>
      <w:r>
        <w:rPr>
          <w:rStyle w:val="CommentReference"/>
        </w:rPr>
        <w:annotationRef/>
      </w:r>
      <w:r>
        <w:t>Polycentric governance is an attribute of a resilient social system. Suggest this does not rise to the same level as the other suggestions. I’ve instead couched this under bullet 2.</w:t>
      </w:r>
    </w:p>
  </w:comment>
  <w:comment w:id="353" w:author="Willow Battista" w:date="2019-06-26T21:06:00Z" w:initials="">
    <w:p w14:paraId="007F55A7" w14:textId="77777777" w:rsidR="00284DA0" w:rsidRDefault="00284DA0">
      <w:pPr>
        <w:widowControl w:val="0"/>
        <w:pBdr>
          <w:top w:val="nil"/>
          <w:left w:val="nil"/>
          <w:bottom w:val="nil"/>
          <w:right w:val="nil"/>
          <w:between w:val="nil"/>
        </w:pBdr>
        <w:spacing w:line="240" w:lineRule="auto"/>
        <w:rPr>
          <w:color w:val="000000"/>
        </w:rPr>
      </w:pPr>
      <w:r>
        <w:rPr>
          <w:color w:val="000000"/>
        </w:rPr>
        <w:t>Mention the concept of side-payments to incentivize stewardship?</w:t>
      </w:r>
    </w:p>
  </w:comment>
  <w:comment w:id="356" w:author="Erin O'Reilly" w:date="2019-06-10T18:06:00Z" w:initials="">
    <w:p w14:paraId="3005A110" w14:textId="77777777" w:rsidR="00284DA0" w:rsidRDefault="00284DA0">
      <w:pPr>
        <w:widowControl w:val="0"/>
        <w:pBdr>
          <w:top w:val="nil"/>
          <w:left w:val="nil"/>
          <w:bottom w:val="nil"/>
          <w:right w:val="nil"/>
          <w:between w:val="nil"/>
        </w:pBdr>
        <w:spacing w:line="240" w:lineRule="auto"/>
        <w:rPr>
          <w:color w:val="000000"/>
        </w:rPr>
      </w:pPr>
      <w:r>
        <w:rPr>
          <w:color w:val="000000"/>
        </w:rPr>
        <w:t>not organized at the moment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86D98F" w15:done="0"/>
  <w15:commentEx w15:paraId="2054F2C1" w15:done="0"/>
  <w15:commentEx w15:paraId="75F1AB9A" w15:done="0"/>
  <w15:commentEx w15:paraId="2C2E1F9B" w15:done="0"/>
  <w15:commentEx w15:paraId="57031AF5" w15:done="0"/>
  <w15:commentEx w15:paraId="3FCF06AA" w15:done="0"/>
  <w15:commentEx w15:paraId="04B159E4" w15:done="0"/>
  <w15:commentEx w15:paraId="5CD7FE09" w15:done="0"/>
  <w15:commentEx w15:paraId="6D5A4867" w15:done="0"/>
  <w15:commentEx w15:paraId="23B8CFB8" w15:done="0"/>
  <w15:commentEx w15:paraId="4A1C1F88" w15:done="0"/>
  <w15:commentEx w15:paraId="78517EDF" w15:done="0"/>
  <w15:commentEx w15:paraId="20BB030B" w15:done="0"/>
  <w15:commentEx w15:paraId="7EEC9AE9" w15:done="0"/>
  <w15:commentEx w15:paraId="7B476C19" w15:done="0"/>
  <w15:commentEx w15:paraId="05D88CEF" w15:done="0"/>
  <w15:commentEx w15:paraId="76FB0F97" w15:done="0"/>
  <w15:commentEx w15:paraId="1F6F1D7D" w15:done="0"/>
  <w15:commentEx w15:paraId="60F9069A" w15:done="0"/>
  <w15:commentEx w15:paraId="5DBC0A58" w15:done="0"/>
  <w15:commentEx w15:paraId="6EF8AFB4" w15:done="0"/>
  <w15:commentEx w15:paraId="49F5F583" w15:done="0"/>
  <w15:commentEx w15:paraId="455A3179" w15:done="0"/>
  <w15:commentEx w15:paraId="007F55A7" w15:done="0"/>
  <w15:commentEx w15:paraId="3005A11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05B852" w14:textId="77777777" w:rsidR="001005A5" w:rsidRDefault="001005A5">
      <w:pPr>
        <w:spacing w:line="240" w:lineRule="auto"/>
      </w:pPr>
      <w:r>
        <w:separator/>
      </w:r>
    </w:p>
  </w:endnote>
  <w:endnote w:type="continuationSeparator" w:id="0">
    <w:p w14:paraId="29AE000E" w14:textId="77777777" w:rsidR="001005A5" w:rsidRDefault="001005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7701" w14:textId="4DFBE6A5" w:rsidR="00284DA0" w:rsidRDefault="00284DA0">
    <w:pPr>
      <w:jc w:val="right"/>
    </w:pPr>
    <w:r>
      <w:fldChar w:fldCharType="begin"/>
    </w:r>
    <w:r>
      <w:instrText>PAGE</w:instrText>
    </w:r>
    <w:r>
      <w:fldChar w:fldCharType="separate"/>
    </w:r>
    <w:r w:rsidR="001923A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1C6035" w14:textId="77777777" w:rsidR="001005A5" w:rsidRDefault="001005A5">
      <w:pPr>
        <w:spacing w:line="240" w:lineRule="auto"/>
      </w:pPr>
      <w:r>
        <w:separator/>
      </w:r>
    </w:p>
  </w:footnote>
  <w:footnote w:type="continuationSeparator" w:id="0">
    <w:p w14:paraId="5F4F303E" w14:textId="77777777" w:rsidR="001005A5" w:rsidRDefault="001005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B06F7"/>
    <w:multiLevelType w:val="multilevel"/>
    <w:tmpl w:val="A800B8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D66CEB"/>
    <w:multiLevelType w:val="multilevel"/>
    <w:tmpl w:val="907A0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A81118"/>
    <w:multiLevelType w:val="multilevel"/>
    <w:tmpl w:val="D3C26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732992"/>
    <w:multiLevelType w:val="multilevel"/>
    <w:tmpl w:val="11984D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6D4668"/>
    <w:multiLevelType w:val="multilevel"/>
    <w:tmpl w:val="96863F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EBF69D1"/>
    <w:multiLevelType w:val="multilevel"/>
    <w:tmpl w:val="814E0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FC20D5"/>
    <w:multiLevelType w:val="multilevel"/>
    <w:tmpl w:val="9F040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25C3ADD"/>
    <w:multiLevelType w:val="multilevel"/>
    <w:tmpl w:val="E0140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2"/>
  </w:num>
  <w:num w:numId="3">
    <w:abstractNumId w:val="1"/>
  </w:num>
  <w:num w:numId="4">
    <w:abstractNumId w:val="3"/>
  </w:num>
  <w:num w:numId="5">
    <w:abstractNumId w:val="7"/>
  </w:num>
  <w:num w:numId="6">
    <w:abstractNumId w:val="6"/>
  </w:num>
  <w:num w:numId="7">
    <w:abstractNumId w:val="4"/>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errick Burden">
    <w15:presenceInfo w15:providerId="AD" w15:userId="S-1-5-21-72499088-2068735039-507081533-46355"/>
  </w15:person>
  <w15:person w15:author="Kate Bonzon">
    <w15:presenceInfo w15:providerId="AD" w15:userId="S-1-5-21-72499088-2068735039-507081533-66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167"/>
    <w:rsid w:val="00037AFB"/>
    <w:rsid w:val="000466B1"/>
    <w:rsid w:val="00077C0E"/>
    <w:rsid w:val="001005A5"/>
    <w:rsid w:val="001923AE"/>
    <w:rsid w:val="0025429A"/>
    <w:rsid w:val="00261DA4"/>
    <w:rsid w:val="00284DA0"/>
    <w:rsid w:val="00330A63"/>
    <w:rsid w:val="00471224"/>
    <w:rsid w:val="004E167D"/>
    <w:rsid w:val="00516931"/>
    <w:rsid w:val="00524948"/>
    <w:rsid w:val="00573167"/>
    <w:rsid w:val="0059350F"/>
    <w:rsid w:val="00613249"/>
    <w:rsid w:val="00723BD6"/>
    <w:rsid w:val="007525FC"/>
    <w:rsid w:val="00752F7B"/>
    <w:rsid w:val="007A74D2"/>
    <w:rsid w:val="007B6281"/>
    <w:rsid w:val="00862B5E"/>
    <w:rsid w:val="00891C34"/>
    <w:rsid w:val="008A4069"/>
    <w:rsid w:val="008E74C4"/>
    <w:rsid w:val="0091061D"/>
    <w:rsid w:val="00985783"/>
    <w:rsid w:val="009B6CBD"/>
    <w:rsid w:val="009F63F5"/>
    <w:rsid w:val="00A761FF"/>
    <w:rsid w:val="00B10744"/>
    <w:rsid w:val="00BA0C67"/>
    <w:rsid w:val="00BF61D7"/>
    <w:rsid w:val="00CD3BFB"/>
    <w:rsid w:val="00DB299E"/>
    <w:rsid w:val="00E1010E"/>
    <w:rsid w:val="00E17B74"/>
    <w:rsid w:val="00F0449B"/>
    <w:rsid w:val="00F22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83208"/>
  <w15:docId w15:val="{90A8097A-FDB0-48E8-A724-5A8F3E67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sz w:val="28"/>
      <w:szCs w:val="28"/>
    </w:rPr>
  </w:style>
  <w:style w:type="paragraph" w:styleId="Heading4">
    <w:name w:val="heading 4"/>
    <w:basedOn w:val="Normal"/>
    <w:next w:val="Normal"/>
    <w:pPr>
      <w:keepNext/>
      <w:keepLines/>
      <w:spacing w:before="280" w:after="80"/>
      <w:outlineLvl w:val="3"/>
    </w:pPr>
    <w:rPr>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30A6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A6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A74D2"/>
    <w:rPr>
      <w:b/>
      <w:bCs/>
    </w:rPr>
  </w:style>
  <w:style w:type="character" w:customStyle="1" w:styleId="CommentSubjectChar">
    <w:name w:val="Comment Subject Char"/>
    <w:basedOn w:val="CommentTextChar"/>
    <w:link w:val="CommentSubject"/>
    <w:uiPriority w:val="99"/>
    <w:semiHidden/>
    <w:rsid w:val="007A74D2"/>
    <w:rPr>
      <w:b/>
      <w:bCs/>
      <w:sz w:val="20"/>
      <w:szCs w:val="20"/>
    </w:rPr>
  </w:style>
  <w:style w:type="paragraph" w:styleId="Revision">
    <w:name w:val="Revision"/>
    <w:hidden/>
    <w:uiPriority w:val="99"/>
    <w:semiHidden/>
    <w:rsid w:val="0051693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www.e-unwto.org/doi/pdf/10.18111/9789284418145" TargetMode="External"/><Relationship Id="rId10" Type="http://schemas.openxmlformats.org/officeDocument/2006/relationships/hyperlink" Target="https://sfg-ucsb.shinyapps.io/fishcast2/" TargetMode="Externa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climexp.knmi.nl/getindices.cgi?WMO=CDIACData/RCP45_CO2&amp;STATION=RCP45_CO2&amp;TYPE=i&amp;id=someone@somewhere&amp;NPERYEAR=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FE75F-083E-482A-A33F-0567B31F5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17925</Words>
  <Characters>102178</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Environmental Defense Fund</Company>
  <LinksUpToDate>false</LinksUpToDate>
  <CharactersWithSpaces>119864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Merrick Burden</dc:creator>
  <cp:lastModifiedBy>Kate Bonzon</cp:lastModifiedBy>
  <cp:revision>2</cp:revision>
  <dcterms:created xsi:type="dcterms:W3CDTF">2019-07-04T00:36:00Z</dcterms:created>
  <dcterms:modified xsi:type="dcterms:W3CDTF">2019-07-04T00:36:00Z</dcterms:modified>
</cp:coreProperties>
</file>